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80E055" w14:textId="77777777" w:rsidR="00CD62A2" w:rsidRPr="005C018E" w:rsidRDefault="00CD62A2" w:rsidP="00552A21">
      <w:bookmarkStart w:id="0" w:name="sys_Cursor"/>
      <w:bookmarkEnd w:id="0"/>
    </w:p>
    <w:p w14:paraId="352AF66B" w14:textId="27F0ED7C" w:rsidR="003D4C67" w:rsidRPr="005C018E" w:rsidRDefault="00E933C5" w:rsidP="005A09F7">
      <w:pPr>
        <w:pStyle w:val="sysWordMarkPage1"/>
        <w:framePr w:wrap="around"/>
      </w:pPr>
      <w:r w:rsidRPr="005C018E">
        <w:fldChar w:fldCharType="begin"/>
      </w:r>
      <w:r w:rsidRPr="005C018E">
        <w:instrText xml:space="preserve"> AUTOTEXT </w:instrText>
      </w:r>
      <w:r w:rsidR="003E6C82" w:rsidRPr="005C018E">
        <w:fldChar w:fldCharType="begin"/>
      </w:r>
      <w:r w:rsidR="003E6C82" w:rsidRPr="005C018E">
        <w:instrText xml:space="preserve"> DOCPROPERTY sys_WordMark_Page1 </w:instrText>
      </w:r>
      <w:r w:rsidR="003E6C82" w:rsidRPr="005C018E">
        <w:fldChar w:fldCharType="separate"/>
      </w:r>
      <w:r w:rsidR="00B2496B">
        <w:instrText>sys_WordMark_AT_Page1</w:instrText>
      </w:r>
      <w:r w:rsidR="003E6C82" w:rsidRPr="005C018E">
        <w:fldChar w:fldCharType="end"/>
      </w:r>
      <w:r w:rsidRPr="005C018E">
        <w:instrText xml:space="preserve"> </w:instrText>
      </w:r>
      <w:r w:rsidRPr="005C018E">
        <w:fldChar w:fldCharType="separate"/>
      </w:r>
      <w:r w:rsidR="00B2496B">
        <w:rPr>
          <w:noProof/>
        </w:rPr>
        <w:drawing>
          <wp:inline distT="0" distB="0" distL="0" distR="0" wp14:anchorId="4735CDA6" wp14:editId="761F4041">
            <wp:extent cx="1360805" cy="446405"/>
            <wp:effectExtent l="0" t="0" r="0" b="0"/>
            <wp:docPr id="363274173" name="Graphic 2"/>
            <wp:cNvGraphicFramePr/>
            <a:graphic xmlns:a="http://schemas.openxmlformats.org/drawingml/2006/main">
              <a:graphicData uri="http://schemas.openxmlformats.org/drawingml/2006/picture">
                <pic:pic xmlns:pic="http://schemas.openxmlformats.org/drawingml/2006/picture">
                  <pic:nvPicPr>
                    <pic:cNvPr id="1828068782" name="Graphic 1828068782"/>
                    <pic:cNvPicPr>
                      <a:picLocks noChangeAspect="1"/>
                    </pic:cNvPicPr>
                  </pic:nvPicPr>
                  <pic:blipFill rotWithShape="1">
                    <a:blip r:embed="rId11">
                      <a:extLst>
                        <a:ext uri="{96DAC541-7B7A-43D3-8B79-37D633B846F1}">
                          <asvg:svgBlip xmlns:asvg="http://schemas.microsoft.com/office/drawing/2016/SVG/main" r:embed="rId12"/>
                        </a:ext>
                      </a:extLst>
                    </a:blip>
                    <a:srcRect l="570" t="2984" r="582" b="2941"/>
                    <a:stretch/>
                  </pic:blipFill>
                  <pic:spPr bwMode="auto">
                    <a:xfrm>
                      <a:off x="0" y="0"/>
                      <a:ext cx="1360170" cy="445770"/>
                    </a:xfrm>
                    <a:prstGeom prst="rect">
                      <a:avLst/>
                    </a:prstGeom>
                    <a:ln>
                      <a:noFill/>
                    </a:ln>
                    <a:extLst>
                      <a:ext uri="{53640926-AAD7-44D8-BBD7-CCE9431645EC}">
                        <a14:shadowObscured xmlns:a14="http://schemas.microsoft.com/office/drawing/2010/main"/>
                      </a:ext>
                    </a:extLst>
                  </pic:spPr>
                </pic:pic>
              </a:graphicData>
            </a:graphic>
          </wp:inline>
        </w:drawing>
      </w:r>
      <w:r w:rsidRPr="005C018E">
        <w:fldChar w:fldCharType="end"/>
      </w:r>
    </w:p>
    <w:p w14:paraId="4C3C4308" w14:textId="296AD6AE" w:rsidR="00915C0E" w:rsidRPr="005C018E" w:rsidRDefault="00915C0E" w:rsidP="00915C0E">
      <w:pPr>
        <w:pStyle w:val="sysClass"/>
        <w:framePr w:wrap="notBeside"/>
      </w:pPr>
      <w:r w:rsidRPr="005C018E">
        <w:fldChar w:fldCharType="begin"/>
      </w:r>
      <w:r w:rsidRPr="005C018E">
        <w:instrText xml:space="preserve"> DOCPROPERTY "Classification" </w:instrText>
      </w:r>
      <w:r w:rsidRPr="005C018E">
        <w:fldChar w:fldCharType="separate"/>
      </w:r>
      <w:r w:rsidR="00B2496B">
        <w:t>Atos for internal use</w:t>
      </w:r>
      <w:r w:rsidRPr="005C018E">
        <w:fldChar w:fldCharType="end"/>
      </w:r>
    </w:p>
    <w:p w14:paraId="3EE473C8" w14:textId="4B278717" w:rsidR="00915C0E" w:rsidRPr="005C018E" w:rsidRDefault="00915C0E" w:rsidP="00915C0E">
      <w:pPr>
        <w:pStyle w:val="Title"/>
        <w:framePr w:wrap="notBeside"/>
      </w:pPr>
      <w:r w:rsidRPr="005C018E">
        <w:fldChar w:fldCharType="begin"/>
      </w:r>
      <w:r w:rsidRPr="005C018E">
        <w:instrText xml:space="preserve"> DOCPROPERTY "TitleTITLEPAGE" </w:instrText>
      </w:r>
      <w:r w:rsidRPr="005C018E">
        <w:fldChar w:fldCharType="separate"/>
      </w:r>
      <w:r w:rsidR="00B2496B">
        <w:t>HLD for Hyper V 2025</w:t>
      </w:r>
      <w:r w:rsidRPr="005C018E">
        <w:fldChar w:fldCharType="end"/>
      </w:r>
    </w:p>
    <w:p w14:paraId="5D3A8C62" w14:textId="4F87EFD9" w:rsidR="00915C0E" w:rsidRPr="005C018E" w:rsidRDefault="00915C0E" w:rsidP="00915C0E">
      <w:pPr>
        <w:pStyle w:val="sysDocStatistics"/>
      </w:pPr>
      <w:r w:rsidRPr="005C018E">
        <w:rPr>
          <w:rStyle w:val="sysDocStatisticslbl"/>
        </w:rPr>
        <w:fldChar w:fldCharType="begin"/>
      </w:r>
      <w:r w:rsidRPr="005C018E">
        <w:rPr>
          <w:rStyle w:val="sysDocStatisticslbl"/>
        </w:rPr>
        <w:instrText xml:space="preserve"> DOCPROPERTY "lblAuthors" \* Lower </w:instrText>
      </w:r>
      <w:r w:rsidRPr="005C018E">
        <w:rPr>
          <w:rStyle w:val="sysDocStatisticslbl"/>
        </w:rPr>
        <w:fldChar w:fldCharType="separate"/>
      </w:r>
      <w:r w:rsidR="00B2496B">
        <w:rPr>
          <w:rStyle w:val="sysDocStatisticslbl"/>
        </w:rPr>
        <w:t>author(s)</w:t>
      </w:r>
      <w:r w:rsidRPr="005C018E">
        <w:rPr>
          <w:rStyle w:val="sysDocStatisticslbl"/>
        </w:rPr>
        <w:fldChar w:fldCharType="end"/>
      </w:r>
      <w:r w:rsidRPr="005C018E">
        <w:tab/>
        <w:t>:</w:t>
      </w:r>
      <w:r w:rsidRPr="005C018E">
        <w:tab/>
      </w:r>
      <w:r w:rsidRPr="005C018E">
        <w:fldChar w:fldCharType="begin"/>
      </w:r>
      <w:r w:rsidRPr="005C018E">
        <w:instrText xml:space="preserve"> DOCPROPERTY "Author" </w:instrText>
      </w:r>
      <w:r w:rsidRPr="005C018E">
        <w:fldChar w:fldCharType="separate"/>
      </w:r>
      <w:r w:rsidR="00B2496B">
        <w:t>Omkar Kulthe</w:t>
      </w:r>
      <w:r w:rsidRPr="005C018E">
        <w:fldChar w:fldCharType="end"/>
      </w:r>
    </w:p>
    <w:p w14:paraId="2A286571" w14:textId="7306D85F" w:rsidR="00915C0E" w:rsidRPr="005C018E" w:rsidRDefault="00915C0E" w:rsidP="00915C0E">
      <w:pPr>
        <w:pStyle w:val="sysDocStatistics"/>
      </w:pPr>
      <w:r w:rsidRPr="005C018E">
        <w:rPr>
          <w:rStyle w:val="sysDocStatisticslbl"/>
        </w:rPr>
        <w:fldChar w:fldCharType="begin"/>
      </w:r>
      <w:r w:rsidRPr="005C018E">
        <w:rPr>
          <w:rStyle w:val="sysDocStatisticslbl"/>
        </w:rPr>
        <w:instrText xml:space="preserve"> DOCPROPERTY "lblDocument</w:instrText>
      </w:r>
      <w:r w:rsidR="004609C2" w:rsidRPr="005C018E">
        <w:rPr>
          <w:rStyle w:val="sysDocStatisticslbl"/>
        </w:rPr>
        <w:instrText>Reference</w:instrText>
      </w:r>
      <w:r w:rsidRPr="005C018E">
        <w:rPr>
          <w:rStyle w:val="sysDocStatisticslbl"/>
        </w:rPr>
        <w:instrText xml:space="preserve">" \* Lower </w:instrText>
      </w:r>
      <w:r w:rsidRPr="005C018E">
        <w:rPr>
          <w:rStyle w:val="sysDocStatisticslbl"/>
        </w:rPr>
        <w:fldChar w:fldCharType="separate"/>
      </w:r>
      <w:r w:rsidR="00B2496B">
        <w:rPr>
          <w:rStyle w:val="sysDocStatisticslbl"/>
        </w:rPr>
        <w:t>document reference</w:t>
      </w:r>
      <w:r w:rsidRPr="005C018E">
        <w:rPr>
          <w:rStyle w:val="sysDocStatisticslbl"/>
        </w:rPr>
        <w:fldChar w:fldCharType="end"/>
      </w:r>
      <w:r w:rsidRPr="005C018E">
        <w:tab/>
        <w:t>:</w:t>
      </w:r>
      <w:r w:rsidRPr="005C018E">
        <w:tab/>
      </w:r>
      <w:r w:rsidRPr="005C018E">
        <w:fldChar w:fldCharType="begin"/>
      </w:r>
      <w:r w:rsidRPr="005C018E">
        <w:instrText xml:space="preserve"> DOCPROPERTY "Document</w:instrText>
      </w:r>
      <w:r w:rsidR="004609C2" w:rsidRPr="005C018E">
        <w:instrText>Reference</w:instrText>
      </w:r>
      <w:r w:rsidRPr="005C018E">
        <w:instrText xml:space="preserve">" </w:instrText>
      </w:r>
      <w:r w:rsidRPr="005C018E">
        <w:fldChar w:fldCharType="separate"/>
      </w:r>
      <w:r w:rsidR="00B2496B">
        <w:t>CCT-FFF-XXXX</w:t>
      </w:r>
      <w:r w:rsidRPr="005C018E">
        <w:fldChar w:fldCharType="end"/>
      </w:r>
    </w:p>
    <w:p w14:paraId="6AC871B8" w14:textId="1610D960" w:rsidR="00915C0E" w:rsidRPr="005C018E" w:rsidRDefault="00915C0E" w:rsidP="00915C0E">
      <w:pPr>
        <w:pStyle w:val="sysDocStatistics"/>
      </w:pPr>
      <w:r w:rsidRPr="005C018E">
        <w:rPr>
          <w:rStyle w:val="sysDocStatisticslbl"/>
        </w:rPr>
        <w:fldChar w:fldCharType="begin"/>
      </w:r>
      <w:r w:rsidRPr="005C018E">
        <w:rPr>
          <w:rStyle w:val="sysDocStatisticslbl"/>
        </w:rPr>
        <w:instrText xml:space="preserve"> DOCPROPERTY "lblVersion" \* Lower </w:instrText>
      </w:r>
      <w:r w:rsidRPr="005C018E">
        <w:rPr>
          <w:rStyle w:val="sysDocStatisticslbl"/>
        </w:rPr>
        <w:fldChar w:fldCharType="separate"/>
      </w:r>
      <w:r w:rsidR="00B2496B">
        <w:rPr>
          <w:rStyle w:val="sysDocStatisticslbl"/>
        </w:rPr>
        <w:t>version</w:t>
      </w:r>
      <w:r w:rsidRPr="005C018E">
        <w:rPr>
          <w:rStyle w:val="sysDocStatisticslbl"/>
        </w:rPr>
        <w:fldChar w:fldCharType="end"/>
      </w:r>
      <w:r w:rsidRPr="005C018E">
        <w:tab/>
        <w:t>:</w:t>
      </w:r>
      <w:r w:rsidRPr="005C018E">
        <w:tab/>
      </w:r>
      <w:r w:rsidRPr="005C018E">
        <w:fldChar w:fldCharType="begin"/>
      </w:r>
      <w:r w:rsidRPr="005C018E">
        <w:instrText xml:space="preserve"> DOCPROPERTY "Version" </w:instrText>
      </w:r>
      <w:r w:rsidRPr="005C018E">
        <w:fldChar w:fldCharType="end"/>
      </w:r>
    </w:p>
    <w:p w14:paraId="26BF9F99" w14:textId="502D3439" w:rsidR="00915C0E" w:rsidRPr="005C018E" w:rsidRDefault="00915C0E" w:rsidP="00915C0E">
      <w:pPr>
        <w:pStyle w:val="sysDocStatistics"/>
      </w:pPr>
      <w:r w:rsidRPr="005C018E">
        <w:rPr>
          <w:rStyle w:val="sysDocStatisticslbl"/>
        </w:rPr>
        <w:fldChar w:fldCharType="begin"/>
      </w:r>
      <w:r w:rsidRPr="005C018E">
        <w:rPr>
          <w:rStyle w:val="sysDocStatisticslbl"/>
        </w:rPr>
        <w:instrText xml:space="preserve"> DOCPROPERTY "lblStatus" \* Lower </w:instrText>
      </w:r>
      <w:r w:rsidRPr="005C018E">
        <w:rPr>
          <w:rStyle w:val="sysDocStatisticslbl"/>
        </w:rPr>
        <w:fldChar w:fldCharType="separate"/>
      </w:r>
      <w:r w:rsidR="00B2496B">
        <w:rPr>
          <w:rStyle w:val="sysDocStatisticslbl"/>
        </w:rPr>
        <w:t>status</w:t>
      </w:r>
      <w:r w:rsidRPr="005C018E">
        <w:rPr>
          <w:rStyle w:val="sysDocStatisticslbl"/>
        </w:rPr>
        <w:fldChar w:fldCharType="end"/>
      </w:r>
      <w:r w:rsidRPr="005C018E">
        <w:tab/>
        <w:t>:</w:t>
      </w:r>
      <w:r w:rsidRPr="005C018E">
        <w:tab/>
      </w:r>
      <w:r w:rsidRPr="005C018E">
        <w:fldChar w:fldCharType="begin"/>
      </w:r>
      <w:r w:rsidRPr="005C018E">
        <w:instrText xml:space="preserve"> DOCPROPERTY "Status" </w:instrText>
      </w:r>
      <w:r w:rsidRPr="005C018E">
        <w:fldChar w:fldCharType="separate"/>
      </w:r>
      <w:r w:rsidR="00B2496B">
        <w:t>Draft</w:t>
      </w:r>
      <w:r w:rsidRPr="005C018E">
        <w:fldChar w:fldCharType="end"/>
      </w:r>
    </w:p>
    <w:p w14:paraId="205A7EE2" w14:textId="3ECC6502" w:rsidR="00915C0E" w:rsidRPr="005C018E" w:rsidRDefault="00915C0E" w:rsidP="00915C0E">
      <w:pPr>
        <w:pStyle w:val="sysDocStatistics"/>
      </w:pPr>
      <w:r w:rsidRPr="005C018E">
        <w:rPr>
          <w:rStyle w:val="sysDocStatisticslbl"/>
        </w:rPr>
        <w:fldChar w:fldCharType="begin"/>
      </w:r>
      <w:r w:rsidRPr="005C018E">
        <w:rPr>
          <w:rStyle w:val="sysDocStatisticslbl"/>
        </w:rPr>
        <w:instrText xml:space="preserve"> DOCPROPERTY "lblSource" \* Lower </w:instrText>
      </w:r>
      <w:r w:rsidRPr="005C018E">
        <w:rPr>
          <w:rStyle w:val="sysDocStatisticslbl"/>
        </w:rPr>
        <w:fldChar w:fldCharType="separate"/>
      </w:r>
      <w:r w:rsidR="00B2496B">
        <w:rPr>
          <w:rStyle w:val="sysDocStatisticslbl"/>
        </w:rPr>
        <w:t>source</w:t>
      </w:r>
      <w:r w:rsidRPr="005C018E">
        <w:rPr>
          <w:rStyle w:val="sysDocStatisticslbl"/>
        </w:rPr>
        <w:fldChar w:fldCharType="end"/>
      </w:r>
      <w:r w:rsidRPr="005C018E">
        <w:tab/>
        <w:t>:</w:t>
      </w:r>
      <w:r w:rsidRPr="005C018E">
        <w:tab/>
      </w:r>
      <w:r w:rsidRPr="005C018E">
        <w:fldChar w:fldCharType="begin"/>
      </w:r>
      <w:r w:rsidRPr="005C018E">
        <w:instrText xml:space="preserve"> DOCPROPERTY "CompanyName" </w:instrText>
      </w:r>
      <w:r w:rsidRPr="005C018E">
        <w:fldChar w:fldCharType="separate"/>
      </w:r>
      <w:r w:rsidR="00B2496B">
        <w:t>Atos</w:t>
      </w:r>
      <w:r w:rsidRPr="005C018E">
        <w:fldChar w:fldCharType="end"/>
      </w:r>
    </w:p>
    <w:p w14:paraId="4AC276D2" w14:textId="4899C5FB" w:rsidR="00915C0E" w:rsidRPr="005C018E" w:rsidRDefault="00915C0E" w:rsidP="00915C0E">
      <w:pPr>
        <w:pStyle w:val="sysDocStatistics"/>
      </w:pPr>
      <w:r w:rsidRPr="005C018E">
        <w:rPr>
          <w:rStyle w:val="sysDocStatisticslbl"/>
        </w:rPr>
        <w:fldChar w:fldCharType="begin"/>
      </w:r>
      <w:r w:rsidRPr="005C018E">
        <w:rPr>
          <w:rStyle w:val="sysDocStatisticslbl"/>
        </w:rPr>
        <w:instrText xml:space="preserve"> DOCPROPERTY "lblDocumentDate" \* Lower </w:instrText>
      </w:r>
      <w:r w:rsidRPr="005C018E">
        <w:rPr>
          <w:rStyle w:val="sysDocStatisticslbl"/>
        </w:rPr>
        <w:fldChar w:fldCharType="separate"/>
      </w:r>
      <w:r w:rsidR="00B2496B">
        <w:rPr>
          <w:rStyle w:val="sysDocStatisticslbl"/>
        </w:rPr>
        <w:t>document date</w:t>
      </w:r>
      <w:r w:rsidRPr="005C018E">
        <w:rPr>
          <w:rStyle w:val="sysDocStatisticslbl"/>
        </w:rPr>
        <w:fldChar w:fldCharType="end"/>
      </w:r>
      <w:r w:rsidRPr="005C018E">
        <w:tab/>
        <w:t>:</w:t>
      </w:r>
      <w:r w:rsidRPr="005C018E">
        <w:tab/>
      </w:r>
      <w:del w:id="1" w:author="Omkar Kulthe" w:date="2025-03-24T22:16:00Z">
        <w:r w:rsidR="005C018E" w:rsidDel="00F80E7D">
          <w:delText>3 March 2025</w:delText>
        </w:r>
      </w:del>
      <w:bookmarkStart w:id="2" w:name="sys_Date"/>
      <w:r w:rsidR="00B2496B">
        <w:t>4 April 2025</w:t>
      </w:r>
      <w:bookmarkEnd w:id="2"/>
      <w:r w:rsidRPr="005C018E">
        <w:softHyphen/>
      </w:r>
      <w:bookmarkStart w:id="3" w:name="sys_DCO_Dates"/>
      <w:r w:rsidRPr="005C018E">
        <w:fldChar w:fldCharType="begin"/>
      </w:r>
      <w:r w:rsidRPr="005C018E">
        <w:instrText xml:space="preserve"> IF </w:instrText>
      </w:r>
      <w:r w:rsidRPr="005C018E">
        <w:fldChar w:fldCharType="begin"/>
      </w:r>
      <w:r w:rsidRPr="005C018E">
        <w:instrText xml:space="preserve"> DOCPROPERTY "DatesRfT" </w:instrText>
      </w:r>
      <w:r w:rsidRPr="005C018E">
        <w:fldChar w:fldCharType="end"/>
      </w:r>
      <w:r w:rsidRPr="005C018E">
        <w:instrText xml:space="preserve"> &lt;&gt; "" "</w:instrText>
      </w:r>
    </w:p>
    <w:p w14:paraId="21554483" w14:textId="36C7DFF6" w:rsidR="00915C0E" w:rsidRPr="005C018E" w:rsidRDefault="00915C0E" w:rsidP="00915C0E">
      <w:pPr>
        <w:pStyle w:val="sysDocStatistics"/>
      </w:pPr>
      <w:r w:rsidRPr="005C018E">
        <w:rPr>
          <w:rStyle w:val="sysDocStatisticslbl"/>
        </w:rPr>
        <w:fldChar w:fldCharType="begin"/>
      </w:r>
      <w:r w:rsidRPr="005C018E">
        <w:rPr>
          <w:rStyle w:val="sysDocStatisticslbl"/>
        </w:rPr>
        <w:instrText xml:space="preserve"> DOCPROPERTY "lblDatesRfT" \* Lower </w:instrText>
      </w:r>
      <w:r w:rsidRPr="005C018E">
        <w:rPr>
          <w:rStyle w:val="sysDocStatisticslbl"/>
        </w:rPr>
        <w:fldChar w:fldCharType="separate"/>
      </w:r>
      <w:r w:rsidR="008B40CC" w:rsidRPr="005C018E">
        <w:rPr>
          <w:rStyle w:val="sysDocStatisticslbl"/>
        </w:rPr>
        <w:instrText>released for training</w:instrText>
      </w:r>
      <w:r w:rsidRPr="005C018E">
        <w:rPr>
          <w:rStyle w:val="sysDocStatisticslbl"/>
        </w:rPr>
        <w:fldChar w:fldCharType="end"/>
      </w:r>
      <w:r w:rsidRPr="005C018E">
        <w:tab/>
        <w:instrText>:</w:instrText>
      </w:r>
      <w:r w:rsidRPr="005C018E">
        <w:tab/>
      </w:r>
      <w:r w:rsidRPr="005C018E">
        <w:fldChar w:fldCharType="begin"/>
      </w:r>
      <w:r w:rsidRPr="005C018E">
        <w:instrText xml:space="preserve"> DOCPROPERTY "DatesRfT" </w:instrText>
      </w:r>
      <w:r w:rsidRPr="005C018E">
        <w:fldChar w:fldCharType="separate"/>
      </w:r>
      <w:r w:rsidR="008B40CC" w:rsidRPr="005C018E">
        <w:instrText>d MMMM yyyy</w:instrText>
      </w:r>
      <w:r w:rsidRPr="005C018E">
        <w:fldChar w:fldCharType="end"/>
      </w:r>
      <w:r w:rsidRPr="005C018E">
        <w:instrText xml:space="preserve">" </w:instrText>
      </w:r>
      <w:r w:rsidRPr="005C018E">
        <w:fldChar w:fldCharType="end"/>
      </w:r>
      <w:r w:rsidRPr="005C018E">
        <w:softHyphen/>
      </w:r>
      <w:r w:rsidRPr="005C018E">
        <w:fldChar w:fldCharType="begin"/>
      </w:r>
      <w:r w:rsidRPr="005C018E">
        <w:instrText xml:space="preserve"> IF </w:instrText>
      </w:r>
      <w:r w:rsidRPr="005C018E">
        <w:fldChar w:fldCharType="begin"/>
      </w:r>
      <w:r w:rsidRPr="005C018E">
        <w:instrText xml:space="preserve"> DOCPROPERTY "DatesRfO" </w:instrText>
      </w:r>
      <w:r w:rsidRPr="005C018E">
        <w:fldChar w:fldCharType="end"/>
      </w:r>
      <w:r w:rsidRPr="005C018E">
        <w:instrText xml:space="preserve"> &lt;&gt; "" "</w:instrText>
      </w:r>
    </w:p>
    <w:p w14:paraId="5F32107B" w14:textId="23090EA8" w:rsidR="00915C0E" w:rsidRPr="005C018E" w:rsidRDefault="00915C0E" w:rsidP="00915C0E">
      <w:pPr>
        <w:pStyle w:val="sysDocStatistics"/>
      </w:pPr>
      <w:r w:rsidRPr="005C018E">
        <w:rPr>
          <w:rStyle w:val="sysDocStatisticslbl"/>
        </w:rPr>
        <w:fldChar w:fldCharType="begin"/>
      </w:r>
      <w:r w:rsidRPr="005C018E">
        <w:rPr>
          <w:rStyle w:val="sysDocStatisticslbl"/>
        </w:rPr>
        <w:instrText xml:space="preserve"> DOCPROPERTY "lblDatesRfO" \* Lower </w:instrText>
      </w:r>
      <w:r w:rsidRPr="005C018E">
        <w:rPr>
          <w:rStyle w:val="sysDocStatisticslbl"/>
        </w:rPr>
        <w:fldChar w:fldCharType="separate"/>
      </w:r>
      <w:r w:rsidR="008B40CC" w:rsidRPr="005C018E">
        <w:rPr>
          <w:rStyle w:val="sysDocStatisticslbl"/>
        </w:rPr>
        <w:instrText>released for operations</w:instrText>
      </w:r>
      <w:r w:rsidRPr="005C018E">
        <w:rPr>
          <w:rStyle w:val="sysDocStatisticslbl"/>
        </w:rPr>
        <w:fldChar w:fldCharType="end"/>
      </w:r>
      <w:r w:rsidRPr="005C018E">
        <w:tab/>
        <w:instrText>:</w:instrText>
      </w:r>
      <w:r w:rsidRPr="005C018E">
        <w:tab/>
      </w:r>
      <w:r w:rsidRPr="005C018E">
        <w:fldChar w:fldCharType="begin"/>
      </w:r>
      <w:r w:rsidRPr="005C018E">
        <w:instrText xml:space="preserve"> DOCPROPERTY "DatesRfO" </w:instrText>
      </w:r>
      <w:r w:rsidRPr="005C018E">
        <w:fldChar w:fldCharType="separate"/>
      </w:r>
      <w:r w:rsidR="008B40CC" w:rsidRPr="005C018E">
        <w:instrText>d MMMM yyyy</w:instrText>
      </w:r>
      <w:r w:rsidRPr="005C018E">
        <w:fldChar w:fldCharType="end"/>
      </w:r>
      <w:r w:rsidRPr="005C018E">
        <w:instrText xml:space="preserve">" </w:instrText>
      </w:r>
      <w:r w:rsidRPr="005C018E">
        <w:fldChar w:fldCharType="end"/>
      </w:r>
      <w:r w:rsidRPr="005C018E">
        <w:softHyphen/>
      </w:r>
      <w:r w:rsidRPr="005C018E">
        <w:fldChar w:fldCharType="begin"/>
      </w:r>
      <w:r w:rsidRPr="005C018E">
        <w:instrText xml:space="preserve"> IF </w:instrText>
      </w:r>
      <w:r w:rsidRPr="005C018E">
        <w:fldChar w:fldCharType="begin"/>
      </w:r>
      <w:r w:rsidRPr="005C018E">
        <w:instrText xml:space="preserve"> DOCPROPERTY "DatesReview" </w:instrText>
      </w:r>
      <w:r w:rsidRPr="005C018E">
        <w:fldChar w:fldCharType="end"/>
      </w:r>
      <w:r w:rsidRPr="005C018E">
        <w:instrText xml:space="preserve"> &lt;&gt; "" "</w:instrText>
      </w:r>
    </w:p>
    <w:p w14:paraId="1EAF360C" w14:textId="2D83FEFA" w:rsidR="00915C0E" w:rsidRPr="005C018E" w:rsidRDefault="00915C0E" w:rsidP="00915C0E">
      <w:pPr>
        <w:pStyle w:val="sysDocStatistics"/>
      </w:pPr>
      <w:r w:rsidRPr="005C018E">
        <w:rPr>
          <w:rStyle w:val="sysDocStatisticslbl"/>
        </w:rPr>
        <w:fldChar w:fldCharType="begin"/>
      </w:r>
      <w:r w:rsidRPr="005C018E">
        <w:rPr>
          <w:rStyle w:val="sysDocStatisticslbl"/>
        </w:rPr>
        <w:instrText xml:space="preserve"> DOCPROPERTY "lblDatesReview" \* Lower </w:instrText>
      </w:r>
      <w:r w:rsidRPr="005C018E">
        <w:rPr>
          <w:rStyle w:val="sysDocStatisticslbl"/>
        </w:rPr>
        <w:fldChar w:fldCharType="separate"/>
      </w:r>
      <w:r w:rsidR="008B40CC" w:rsidRPr="005C018E">
        <w:rPr>
          <w:rStyle w:val="sysDocStatisticslbl"/>
        </w:rPr>
        <w:instrText>review before</w:instrText>
      </w:r>
      <w:r w:rsidRPr="005C018E">
        <w:rPr>
          <w:rStyle w:val="sysDocStatisticslbl"/>
        </w:rPr>
        <w:fldChar w:fldCharType="end"/>
      </w:r>
      <w:r w:rsidRPr="005C018E">
        <w:tab/>
        <w:instrText>:</w:instrText>
      </w:r>
      <w:r w:rsidRPr="005C018E">
        <w:tab/>
      </w:r>
      <w:r w:rsidRPr="005C018E">
        <w:fldChar w:fldCharType="begin"/>
      </w:r>
      <w:r w:rsidRPr="005C018E">
        <w:instrText xml:space="preserve"> DOCPROPERTY "DatesReview" </w:instrText>
      </w:r>
      <w:r w:rsidRPr="005C018E">
        <w:fldChar w:fldCharType="separate"/>
      </w:r>
      <w:r w:rsidR="008B40CC" w:rsidRPr="005C018E">
        <w:instrText>d MMMM yyyy</w:instrText>
      </w:r>
      <w:r w:rsidRPr="005C018E">
        <w:fldChar w:fldCharType="end"/>
      </w:r>
      <w:r w:rsidRPr="005C018E">
        <w:instrText xml:space="preserve">" </w:instrText>
      </w:r>
      <w:r w:rsidRPr="005C018E">
        <w:fldChar w:fldCharType="end"/>
      </w:r>
      <w:bookmarkEnd w:id="3"/>
    </w:p>
    <w:p w14:paraId="42B92B66" w14:textId="5D92F7A7" w:rsidR="00915C0E" w:rsidRPr="005C018E" w:rsidRDefault="00915C0E" w:rsidP="00915C0E">
      <w:pPr>
        <w:pStyle w:val="sysDocStatistics"/>
      </w:pPr>
      <w:r w:rsidRPr="005C018E">
        <w:rPr>
          <w:rStyle w:val="sysDocStatisticslbl"/>
        </w:rPr>
        <w:fldChar w:fldCharType="begin"/>
      </w:r>
      <w:r w:rsidRPr="005C018E">
        <w:rPr>
          <w:rStyle w:val="sysDocStatisticslbl"/>
        </w:rPr>
        <w:instrText xml:space="preserve"> DOCPROPERTY "lblNumberOfPages" \* Lower </w:instrText>
      </w:r>
      <w:r w:rsidRPr="005C018E">
        <w:rPr>
          <w:rStyle w:val="sysDocStatisticslbl"/>
        </w:rPr>
        <w:fldChar w:fldCharType="separate"/>
      </w:r>
      <w:r w:rsidR="00B2496B">
        <w:rPr>
          <w:rStyle w:val="sysDocStatisticslbl"/>
        </w:rPr>
        <w:t>number of pages</w:t>
      </w:r>
      <w:r w:rsidRPr="005C018E">
        <w:rPr>
          <w:rStyle w:val="sysDocStatisticslbl"/>
        </w:rPr>
        <w:fldChar w:fldCharType="end"/>
      </w:r>
      <w:r w:rsidRPr="005C018E">
        <w:tab/>
        <w:t>:</w:t>
      </w:r>
      <w:r w:rsidRPr="005C018E">
        <w:tab/>
      </w:r>
      <w:bookmarkStart w:id="4" w:name="sys_NumPages"/>
      <w:r w:rsidR="00D74831" w:rsidRPr="005C018E">
        <w:fldChar w:fldCharType="begin"/>
      </w:r>
      <w:r w:rsidR="00D74831" w:rsidRPr="005C018E">
        <w:instrText xml:space="preserve"> NUMPAGES  </w:instrText>
      </w:r>
      <w:r w:rsidR="00D74831" w:rsidRPr="005C018E">
        <w:fldChar w:fldCharType="separate"/>
      </w:r>
      <w:r w:rsidR="00B2496B">
        <w:t>38</w:t>
      </w:r>
      <w:r w:rsidR="00D74831" w:rsidRPr="005C018E">
        <w:fldChar w:fldCharType="end"/>
      </w:r>
      <w:bookmarkEnd w:id="4"/>
    </w:p>
    <w:p w14:paraId="54C2B501" w14:textId="470711C8" w:rsidR="00915C0E" w:rsidRPr="005C018E" w:rsidRDefault="004E0833" w:rsidP="00915C0E">
      <w:pPr>
        <w:pStyle w:val="sysDocStatisticsOwner"/>
      </w:pPr>
      <w:r w:rsidRPr="005C018E">
        <w:rPr>
          <w:rStyle w:val="sysDocStatisticslbl"/>
        </w:rPr>
        <w:fldChar w:fldCharType="begin"/>
      </w:r>
      <w:r w:rsidRPr="005C018E">
        <w:rPr>
          <w:rStyle w:val="sysDocStatisticslbl"/>
        </w:rPr>
        <w:instrText xml:space="preserve"> IF </w:instrText>
      </w:r>
      <w:r w:rsidRPr="005C018E">
        <w:fldChar w:fldCharType="begin"/>
      </w:r>
      <w:r w:rsidRPr="005C018E">
        <w:instrText xml:space="preserve"> DOCPROPERTY "Owner" </w:instrText>
      </w:r>
      <w:r w:rsidR="00B2496B">
        <w:fldChar w:fldCharType="separate"/>
      </w:r>
      <w:r w:rsidR="00B2496B">
        <w:instrText>Matei-Alexandru Marcu</w:instrText>
      </w:r>
      <w:r w:rsidRPr="005C018E">
        <w:fldChar w:fldCharType="end"/>
      </w:r>
      <w:r w:rsidRPr="005C018E">
        <w:rPr>
          <w:rStyle w:val="sysDocStatisticslbl"/>
        </w:rPr>
        <w:instrText xml:space="preserve"> &lt;&gt; "" "</w:instrText>
      </w:r>
      <w:r w:rsidRPr="005C018E">
        <w:rPr>
          <w:rStyle w:val="sysDocStatisticslbl"/>
        </w:rPr>
        <w:fldChar w:fldCharType="begin"/>
      </w:r>
      <w:r w:rsidRPr="005C018E">
        <w:rPr>
          <w:rStyle w:val="sysDocStatisticslbl"/>
        </w:rPr>
        <w:instrText xml:space="preserve"> DOCPROPERTY "lblOwner" \* Lower</w:instrText>
      </w:r>
      <w:r w:rsidRPr="005C018E">
        <w:rPr>
          <w:rStyle w:val="sysDocStatisticslbl"/>
        </w:rPr>
        <w:fldChar w:fldCharType="separate"/>
      </w:r>
      <w:r w:rsidR="00B2496B">
        <w:rPr>
          <w:rStyle w:val="sysDocStatisticslbl"/>
        </w:rPr>
        <w:instrText>owner</w:instrText>
      </w:r>
      <w:r w:rsidRPr="005C018E">
        <w:rPr>
          <w:rStyle w:val="sysDocStatisticslbl"/>
        </w:rPr>
        <w:fldChar w:fldCharType="end"/>
      </w:r>
      <w:r w:rsidRPr="005C018E">
        <w:tab/>
        <w:instrText>:</w:instrText>
      </w:r>
      <w:r w:rsidRPr="005C018E">
        <w:rPr>
          <w:rStyle w:val="sysDocStatisticslbl"/>
        </w:rPr>
        <w:instrText xml:space="preserve">" "" </w:instrText>
      </w:r>
      <w:r w:rsidR="00B2496B">
        <w:rPr>
          <w:rStyle w:val="sysDocStatisticslbl"/>
        </w:rPr>
        <w:fldChar w:fldCharType="separate"/>
      </w:r>
      <w:r w:rsidR="00B2496B">
        <w:rPr>
          <w:rStyle w:val="sysDocStatisticslbl"/>
        </w:rPr>
        <w:t>owner</w:t>
      </w:r>
      <w:r w:rsidR="00B2496B" w:rsidRPr="005C018E">
        <w:tab/>
        <w:t>:</w:t>
      </w:r>
      <w:r w:rsidRPr="005C018E">
        <w:rPr>
          <w:rStyle w:val="sysDocStatisticslbl"/>
        </w:rPr>
        <w:fldChar w:fldCharType="end"/>
      </w:r>
      <w:r w:rsidR="00915C0E" w:rsidRPr="005C018E">
        <w:tab/>
      </w:r>
      <w:r w:rsidR="00915C0E" w:rsidRPr="005C018E">
        <w:fldChar w:fldCharType="begin"/>
      </w:r>
      <w:r w:rsidR="00915C0E" w:rsidRPr="005C018E">
        <w:instrText xml:space="preserve"> DOCPROPERTY "Owner" </w:instrText>
      </w:r>
      <w:r w:rsidR="00B2496B">
        <w:fldChar w:fldCharType="separate"/>
      </w:r>
      <w:r w:rsidR="00B2496B">
        <w:t>Matei-Alexandru Marcu</w:t>
      </w:r>
      <w:r w:rsidR="00915C0E" w:rsidRPr="005C018E">
        <w:fldChar w:fldCharType="end"/>
      </w:r>
    </w:p>
    <w:p w14:paraId="4CA6D61B" w14:textId="77777777" w:rsidR="00915C0E" w:rsidRPr="005C018E" w:rsidRDefault="00915C0E" w:rsidP="00915C0E">
      <w:pPr>
        <w:pStyle w:val="sysMAT"/>
        <w:framePr w:wrap="around"/>
      </w:pPr>
      <w:bookmarkStart w:id="5" w:name="sys_ManagementApprovalTable"/>
      <w:bookmarkEnd w:id="5"/>
    </w:p>
    <w:p w14:paraId="3770B57B" w14:textId="6FAFC5F8" w:rsidR="00915C0E" w:rsidRPr="005C018E" w:rsidRDefault="00915C0E" w:rsidP="00915C0E">
      <w:pPr>
        <w:pStyle w:val="sysCopyright"/>
        <w:framePr w:wrap="around"/>
      </w:pPr>
      <w:r w:rsidRPr="005C018E">
        <w:t xml:space="preserve">© Copyright </w:t>
      </w:r>
      <w:r w:rsidRPr="005C018E">
        <w:fldChar w:fldCharType="begin"/>
      </w:r>
      <w:r w:rsidRPr="005C018E">
        <w:instrText xml:space="preserve"> DOCPROPERTY "Copyright" </w:instrText>
      </w:r>
      <w:r w:rsidRPr="005C018E">
        <w:fldChar w:fldCharType="separate"/>
      </w:r>
      <w:r w:rsidR="00B2496B">
        <w:t>2025</w:t>
      </w:r>
      <w:r w:rsidRPr="005C018E">
        <w:fldChar w:fldCharType="end"/>
      </w:r>
      <w:r w:rsidRPr="005C018E">
        <w:t xml:space="preserve">, </w:t>
      </w:r>
      <w:r w:rsidRPr="005C018E">
        <w:fldChar w:fldCharType="begin"/>
      </w:r>
      <w:r w:rsidRPr="005C018E">
        <w:instrText xml:space="preserve"> DOCPROPERTY"CompanyNameLegal" </w:instrText>
      </w:r>
      <w:r w:rsidRPr="005C018E">
        <w:fldChar w:fldCharType="separate"/>
      </w:r>
      <w:r w:rsidR="00B2496B">
        <w:t>Fill in legal name</w:t>
      </w:r>
      <w:r w:rsidRPr="005C018E">
        <w:fldChar w:fldCharType="end"/>
      </w:r>
      <w:r w:rsidRPr="005C018E">
        <w:t xml:space="preserve"> </w:t>
      </w:r>
      <w:r w:rsidRPr="005C018E">
        <w:fldChar w:fldCharType="begin"/>
      </w:r>
      <w:r w:rsidRPr="005C018E">
        <w:instrText xml:space="preserve"> DOCPROPERTY "lblCopyright" </w:instrText>
      </w:r>
      <w:r w:rsidRPr="005C018E">
        <w:fldChar w:fldCharType="separate"/>
      </w:r>
      <w:r w:rsidR="00B2496B">
        <w:t>All rights reserved.</w:t>
      </w:r>
      <w:r w:rsidRPr="005C018E">
        <w:fldChar w:fldCharType="end"/>
      </w:r>
      <w:r w:rsidRPr="005C018E">
        <w:t xml:space="preserve"> </w:t>
      </w:r>
      <w:r w:rsidRPr="005C018E">
        <w:fldChar w:fldCharType="begin"/>
      </w:r>
      <w:r w:rsidRPr="005C018E">
        <w:instrText xml:space="preserve"> DOCPROPERTY "lblCopyright2" </w:instrText>
      </w:r>
      <w:r w:rsidRPr="005C018E">
        <w:fldChar w:fldCharType="separate"/>
      </w:r>
      <w:r w:rsidR="00B2496B">
        <w:t>Reproduction in whole or in part is prohibited without the prior written consent of the copyright owner.</w:t>
      </w:r>
      <w:r w:rsidRPr="005C018E">
        <w:fldChar w:fldCharType="end"/>
      </w:r>
      <w:r w:rsidRPr="005C018E">
        <w:t xml:space="preserve"> </w:t>
      </w:r>
      <w:r w:rsidRPr="005C018E">
        <w:fldChar w:fldCharType="begin"/>
      </w:r>
      <w:r w:rsidRPr="005C018E">
        <w:instrText xml:space="preserve"> DOCPROPERTY "lblQuestions" </w:instrText>
      </w:r>
      <w:r w:rsidRPr="005C018E">
        <w:fldChar w:fldCharType="separate"/>
      </w:r>
      <w:r w:rsidR="00B2496B">
        <w:t>For any questions or remarks on this document, please contact</w:t>
      </w:r>
      <w:r w:rsidRPr="005C018E">
        <w:fldChar w:fldCharType="end"/>
      </w:r>
      <w:r w:rsidRPr="005C018E">
        <w:t xml:space="preserve"> </w:t>
      </w:r>
      <w:r w:rsidRPr="005C018E">
        <w:fldChar w:fldCharType="begin"/>
      </w:r>
      <w:r w:rsidRPr="005C018E">
        <w:instrText xml:space="preserve"> DOCPROPERTY "CompanyName" </w:instrText>
      </w:r>
      <w:r w:rsidRPr="005C018E">
        <w:fldChar w:fldCharType="separate"/>
      </w:r>
      <w:r w:rsidR="00B2496B">
        <w:t>Atos</w:t>
      </w:r>
      <w:r w:rsidRPr="005C018E">
        <w:fldChar w:fldCharType="end"/>
      </w:r>
      <w:r w:rsidRPr="005C018E">
        <w:t xml:space="preserve">, </w:t>
      </w:r>
      <w:r w:rsidRPr="005C018E">
        <w:fldChar w:fldCharType="begin"/>
      </w:r>
      <w:r w:rsidRPr="005C018E">
        <w:instrText xml:space="preserve"> DOCPROPERTY "QuestionPhone" </w:instrText>
      </w:r>
      <w:r w:rsidRPr="005C018E">
        <w:fldChar w:fldCharType="separate"/>
      </w:r>
      <w:r w:rsidR="00B2496B">
        <w:t>e</w:t>
      </w:r>
      <w:r w:rsidRPr="005C018E">
        <w:fldChar w:fldCharType="end"/>
      </w:r>
      <w:r w:rsidRPr="005C018E">
        <w:t>.</w:t>
      </w:r>
    </w:p>
    <w:p w14:paraId="79EF0A32" w14:textId="77777777" w:rsidR="00915C0E" w:rsidRPr="005C018E" w:rsidRDefault="00915C0E" w:rsidP="00915C0E">
      <w:pPr>
        <w:pStyle w:val="BodyText"/>
      </w:pPr>
    </w:p>
    <w:p w14:paraId="62670A30" w14:textId="77777777" w:rsidR="00915C0E" w:rsidRPr="005C018E" w:rsidRDefault="00915C0E" w:rsidP="00915C0E">
      <w:pPr>
        <w:pStyle w:val="BodyText"/>
        <w:sectPr w:rsidR="00915C0E" w:rsidRPr="005C018E" w:rsidSect="009A5305">
          <w:pgSz w:w="11907" w:h="16839" w:code="9"/>
          <w:pgMar w:top="4933" w:right="1134" w:bottom="851" w:left="1814" w:header="1531" w:footer="709" w:gutter="0"/>
          <w:cols w:space="720"/>
          <w:titlePg/>
          <w:docGrid w:linePitch="272"/>
        </w:sectPr>
      </w:pPr>
    </w:p>
    <w:p w14:paraId="25FEAE2D" w14:textId="5A31DBB5" w:rsidR="00915C0E" w:rsidRPr="005C018E" w:rsidRDefault="00915C0E" w:rsidP="007C225D">
      <w:pPr>
        <w:pStyle w:val="Heading0nono"/>
      </w:pPr>
      <w:r w:rsidRPr="005C018E">
        <w:lastRenderedPageBreak/>
        <w:softHyphen/>
      </w:r>
      <w:r w:rsidRPr="005C018E">
        <w:softHyphen/>
      </w:r>
      <w:r w:rsidRPr="005C018E">
        <w:softHyphen/>
      </w:r>
      <w:r w:rsidRPr="005C018E">
        <w:fldChar w:fldCharType="begin"/>
      </w:r>
      <w:r w:rsidRPr="005C018E">
        <w:instrText xml:space="preserve"> DOCPROPERTY "lblContents" </w:instrText>
      </w:r>
      <w:r w:rsidRPr="005C018E">
        <w:fldChar w:fldCharType="separate"/>
      </w:r>
      <w:r w:rsidR="00B2496B">
        <w:t>Contents</w:t>
      </w:r>
      <w:r w:rsidRPr="005C018E">
        <w:fldChar w:fldCharType="end"/>
      </w:r>
    </w:p>
    <w:p w14:paraId="2A848978" w14:textId="33C29587" w:rsidR="00B2496B" w:rsidRDefault="00F80E7D">
      <w:pPr>
        <w:pStyle w:val="TOC1"/>
        <w:rPr>
          <w:rFonts w:asciiTheme="minorHAnsi" w:eastAsiaTheme="minorEastAsia" w:hAnsiTheme="minorHAnsi" w:cstheme="minorBidi"/>
          <w:kern w:val="2"/>
          <w:sz w:val="24"/>
          <w:lang w:val="en-IN" w:eastAsia="en-IN"/>
          <w14:ligatures w14:val="standardContextual"/>
        </w:rPr>
      </w:pPr>
      <w:ins w:id="6" w:author="Omkar Kulthe" w:date="2025-03-24T22:16:00Z">
        <w:r>
          <w:rPr>
            <w:noProof w:val="0"/>
          </w:rPr>
          <w:fldChar w:fldCharType="begin"/>
        </w:r>
        <w:r>
          <w:rPr>
            <w:noProof w:val="0"/>
          </w:rPr>
          <w:instrText xml:space="preserve"> TOC \o "1-2" \h \z \t "Appendix,1,Heading 1 Cust no.,1,Heading 2 Cust no.,2" </w:instrText>
        </w:r>
      </w:ins>
      <w:r>
        <w:rPr>
          <w:noProof w:val="0"/>
        </w:rPr>
        <w:fldChar w:fldCharType="separate"/>
      </w:r>
      <w:hyperlink w:anchor="_Toc194683640" w:history="1">
        <w:r w:rsidR="00B2496B" w:rsidRPr="00EF795B">
          <w:rPr>
            <w:rStyle w:val="Hyperlink"/>
          </w:rPr>
          <w:t>1</w:t>
        </w:r>
        <w:r w:rsidR="00B2496B">
          <w:rPr>
            <w:rFonts w:asciiTheme="minorHAnsi" w:eastAsiaTheme="minorEastAsia" w:hAnsiTheme="minorHAnsi" w:cstheme="minorBidi"/>
            <w:kern w:val="2"/>
            <w:sz w:val="24"/>
            <w:lang w:val="en-IN" w:eastAsia="en-IN"/>
            <w14:ligatures w14:val="standardContextual"/>
          </w:rPr>
          <w:tab/>
        </w:r>
        <w:r w:rsidR="00B2496B" w:rsidRPr="00EF795B">
          <w:rPr>
            <w:rStyle w:val="Hyperlink"/>
          </w:rPr>
          <w:t>Introduction</w:t>
        </w:r>
        <w:r w:rsidR="00B2496B">
          <w:rPr>
            <w:webHidden/>
          </w:rPr>
          <w:tab/>
        </w:r>
        <w:r w:rsidR="00B2496B">
          <w:rPr>
            <w:webHidden/>
          </w:rPr>
          <w:fldChar w:fldCharType="begin"/>
        </w:r>
        <w:r w:rsidR="00B2496B">
          <w:rPr>
            <w:webHidden/>
          </w:rPr>
          <w:instrText xml:space="preserve"> PAGEREF _Toc194683640 \h </w:instrText>
        </w:r>
        <w:r w:rsidR="00B2496B">
          <w:rPr>
            <w:webHidden/>
          </w:rPr>
        </w:r>
        <w:r w:rsidR="00B2496B">
          <w:rPr>
            <w:webHidden/>
          </w:rPr>
          <w:fldChar w:fldCharType="separate"/>
        </w:r>
        <w:r w:rsidR="00B2496B">
          <w:rPr>
            <w:webHidden/>
          </w:rPr>
          <w:t>9</w:t>
        </w:r>
        <w:r w:rsidR="00B2496B">
          <w:rPr>
            <w:webHidden/>
          </w:rPr>
          <w:fldChar w:fldCharType="end"/>
        </w:r>
      </w:hyperlink>
    </w:p>
    <w:p w14:paraId="399A7AF7" w14:textId="6A5BF30B" w:rsidR="00B2496B" w:rsidRDefault="00B2496B">
      <w:pPr>
        <w:pStyle w:val="TOC2"/>
        <w:rPr>
          <w:rFonts w:asciiTheme="minorHAnsi" w:eastAsiaTheme="minorEastAsia" w:hAnsiTheme="minorHAnsi" w:cstheme="minorBidi"/>
          <w:kern w:val="2"/>
          <w:sz w:val="24"/>
          <w:lang w:val="en-IN" w:eastAsia="en-IN"/>
          <w14:ligatures w14:val="standardContextual"/>
        </w:rPr>
      </w:pPr>
      <w:hyperlink w:anchor="_Toc194683641" w:history="1">
        <w:r w:rsidRPr="00EF795B">
          <w:rPr>
            <w:rStyle w:val="Hyperlink"/>
          </w:rPr>
          <w:t>1.1</w:t>
        </w:r>
        <w:r>
          <w:rPr>
            <w:rFonts w:asciiTheme="minorHAnsi" w:eastAsiaTheme="minorEastAsia" w:hAnsiTheme="minorHAnsi" w:cstheme="minorBidi"/>
            <w:kern w:val="2"/>
            <w:sz w:val="24"/>
            <w:lang w:val="en-IN" w:eastAsia="en-IN"/>
            <w14:ligatures w14:val="standardContextual"/>
          </w:rPr>
          <w:tab/>
        </w:r>
        <w:r w:rsidRPr="00EF795B">
          <w:rPr>
            <w:rStyle w:val="Hyperlink"/>
          </w:rPr>
          <w:t>Executive</w:t>
        </w:r>
        <w:r w:rsidRPr="00EF795B">
          <w:rPr>
            <w:rStyle w:val="Hyperlink"/>
            <w:spacing w:val="-5"/>
          </w:rPr>
          <w:t xml:space="preserve"> </w:t>
        </w:r>
        <w:r w:rsidRPr="00EF795B">
          <w:rPr>
            <w:rStyle w:val="Hyperlink"/>
          </w:rPr>
          <w:t>Summary</w:t>
        </w:r>
        <w:r>
          <w:rPr>
            <w:webHidden/>
          </w:rPr>
          <w:tab/>
        </w:r>
        <w:r>
          <w:rPr>
            <w:webHidden/>
          </w:rPr>
          <w:fldChar w:fldCharType="begin"/>
        </w:r>
        <w:r>
          <w:rPr>
            <w:webHidden/>
          </w:rPr>
          <w:instrText xml:space="preserve"> PAGEREF _Toc194683641 \h </w:instrText>
        </w:r>
        <w:r>
          <w:rPr>
            <w:webHidden/>
          </w:rPr>
        </w:r>
        <w:r>
          <w:rPr>
            <w:webHidden/>
          </w:rPr>
          <w:fldChar w:fldCharType="separate"/>
        </w:r>
        <w:r>
          <w:rPr>
            <w:webHidden/>
          </w:rPr>
          <w:t>9</w:t>
        </w:r>
        <w:r>
          <w:rPr>
            <w:webHidden/>
          </w:rPr>
          <w:fldChar w:fldCharType="end"/>
        </w:r>
      </w:hyperlink>
    </w:p>
    <w:p w14:paraId="766C1C4F" w14:textId="0B501889" w:rsidR="00B2496B" w:rsidRDefault="00B2496B">
      <w:pPr>
        <w:pStyle w:val="TOC2"/>
        <w:rPr>
          <w:rFonts w:asciiTheme="minorHAnsi" w:eastAsiaTheme="minorEastAsia" w:hAnsiTheme="minorHAnsi" w:cstheme="minorBidi"/>
          <w:kern w:val="2"/>
          <w:sz w:val="24"/>
          <w:lang w:val="en-IN" w:eastAsia="en-IN"/>
          <w14:ligatures w14:val="standardContextual"/>
        </w:rPr>
      </w:pPr>
      <w:hyperlink w:anchor="_Toc194683642" w:history="1">
        <w:r w:rsidRPr="00EF795B">
          <w:rPr>
            <w:rStyle w:val="Hyperlink"/>
          </w:rPr>
          <w:t>1.2</w:t>
        </w:r>
        <w:r>
          <w:rPr>
            <w:rFonts w:asciiTheme="minorHAnsi" w:eastAsiaTheme="minorEastAsia" w:hAnsiTheme="minorHAnsi" w:cstheme="minorBidi"/>
            <w:kern w:val="2"/>
            <w:sz w:val="24"/>
            <w:lang w:val="en-IN" w:eastAsia="en-IN"/>
            <w14:ligatures w14:val="standardContextual"/>
          </w:rPr>
          <w:tab/>
        </w:r>
        <w:r w:rsidRPr="00EF795B">
          <w:rPr>
            <w:rStyle w:val="Hyperlink"/>
          </w:rPr>
          <w:t>Intended</w:t>
        </w:r>
        <w:r w:rsidRPr="00EF795B">
          <w:rPr>
            <w:rStyle w:val="Hyperlink"/>
            <w:spacing w:val="-7"/>
          </w:rPr>
          <w:t xml:space="preserve"> </w:t>
        </w:r>
        <w:r w:rsidRPr="00EF795B">
          <w:rPr>
            <w:rStyle w:val="Hyperlink"/>
          </w:rPr>
          <w:t>Audience</w:t>
        </w:r>
        <w:r>
          <w:rPr>
            <w:webHidden/>
          </w:rPr>
          <w:tab/>
        </w:r>
        <w:r>
          <w:rPr>
            <w:webHidden/>
          </w:rPr>
          <w:fldChar w:fldCharType="begin"/>
        </w:r>
        <w:r>
          <w:rPr>
            <w:webHidden/>
          </w:rPr>
          <w:instrText xml:space="preserve"> PAGEREF _Toc194683642 \h </w:instrText>
        </w:r>
        <w:r>
          <w:rPr>
            <w:webHidden/>
          </w:rPr>
        </w:r>
        <w:r>
          <w:rPr>
            <w:webHidden/>
          </w:rPr>
          <w:fldChar w:fldCharType="separate"/>
        </w:r>
        <w:r>
          <w:rPr>
            <w:webHidden/>
          </w:rPr>
          <w:t>9</w:t>
        </w:r>
        <w:r>
          <w:rPr>
            <w:webHidden/>
          </w:rPr>
          <w:fldChar w:fldCharType="end"/>
        </w:r>
      </w:hyperlink>
    </w:p>
    <w:p w14:paraId="2C8706F3" w14:textId="56C58D6D" w:rsidR="00B2496B" w:rsidRDefault="00B2496B">
      <w:pPr>
        <w:pStyle w:val="TOC2"/>
        <w:rPr>
          <w:rFonts w:asciiTheme="minorHAnsi" w:eastAsiaTheme="minorEastAsia" w:hAnsiTheme="minorHAnsi" w:cstheme="minorBidi"/>
          <w:kern w:val="2"/>
          <w:sz w:val="24"/>
          <w:lang w:val="en-IN" w:eastAsia="en-IN"/>
          <w14:ligatures w14:val="standardContextual"/>
        </w:rPr>
      </w:pPr>
      <w:hyperlink w:anchor="_Toc194683643" w:history="1">
        <w:r w:rsidRPr="00EF795B">
          <w:rPr>
            <w:rStyle w:val="Hyperlink"/>
          </w:rPr>
          <w:t>1.3</w:t>
        </w:r>
        <w:r>
          <w:rPr>
            <w:rFonts w:asciiTheme="minorHAnsi" w:eastAsiaTheme="minorEastAsia" w:hAnsiTheme="minorHAnsi" w:cstheme="minorBidi"/>
            <w:kern w:val="2"/>
            <w:sz w:val="24"/>
            <w:lang w:val="en-IN" w:eastAsia="en-IN"/>
            <w14:ligatures w14:val="standardContextual"/>
          </w:rPr>
          <w:tab/>
        </w:r>
        <w:r w:rsidRPr="00EF795B">
          <w:rPr>
            <w:rStyle w:val="Hyperlink"/>
          </w:rPr>
          <w:t>Background</w:t>
        </w:r>
        <w:r>
          <w:rPr>
            <w:webHidden/>
          </w:rPr>
          <w:tab/>
        </w:r>
        <w:r>
          <w:rPr>
            <w:webHidden/>
          </w:rPr>
          <w:fldChar w:fldCharType="begin"/>
        </w:r>
        <w:r>
          <w:rPr>
            <w:webHidden/>
          </w:rPr>
          <w:instrText xml:space="preserve"> PAGEREF _Toc194683643 \h </w:instrText>
        </w:r>
        <w:r>
          <w:rPr>
            <w:webHidden/>
          </w:rPr>
        </w:r>
        <w:r>
          <w:rPr>
            <w:webHidden/>
          </w:rPr>
          <w:fldChar w:fldCharType="separate"/>
        </w:r>
        <w:r>
          <w:rPr>
            <w:webHidden/>
          </w:rPr>
          <w:t>9</w:t>
        </w:r>
        <w:r>
          <w:rPr>
            <w:webHidden/>
          </w:rPr>
          <w:fldChar w:fldCharType="end"/>
        </w:r>
      </w:hyperlink>
    </w:p>
    <w:p w14:paraId="532262AE" w14:textId="6D03152A" w:rsidR="00B2496B" w:rsidRDefault="00B2496B">
      <w:pPr>
        <w:pStyle w:val="TOC2"/>
        <w:rPr>
          <w:rFonts w:asciiTheme="minorHAnsi" w:eastAsiaTheme="minorEastAsia" w:hAnsiTheme="minorHAnsi" w:cstheme="minorBidi"/>
          <w:kern w:val="2"/>
          <w:sz w:val="24"/>
          <w:lang w:val="en-IN" w:eastAsia="en-IN"/>
          <w14:ligatures w14:val="standardContextual"/>
        </w:rPr>
      </w:pPr>
      <w:hyperlink w:anchor="_Toc194683644" w:history="1">
        <w:r w:rsidRPr="00EF795B">
          <w:rPr>
            <w:rStyle w:val="Hyperlink"/>
          </w:rPr>
          <w:t>1.4</w:t>
        </w:r>
        <w:r>
          <w:rPr>
            <w:rFonts w:asciiTheme="minorHAnsi" w:eastAsiaTheme="minorEastAsia" w:hAnsiTheme="minorHAnsi" w:cstheme="minorBidi"/>
            <w:kern w:val="2"/>
            <w:sz w:val="24"/>
            <w:lang w:val="en-IN" w:eastAsia="en-IN"/>
            <w14:ligatures w14:val="standardContextual"/>
          </w:rPr>
          <w:tab/>
        </w:r>
        <w:r w:rsidRPr="00EF795B">
          <w:rPr>
            <w:rStyle w:val="Hyperlink"/>
          </w:rPr>
          <w:t>Reference Documents and Links</w:t>
        </w:r>
        <w:r>
          <w:rPr>
            <w:webHidden/>
          </w:rPr>
          <w:tab/>
        </w:r>
        <w:r>
          <w:rPr>
            <w:webHidden/>
          </w:rPr>
          <w:fldChar w:fldCharType="begin"/>
        </w:r>
        <w:r>
          <w:rPr>
            <w:webHidden/>
          </w:rPr>
          <w:instrText xml:space="preserve"> PAGEREF _Toc194683644 \h </w:instrText>
        </w:r>
        <w:r>
          <w:rPr>
            <w:webHidden/>
          </w:rPr>
        </w:r>
        <w:r>
          <w:rPr>
            <w:webHidden/>
          </w:rPr>
          <w:fldChar w:fldCharType="separate"/>
        </w:r>
        <w:r>
          <w:rPr>
            <w:webHidden/>
          </w:rPr>
          <w:t>10</w:t>
        </w:r>
        <w:r>
          <w:rPr>
            <w:webHidden/>
          </w:rPr>
          <w:fldChar w:fldCharType="end"/>
        </w:r>
      </w:hyperlink>
    </w:p>
    <w:p w14:paraId="69309536" w14:textId="71B461F3" w:rsidR="00B2496B" w:rsidRDefault="00B2496B">
      <w:pPr>
        <w:pStyle w:val="TOC2"/>
        <w:rPr>
          <w:rFonts w:asciiTheme="minorHAnsi" w:eastAsiaTheme="minorEastAsia" w:hAnsiTheme="minorHAnsi" w:cstheme="minorBidi"/>
          <w:kern w:val="2"/>
          <w:sz w:val="24"/>
          <w:lang w:val="en-IN" w:eastAsia="en-IN"/>
          <w14:ligatures w14:val="standardContextual"/>
        </w:rPr>
      </w:pPr>
      <w:hyperlink w:anchor="_Toc194683645" w:history="1">
        <w:r w:rsidRPr="00EF795B">
          <w:rPr>
            <w:rStyle w:val="Hyperlink"/>
          </w:rPr>
          <w:t>1.5</w:t>
        </w:r>
        <w:r>
          <w:rPr>
            <w:rFonts w:asciiTheme="minorHAnsi" w:eastAsiaTheme="minorEastAsia" w:hAnsiTheme="minorHAnsi" w:cstheme="minorBidi"/>
            <w:kern w:val="2"/>
            <w:sz w:val="24"/>
            <w:lang w:val="en-IN" w:eastAsia="en-IN"/>
            <w14:ligatures w14:val="standardContextual"/>
          </w:rPr>
          <w:tab/>
        </w:r>
        <w:r w:rsidRPr="00EF795B">
          <w:rPr>
            <w:rStyle w:val="Hyperlink"/>
          </w:rPr>
          <w:t>Review</w:t>
        </w:r>
        <w:r w:rsidRPr="00EF795B">
          <w:rPr>
            <w:rStyle w:val="Hyperlink"/>
            <w:spacing w:val="-5"/>
          </w:rPr>
          <w:t xml:space="preserve"> </w:t>
        </w:r>
        <w:r w:rsidRPr="00EF795B">
          <w:rPr>
            <w:rStyle w:val="Hyperlink"/>
          </w:rPr>
          <w:t>Summary</w:t>
        </w:r>
        <w:r>
          <w:rPr>
            <w:webHidden/>
          </w:rPr>
          <w:tab/>
        </w:r>
        <w:r>
          <w:rPr>
            <w:webHidden/>
          </w:rPr>
          <w:fldChar w:fldCharType="begin"/>
        </w:r>
        <w:r>
          <w:rPr>
            <w:webHidden/>
          </w:rPr>
          <w:instrText xml:space="preserve"> PAGEREF _Toc194683645 \h </w:instrText>
        </w:r>
        <w:r>
          <w:rPr>
            <w:webHidden/>
          </w:rPr>
        </w:r>
        <w:r>
          <w:rPr>
            <w:webHidden/>
          </w:rPr>
          <w:fldChar w:fldCharType="separate"/>
        </w:r>
        <w:r>
          <w:rPr>
            <w:webHidden/>
          </w:rPr>
          <w:t>10</w:t>
        </w:r>
        <w:r>
          <w:rPr>
            <w:webHidden/>
          </w:rPr>
          <w:fldChar w:fldCharType="end"/>
        </w:r>
      </w:hyperlink>
    </w:p>
    <w:p w14:paraId="07D916F5" w14:textId="77E08F19" w:rsidR="00B2496B" w:rsidRDefault="00B2496B">
      <w:pPr>
        <w:pStyle w:val="TOC2"/>
        <w:rPr>
          <w:rFonts w:asciiTheme="minorHAnsi" w:eastAsiaTheme="minorEastAsia" w:hAnsiTheme="minorHAnsi" w:cstheme="minorBidi"/>
          <w:kern w:val="2"/>
          <w:sz w:val="24"/>
          <w:lang w:val="en-IN" w:eastAsia="en-IN"/>
          <w14:ligatures w14:val="standardContextual"/>
        </w:rPr>
      </w:pPr>
      <w:hyperlink w:anchor="_Toc194683646" w:history="1">
        <w:r w:rsidRPr="00EF795B">
          <w:rPr>
            <w:rStyle w:val="Hyperlink"/>
          </w:rPr>
          <w:t>1.6</w:t>
        </w:r>
        <w:r>
          <w:rPr>
            <w:rFonts w:asciiTheme="minorHAnsi" w:eastAsiaTheme="minorEastAsia" w:hAnsiTheme="minorHAnsi" w:cstheme="minorBidi"/>
            <w:kern w:val="2"/>
            <w:sz w:val="24"/>
            <w:lang w:val="en-IN" w:eastAsia="en-IN"/>
            <w14:ligatures w14:val="standardContextual"/>
          </w:rPr>
          <w:tab/>
        </w:r>
        <w:r w:rsidRPr="00EF795B">
          <w:rPr>
            <w:rStyle w:val="Hyperlink"/>
          </w:rPr>
          <w:t>Risks,</w:t>
        </w:r>
        <w:r w:rsidRPr="00EF795B">
          <w:rPr>
            <w:rStyle w:val="Hyperlink"/>
            <w:spacing w:val="-6"/>
          </w:rPr>
          <w:t xml:space="preserve"> </w:t>
        </w:r>
        <w:r w:rsidRPr="00EF795B">
          <w:rPr>
            <w:rStyle w:val="Hyperlink"/>
          </w:rPr>
          <w:t>Assumptions,</w:t>
        </w:r>
        <w:r w:rsidRPr="00EF795B">
          <w:rPr>
            <w:rStyle w:val="Hyperlink"/>
            <w:spacing w:val="-5"/>
          </w:rPr>
          <w:t xml:space="preserve"> </w:t>
        </w:r>
        <w:r w:rsidRPr="00EF795B">
          <w:rPr>
            <w:rStyle w:val="Hyperlink"/>
          </w:rPr>
          <w:t>Issues</w:t>
        </w:r>
        <w:r w:rsidRPr="00EF795B">
          <w:rPr>
            <w:rStyle w:val="Hyperlink"/>
            <w:spacing w:val="-6"/>
          </w:rPr>
          <w:t xml:space="preserve"> </w:t>
        </w:r>
        <w:r w:rsidRPr="00EF795B">
          <w:rPr>
            <w:rStyle w:val="Hyperlink"/>
          </w:rPr>
          <w:t>and</w:t>
        </w:r>
        <w:r w:rsidRPr="00EF795B">
          <w:rPr>
            <w:rStyle w:val="Hyperlink"/>
            <w:spacing w:val="-4"/>
          </w:rPr>
          <w:t xml:space="preserve"> </w:t>
        </w:r>
        <w:r w:rsidRPr="00EF795B">
          <w:rPr>
            <w:rStyle w:val="Hyperlink"/>
          </w:rPr>
          <w:t>Dependencies</w:t>
        </w:r>
        <w:r>
          <w:rPr>
            <w:webHidden/>
          </w:rPr>
          <w:tab/>
        </w:r>
        <w:r>
          <w:rPr>
            <w:webHidden/>
          </w:rPr>
          <w:fldChar w:fldCharType="begin"/>
        </w:r>
        <w:r>
          <w:rPr>
            <w:webHidden/>
          </w:rPr>
          <w:instrText xml:space="preserve"> PAGEREF _Toc194683646 \h </w:instrText>
        </w:r>
        <w:r>
          <w:rPr>
            <w:webHidden/>
          </w:rPr>
        </w:r>
        <w:r>
          <w:rPr>
            <w:webHidden/>
          </w:rPr>
          <w:fldChar w:fldCharType="separate"/>
        </w:r>
        <w:r>
          <w:rPr>
            <w:webHidden/>
          </w:rPr>
          <w:t>11</w:t>
        </w:r>
        <w:r>
          <w:rPr>
            <w:webHidden/>
          </w:rPr>
          <w:fldChar w:fldCharType="end"/>
        </w:r>
      </w:hyperlink>
    </w:p>
    <w:p w14:paraId="2E525C6B" w14:textId="14C59302" w:rsidR="00B2496B" w:rsidRDefault="00B2496B">
      <w:pPr>
        <w:pStyle w:val="TOC2"/>
        <w:rPr>
          <w:rFonts w:asciiTheme="minorHAnsi" w:eastAsiaTheme="minorEastAsia" w:hAnsiTheme="minorHAnsi" w:cstheme="minorBidi"/>
          <w:kern w:val="2"/>
          <w:sz w:val="24"/>
          <w:lang w:val="en-IN" w:eastAsia="en-IN"/>
          <w14:ligatures w14:val="standardContextual"/>
        </w:rPr>
      </w:pPr>
      <w:hyperlink w:anchor="_Toc194683647" w:history="1">
        <w:r w:rsidRPr="00EF795B">
          <w:rPr>
            <w:rStyle w:val="Hyperlink"/>
          </w:rPr>
          <w:t>1.7</w:t>
        </w:r>
        <w:r>
          <w:rPr>
            <w:rFonts w:asciiTheme="minorHAnsi" w:eastAsiaTheme="minorEastAsia" w:hAnsiTheme="minorHAnsi" w:cstheme="minorBidi"/>
            <w:kern w:val="2"/>
            <w:sz w:val="24"/>
            <w:lang w:val="en-IN" w:eastAsia="en-IN"/>
            <w14:ligatures w14:val="standardContextual"/>
          </w:rPr>
          <w:tab/>
        </w:r>
        <w:r w:rsidRPr="00EF795B">
          <w:rPr>
            <w:rStyle w:val="Hyperlink"/>
          </w:rPr>
          <w:t>CTO</w:t>
        </w:r>
        <w:r w:rsidRPr="00EF795B">
          <w:rPr>
            <w:rStyle w:val="Hyperlink"/>
            <w:spacing w:val="-4"/>
          </w:rPr>
          <w:t xml:space="preserve"> </w:t>
        </w:r>
        <w:r w:rsidRPr="00EF795B">
          <w:rPr>
            <w:rStyle w:val="Hyperlink"/>
          </w:rPr>
          <w:t>Exceptions</w:t>
        </w:r>
        <w:r>
          <w:rPr>
            <w:webHidden/>
          </w:rPr>
          <w:tab/>
        </w:r>
        <w:r>
          <w:rPr>
            <w:webHidden/>
          </w:rPr>
          <w:fldChar w:fldCharType="begin"/>
        </w:r>
        <w:r>
          <w:rPr>
            <w:webHidden/>
          </w:rPr>
          <w:instrText xml:space="preserve"> PAGEREF _Toc194683647 \h </w:instrText>
        </w:r>
        <w:r>
          <w:rPr>
            <w:webHidden/>
          </w:rPr>
        </w:r>
        <w:r>
          <w:rPr>
            <w:webHidden/>
          </w:rPr>
          <w:fldChar w:fldCharType="separate"/>
        </w:r>
        <w:r>
          <w:rPr>
            <w:webHidden/>
          </w:rPr>
          <w:t>11</w:t>
        </w:r>
        <w:r>
          <w:rPr>
            <w:webHidden/>
          </w:rPr>
          <w:fldChar w:fldCharType="end"/>
        </w:r>
      </w:hyperlink>
    </w:p>
    <w:p w14:paraId="28B03D2E" w14:textId="331B80F2" w:rsidR="00B2496B" w:rsidRDefault="00B2496B">
      <w:pPr>
        <w:pStyle w:val="TOC2"/>
        <w:rPr>
          <w:rFonts w:asciiTheme="minorHAnsi" w:eastAsiaTheme="minorEastAsia" w:hAnsiTheme="minorHAnsi" w:cstheme="minorBidi"/>
          <w:kern w:val="2"/>
          <w:sz w:val="24"/>
          <w:lang w:val="en-IN" w:eastAsia="en-IN"/>
          <w14:ligatures w14:val="standardContextual"/>
        </w:rPr>
      </w:pPr>
      <w:hyperlink w:anchor="_Toc194683648" w:history="1">
        <w:r w:rsidRPr="00EF795B">
          <w:rPr>
            <w:rStyle w:val="Hyperlink"/>
          </w:rPr>
          <w:t>1.8</w:t>
        </w:r>
        <w:r>
          <w:rPr>
            <w:rFonts w:asciiTheme="minorHAnsi" w:eastAsiaTheme="minorEastAsia" w:hAnsiTheme="minorHAnsi" w:cstheme="minorBidi"/>
            <w:kern w:val="2"/>
            <w:sz w:val="24"/>
            <w:lang w:val="en-IN" w:eastAsia="en-IN"/>
            <w14:ligatures w14:val="standardContextual"/>
          </w:rPr>
          <w:tab/>
        </w:r>
        <w:r w:rsidRPr="00EF795B">
          <w:rPr>
            <w:rStyle w:val="Hyperlink"/>
          </w:rPr>
          <w:t>Requirements</w:t>
        </w:r>
        <w:r>
          <w:rPr>
            <w:webHidden/>
          </w:rPr>
          <w:tab/>
        </w:r>
        <w:r>
          <w:rPr>
            <w:webHidden/>
          </w:rPr>
          <w:fldChar w:fldCharType="begin"/>
        </w:r>
        <w:r>
          <w:rPr>
            <w:webHidden/>
          </w:rPr>
          <w:instrText xml:space="preserve"> PAGEREF _Toc194683648 \h </w:instrText>
        </w:r>
        <w:r>
          <w:rPr>
            <w:webHidden/>
          </w:rPr>
        </w:r>
        <w:r>
          <w:rPr>
            <w:webHidden/>
          </w:rPr>
          <w:fldChar w:fldCharType="separate"/>
        </w:r>
        <w:r>
          <w:rPr>
            <w:webHidden/>
          </w:rPr>
          <w:t>12</w:t>
        </w:r>
        <w:r>
          <w:rPr>
            <w:webHidden/>
          </w:rPr>
          <w:fldChar w:fldCharType="end"/>
        </w:r>
      </w:hyperlink>
    </w:p>
    <w:p w14:paraId="0C27CC0E" w14:textId="6FC4B20C" w:rsidR="00B2496B" w:rsidRDefault="00B2496B">
      <w:pPr>
        <w:pStyle w:val="TOC2"/>
        <w:rPr>
          <w:rFonts w:asciiTheme="minorHAnsi" w:eastAsiaTheme="minorEastAsia" w:hAnsiTheme="minorHAnsi" w:cstheme="minorBidi"/>
          <w:kern w:val="2"/>
          <w:sz w:val="24"/>
          <w:lang w:val="en-IN" w:eastAsia="en-IN"/>
          <w14:ligatures w14:val="standardContextual"/>
        </w:rPr>
      </w:pPr>
      <w:hyperlink w:anchor="_Toc194683649" w:history="1">
        <w:r w:rsidRPr="00EF795B">
          <w:rPr>
            <w:rStyle w:val="Hyperlink"/>
          </w:rPr>
          <w:t>1.9</w:t>
        </w:r>
        <w:r>
          <w:rPr>
            <w:rFonts w:asciiTheme="minorHAnsi" w:eastAsiaTheme="minorEastAsia" w:hAnsiTheme="minorHAnsi" w:cstheme="minorBidi"/>
            <w:kern w:val="2"/>
            <w:sz w:val="24"/>
            <w:lang w:val="en-IN" w:eastAsia="en-IN"/>
            <w14:ligatures w14:val="standardContextual"/>
          </w:rPr>
          <w:tab/>
        </w:r>
        <w:r w:rsidRPr="00EF795B">
          <w:rPr>
            <w:rStyle w:val="Hyperlink"/>
          </w:rPr>
          <w:t>Bandwidth</w:t>
        </w:r>
        <w:r w:rsidRPr="00EF795B">
          <w:rPr>
            <w:rStyle w:val="Hyperlink"/>
            <w:spacing w:val="-2"/>
          </w:rPr>
          <w:t xml:space="preserve"> </w:t>
        </w:r>
        <w:r w:rsidRPr="00EF795B">
          <w:rPr>
            <w:rStyle w:val="Hyperlink"/>
          </w:rPr>
          <w:t>and</w:t>
        </w:r>
        <w:r w:rsidRPr="00EF795B">
          <w:rPr>
            <w:rStyle w:val="Hyperlink"/>
            <w:spacing w:val="-2"/>
          </w:rPr>
          <w:t xml:space="preserve"> </w:t>
        </w:r>
        <w:r w:rsidRPr="00EF795B">
          <w:rPr>
            <w:rStyle w:val="Hyperlink"/>
          </w:rPr>
          <w:t>Latency</w:t>
        </w:r>
        <w:r>
          <w:rPr>
            <w:webHidden/>
          </w:rPr>
          <w:tab/>
        </w:r>
        <w:r>
          <w:rPr>
            <w:webHidden/>
          </w:rPr>
          <w:fldChar w:fldCharType="begin"/>
        </w:r>
        <w:r>
          <w:rPr>
            <w:webHidden/>
          </w:rPr>
          <w:instrText xml:space="preserve"> PAGEREF _Toc194683649 \h </w:instrText>
        </w:r>
        <w:r>
          <w:rPr>
            <w:webHidden/>
          </w:rPr>
        </w:r>
        <w:r>
          <w:rPr>
            <w:webHidden/>
          </w:rPr>
          <w:fldChar w:fldCharType="separate"/>
        </w:r>
        <w:r>
          <w:rPr>
            <w:webHidden/>
          </w:rPr>
          <w:t>12</w:t>
        </w:r>
        <w:r>
          <w:rPr>
            <w:webHidden/>
          </w:rPr>
          <w:fldChar w:fldCharType="end"/>
        </w:r>
      </w:hyperlink>
    </w:p>
    <w:p w14:paraId="6DCBED5B" w14:textId="6D90B0F4" w:rsidR="00B2496B" w:rsidRDefault="00B2496B">
      <w:pPr>
        <w:pStyle w:val="TOC2"/>
        <w:rPr>
          <w:rFonts w:asciiTheme="minorHAnsi" w:eastAsiaTheme="minorEastAsia" w:hAnsiTheme="minorHAnsi" w:cstheme="minorBidi"/>
          <w:kern w:val="2"/>
          <w:sz w:val="24"/>
          <w:lang w:val="en-IN" w:eastAsia="en-IN"/>
          <w14:ligatures w14:val="standardContextual"/>
        </w:rPr>
      </w:pPr>
      <w:hyperlink w:anchor="_Toc194683650" w:history="1">
        <w:r w:rsidRPr="00EF795B">
          <w:rPr>
            <w:rStyle w:val="Hyperlink"/>
          </w:rPr>
          <w:t>1.10</w:t>
        </w:r>
        <w:r>
          <w:rPr>
            <w:rFonts w:asciiTheme="minorHAnsi" w:eastAsiaTheme="minorEastAsia" w:hAnsiTheme="minorHAnsi" w:cstheme="minorBidi"/>
            <w:kern w:val="2"/>
            <w:sz w:val="24"/>
            <w:lang w:val="en-IN" w:eastAsia="en-IN"/>
            <w14:ligatures w14:val="standardContextual"/>
          </w:rPr>
          <w:tab/>
        </w:r>
        <w:r w:rsidRPr="00EF795B">
          <w:rPr>
            <w:rStyle w:val="Hyperlink"/>
          </w:rPr>
          <w:t>Management</w:t>
        </w:r>
        <w:r w:rsidRPr="00EF795B">
          <w:rPr>
            <w:rStyle w:val="Hyperlink"/>
            <w:spacing w:val="-5"/>
          </w:rPr>
          <w:t xml:space="preserve"> </w:t>
        </w:r>
        <w:r w:rsidRPr="00EF795B">
          <w:rPr>
            <w:rStyle w:val="Hyperlink"/>
          </w:rPr>
          <w:t>and</w:t>
        </w:r>
        <w:r w:rsidRPr="00EF795B">
          <w:rPr>
            <w:rStyle w:val="Hyperlink"/>
            <w:spacing w:val="-4"/>
          </w:rPr>
          <w:t xml:space="preserve"> </w:t>
        </w:r>
        <w:r w:rsidRPr="00EF795B">
          <w:rPr>
            <w:rStyle w:val="Hyperlink"/>
          </w:rPr>
          <w:t>Orchestration</w:t>
        </w:r>
        <w:r>
          <w:rPr>
            <w:webHidden/>
          </w:rPr>
          <w:tab/>
        </w:r>
        <w:r>
          <w:rPr>
            <w:webHidden/>
          </w:rPr>
          <w:fldChar w:fldCharType="begin"/>
        </w:r>
        <w:r>
          <w:rPr>
            <w:webHidden/>
          </w:rPr>
          <w:instrText xml:space="preserve"> PAGEREF _Toc194683650 \h </w:instrText>
        </w:r>
        <w:r>
          <w:rPr>
            <w:webHidden/>
          </w:rPr>
        </w:r>
        <w:r>
          <w:rPr>
            <w:webHidden/>
          </w:rPr>
          <w:fldChar w:fldCharType="separate"/>
        </w:r>
        <w:r>
          <w:rPr>
            <w:webHidden/>
          </w:rPr>
          <w:t>12</w:t>
        </w:r>
        <w:r>
          <w:rPr>
            <w:webHidden/>
          </w:rPr>
          <w:fldChar w:fldCharType="end"/>
        </w:r>
      </w:hyperlink>
    </w:p>
    <w:p w14:paraId="435DA5B5" w14:textId="11C21314" w:rsidR="00B2496B" w:rsidRDefault="00B2496B">
      <w:pPr>
        <w:pStyle w:val="TOC2"/>
        <w:rPr>
          <w:rFonts w:asciiTheme="minorHAnsi" w:eastAsiaTheme="minorEastAsia" w:hAnsiTheme="minorHAnsi" w:cstheme="minorBidi"/>
          <w:kern w:val="2"/>
          <w:sz w:val="24"/>
          <w:lang w:val="en-IN" w:eastAsia="en-IN"/>
          <w14:ligatures w14:val="standardContextual"/>
        </w:rPr>
      </w:pPr>
      <w:hyperlink w:anchor="_Toc194683651" w:history="1">
        <w:r w:rsidRPr="00EF795B">
          <w:rPr>
            <w:rStyle w:val="Hyperlink"/>
          </w:rPr>
          <w:t>1.11</w:t>
        </w:r>
        <w:r>
          <w:rPr>
            <w:rFonts w:asciiTheme="minorHAnsi" w:eastAsiaTheme="minorEastAsia" w:hAnsiTheme="minorHAnsi" w:cstheme="minorBidi"/>
            <w:kern w:val="2"/>
            <w:sz w:val="24"/>
            <w:lang w:val="en-IN" w:eastAsia="en-IN"/>
            <w14:ligatures w14:val="standardContextual"/>
          </w:rPr>
          <w:tab/>
        </w:r>
        <w:r w:rsidRPr="00EF795B">
          <w:rPr>
            <w:rStyle w:val="Hyperlink"/>
          </w:rPr>
          <w:t>Decisions and Important Note Reference</w:t>
        </w:r>
        <w:r>
          <w:rPr>
            <w:webHidden/>
          </w:rPr>
          <w:tab/>
        </w:r>
        <w:r>
          <w:rPr>
            <w:webHidden/>
          </w:rPr>
          <w:fldChar w:fldCharType="begin"/>
        </w:r>
        <w:r>
          <w:rPr>
            <w:webHidden/>
          </w:rPr>
          <w:instrText xml:space="preserve"> PAGEREF _Toc194683651 \h </w:instrText>
        </w:r>
        <w:r>
          <w:rPr>
            <w:webHidden/>
          </w:rPr>
        </w:r>
        <w:r>
          <w:rPr>
            <w:webHidden/>
          </w:rPr>
          <w:fldChar w:fldCharType="separate"/>
        </w:r>
        <w:r>
          <w:rPr>
            <w:webHidden/>
          </w:rPr>
          <w:t>13</w:t>
        </w:r>
        <w:r>
          <w:rPr>
            <w:webHidden/>
          </w:rPr>
          <w:fldChar w:fldCharType="end"/>
        </w:r>
      </w:hyperlink>
    </w:p>
    <w:p w14:paraId="7AAAEF16" w14:textId="4A84B78F" w:rsidR="00B2496B" w:rsidRDefault="00B2496B">
      <w:pPr>
        <w:pStyle w:val="TOC1"/>
        <w:rPr>
          <w:rFonts w:asciiTheme="minorHAnsi" w:eastAsiaTheme="minorEastAsia" w:hAnsiTheme="minorHAnsi" w:cstheme="minorBidi"/>
          <w:kern w:val="2"/>
          <w:sz w:val="24"/>
          <w:lang w:val="en-IN" w:eastAsia="en-IN"/>
          <w14:ligatures w14:val="standardContextual"/>
        </w:rPr>
      </w:pPr>
      <w:hyperlink w:anchor="_Toc194683652" w:history="1">
        <w:r w:rsidRPr="00EF795B">
          <w:rPr>
            <w:rStyle w:val="Hyperlink"/>
          </w:rPr>
          <w:t>2</w:t>
        </w:r>
        <w:r>
          <w:rPr>
            <w:rFonts w:asciiTheme="minorHAnsi" w:eastAsiaTheme="minorEastAsia" w:hAnsiTheme="minorHAnsi" w:cstheme="minorBidi"/>
            <w:kern w:val="2"/>
            <w:sz w:val="24"/>
            <w:lang w:val="en-IN" w:eastAsia="en-IN"/>
            <w14:ligatures w14:val="standardContextual"/>
          </w:rPr>
          <w:tab/>
        </w:r>
        <w:r w:rsidRPr="00EF795B">
          <w:rPr>
            <w:rStyle w:val="Hyperlink"/>
          </w:rPr>
          <w:t>Architectural</w:t>
        </w:r>
        <w:r w:rsidRPr="00EF795B">
          <w:rPr>
            <w:rStyle w:val="Hyperlink"/>
            <w:spacing w:val="-7"/>
          </w:rPr>
          <w:t xml:space="preserve"> </w:t>
        </w:r>
        <w:r w:rsidRPr="00EF795B">
          <w:rPr>
            <w:rStyle w:val="Hyperlink"/>
          </w:rPr>
          <w:t>Overview</w:t>
        </w:r>
        <w:r>
          <w:rPr>
            <w:webHidden/>
          </w:rPr>
          <w:tab/>
        </w:r>
        <w:r>
          <w:rPr>
            <w:webHidden/>
          </w:rPr>
          <w:fldChar w:fldCharType="begin"/>
        </w:r>
        <w:r>
          <w:rPr>
            <w:webHidden/>
          </w:rPr>
          <w:instrText xml:space="preserve"> PAGEREF _Toc194683652 \h </w:instrText>
        </w:r>
        <w:r>
          <w:rPr>
            <w:webHidden/>
          </w:rPr>
        </w:r>
        <w:r>
          <w:rPr>
            <w:webHidden/>
          </w:rPr>
          <w:fldChar w:fldCharType="separate"/>
        </w:r>
        <w:r>
          <w:rPr>
            <w:webHidden/>
          </w:rPr>
          <w:t>14</w:t>
        </w:r>
        <w:r>
          <w:rPr>
            <w:webHidden/>
          </w:rPr>
          <w:fldChar w:fldCharType="end"/>
        </w:r>
      </w:hyperlink>
    </w:p>
    <w:p w14:paraId="0AA31322" w14:textId="3799A2EF" w:rsidR="00B2496B" w:rsidRDefault="00B2496B">
      <w:pPr>
        <w:pStyle w:val="TOC2"/>
        <w:rPr>
          <w:rFonts w:asciiTheme="minorHAnsi" w:eastAsiaTheme="minorEastAsia" w:hAnsiTheme="minorHAnsi" w:cstheme="minorBidi"/>
          <w:kern w:val="2"/>
          <w:sz w:val="24"/>
          <w:lang w:val="en-IN" w:eastAsia="en-IN"/>
          <w14:ligatures w14:val="standardContextual"/>
        </w:rPr>
      </w:pPr>
      <w:hyperlink w:anchor="_Toc194683653" w:history="1">
        <w:r w:rsidRPr="00EF795B">
          <w:rPr>
            <w:rStyle w:val="Hyperlink"/>
          </w:rPr>
          <w:t>2.1</w:t>
        </w:r>
        <w:r>
          <w:rPr>
            <w:rFonts w:asciiTheme="minorHAnsi" w:eastAsiaTheme="minorEastAsia" w:hAnsiTheme="minorHAnsi" w:cstheme="minorBidi"/>
            <w:kern w:val="2"/>
            <w:sz w:val="24"/>
            <w:lang w:val="en-IN" w:eastAsia="en-IN"/>
            <w14:ligatures w14:val="standardContextual"/>
          </w:rPr>
          <w:tab/>
        </w:r>
        <w:r w:rsidRPr="00EF795B">
          <w:rPr>
            <w:rStyle w:val="Hyperlink"/>
          </w:rPr>
          <w:t>Service</w:t>
        </w:r>
        <w:r w:rsidRPr="00EF795B">
          <w:rPr>
            <w:rStyle w:val="Hyperlink"/>
            <w:spacing w:val="-5"/>
          </w:rPr>
          <w:t xml:space="preserve"> </w:t>
        </w:r>
        <w:r w:rsidRPr="00EF795B">
          <w:rPr>
            <w:rStyle w:val="Hyperlink"/>
          </w:rPr>
          <w:t>and</w:t>
        </w:r>
        <w:r w:rsidRPr="00EF795B">
          <w:rPr>
            <w:rStyle w:val="Hyperlink"/>
            <w:spacing w:val="-5"/>
          </w:rPr>
          <w:t xml:space="preserve"> </w:t>
        </w:r>
        <w:r w:rsidRPr="00EF795B">
          <w:rPr>
            <w:rStyle w:val="Hyperlink"/>
          </w:rPr>
          <w:t>Architecture</w:t>
        </w:r>
        <w:r w:rsidRPr="00EF795B">
          <w:rPr>
            <w:rStyle w:val="Hyperlink"/>
            <w:spacing w:val="-5"/>
          </w:rPr>
          <w:t xml:space="preserve"> </w:t>
        </w:r>
        <w:r w:rsidRPr="00EF795B">
          <w:rPr>
            <w:rStyle w:val="Hyperlink"/>
          </w:rPr>
          <w:t>Summary</w:t>
        </w:r>
        <w:r>
          <w:rPr>
            <w:webHidden/>
          </w:rPr>
          <w:tab/>
        </w:r>
        <w:r>
          <w:rPr>
            <w:webHidden/>
          </w:rPr>
          <w:fldChar w:fldCharType="begin"/>
        </w:r>
        <w:r>
          <w:rPr>
            <w:webHidden/>
          </w:rPr>
          <w:instrText xml:space="preserve"> PAGEREF _Toc194683653 \h </w:instrText>
        </w:r>
        <w:r>
          <w:rPr>
            <w:webHidden/>
          </w:rPr>
        </w:r>
        <w:r>
          <w:rPr>
            <w:webHidden/>
          </w:rPr>
          <w:fldChar w:fldCharType="separate"/>
        </w:r>
        <w:r>
          <w:rPr>
            <w:webHidden/>
          </w:rPr>
          <w:t>14</w:t>
        </w:r>
        <w:r>
          <w:rPr>
            <w:webHidden/>
          </w:rPr>
          <w:fldChar w:fldCharType="end"/>
        </w:r>
      </w:hyperlink>
    </w:p>
    <w:p w14:paraId="2D21C7CF" w14:textId="09E36493" w:rsidR="00B2496B" w:rsidRDefault="00B2496B">
      <w:pPr>
        <w:pStyle w:val="TOC2"/>
        <w:rPr>
          <w:rFonts w:asciiTheme="minorHAnsi" w:eastAsiaTheme="minorEastAsia" w:hAnsiTheme="minorHAnsi" w:cstheme="minorBidi"/>
          <w:kern w:val="2"/>
          <w:sz w:val="24"/>
          <w:lang w:val="en-IN" w:eastAsia="en-IN"/>
          <w14:ligatures w14:val="standardContextual"/>
        </w:rPr>
      </w:pPr>
      <w:hyperlink w:anchor="_Toc194683654" w:history="1">
        <w:r w:rsidRPr="00EF795B">
          <w:rPr>
            <w:rStyle w:val="Hyperlink"/>
          </w:rPr>
          <w:t>2.2</w:t>
        </w:r>
        <w:r>
          <w:rPr>
            <w:rFonts w:asciiTheme="minorHAnsi" w:eastAsiaTheme="minorEastAsia" w:hAnsiTheme="minorHAnsi" w:cstheme="minorBidi"/>
            <w:kern w:val="2"/>
            <w:sz w:val="24"/>
            <w:lang w:val="en-IN" w:eastAsia="en-IN"/>
            <w14:ligatures w14:val="standardContextual"/>
          </w:rPr>
          <w:tab/>
        </w:r>
        <w:r w:rsidRPr="00EF795B">
          <w:rPr>
            <w:rStyle w:val="Hyperlink"/>
          </w:rPr>
          <w:t>Design</w:t>
        </w:r>
        <w:r w:rsidRPr="00EF795B">
          <w:rPr>
            <w:rStyle w:val="Hyperlink"/>
            <w:spacing w:val="-5"/>
          </w:rPr>
          <w:t xml:space="preserve"> </w:t>
        </w:r>
        <w:r w:rsidRPr="00EF795B">
          <w:rPr>
            <w:rStyle w:val="Hyperlink"/>
          </w:rPr>
          <w:t>Principles</w:t>
        </w:r>
        <w:r>
          <w:rPr>
            <w:webHidden/>
          </w:rPr>
          <w:tab/>
        </w:r>
        <w:r>
          <w:rPr>
            <w:webHidden/>
          </w:rPr>
          <w:fldChar w:fldCharType="begin"/>
        </w:r>
        <w:r>
          <w:rPr>
            <w:webHidden/>
          </w:rPr>
          <w:instrText xml:space="preserve"> PAGEREF _Toc194683654 \h </w:instrText>
        </w:r>
        <w:r>
          <w:rPr>
            <w:webHidden/>
          </w:rPr>
        </w:r>
        <w:r>
          <w:rPr>
            <w:webHidden/>
          </w:rPr>
          <w:fldChar w:fldCharType="separate"/>
        </w:r>
        <w:r>
          <w:rPr>
            <w:webHidden/>
          </w:rPr>
          <w:t>15</w:t>
        </w:r>
        <w:r>
          <w:rPr>
            <w:webHidden/>
          </w:rPr>
          <w:fldChar w:fldCharType="end"/>
        </w:r>
      </w:hyperlink>
    </w:p>
    <w:p w14:paraId="03FB1C7B" w14:textId="4B1F18A6" w:rsidR="00B2496B" w:rsidRDefault="00B2496B">
      <w:pPr>
        <w:pStyle w:val="TOC2"/>
        <w:rPr>
          <w:rFonts w:asciiTheme="minorHAnsi" w:eastAsiaTheme="minorEastAsia" w:hAnsiTheme="minorHAnsi" w:cstheme="minorBidi"/>
          <w:kern w:val="2"/>
          <w:sz w:val="24"/>
          <w:lang w:val="en-IN" w:eastAsia="en-IN"/>
          <w14:ligatures w14:val="standardContextual"/>
        </w:rPr>
      </w:pPr>
      <w:hyperlink w:anchor="_Toc194683655" w:history="1">
        <w:r w:rsidRPr="00EF795B">
          <w:rPr>
            <w:rStyle w:val="Hyperlink"/>
          </w:rPr>
          <w:t>2.3</w:t>
        </w:r>
        <w:r>
          <w:rPr>
            <w:rFonts w:asciiTheme="minorHAnsi" w:eastAsiaTheme="minorEastAsia" w:hAnsiTheme="minorHAnsi" w:cstheme="minorBidi"/>
            <w:kern w:val="2"/>
            <w:sz w:val="24"/>
            <w:lang w:val="en-IN" w:eastAsia="en-IN"/>
            <w14:ligatures w14:val="standardContextual"/>
          </w:rPr>
          <w:tab/>
        </w:r>
        <w:r w:rsidRPr="00EF795B">
          <w:rPr>
            <w:rStyle w:val="Hyperlink"/>
          </w:rPr>
          <w:t>Server</w:t>
        </w:r>
        <w:r w:rsidRPr="00EF795B">
          <w:rPr>
            <w:rStyle w:val="Hyperlink"/>
            <w:spacing w:val="-5"/>
          </w:rPr>
          <w:t xml:space="preserve"> </w:t>
        </w:r>
        <w:r w:rsidRPr="00EF795B">
          <w:rPr>
            <w:rStyle w:val="Hyperlink"/>
          </w:rPr>
          <w:t>Details</w:t>
        </w:r>
        <w:r>
          <w:rPr>
            <w:webHidden/>
          </w:rPr>
          <w:tab/>
        </w:r>
        <w:r>
          <w:rPr>
            <w:webHidden/>
          </w:rPr>
          <w:fldChar w:fldCharType="begin"/>
        </w:r>
        <w:r>
          <w:rPr>
            <w:webHidden/>
          </w:rPr>
          <w:instrText xml:space="preserve"> PAGEREF _Toc194683655 \h </w:instrText>
        </w:r>
        <w:r>
          <w:rPr>
            <w:webHidden/>
          </w:rPr>
        </w:r>
        <w:r>
          <w:rPr>
            <w:webHidden/>
          </w:rPr>
          <w:fldChar w:fldCharType="separate"/>
        </w:r>
        <w:r>
          <w:rPr>
            <w:webHidden/>
          </w:rPr>
          <w:t>15</w:t>
        </w:r>
        <w:r>
          <w:rPr>
            <w:webHidden/>
          </w:rPr>
          <w:fldChar w:fldCharType="end"/>
        </w:r>
      </w:hyperlink>
    </w:p>
    <w:p w14:paraId="53804AB6" w14:textId="298627F3" w:rsidR="00B2496B" w:rsidRDefault="00B2496B">
      <w:pPr>
        <w:pStyle w:val="TOC2"/>
        <w:rPr>
          <w:rFonts w:asciiTheme="minorHAnsi" w:eastAsiaTheme="minorEastAsia" w:hAnsiTheme="minorHAnsi" w:cstheme="minorBidi"/>
          <w:kern w:val="2"/>
          <w:sz w:val="24"/>
          <w:lang w:val="en-IN" w:eastAsia="en-IN"/>
          <w14:ligatures w14:val="standardContextual"/>
        </w:rPr>
      </w:pPr>
      <w:hyperlink w:anchor="_Toc194683656" w:history="1">
        <w:r w:rsidRPr="00EF795B">
          <w:rPr>
            <w:rStyle w:val="Hyperlink"/>
          </w:rPr>
          <w:t>2.4</w:t>
        </w:r>
        <w:r>
          <w:rPr>
            <w:rFonts w:asciiTheme="minorHAnsi" w:eastAsiaTheme="minorEastAsia" w:hAnsiTheme="minorHAnsi" w:cstheme="minorBidi"/>
            <w:kern w:val="2"/>
            <w:sz w:val="24"/>
            <w:lang w:val="en-IN" w:eastAsia="en-IN"/>
            <w14:ligatures w14:val="standardContextual"/>
          </w:rPr>
          <w:tab/>
        </w:r>
        <w:r w:rsidRPr="00EF795B">
          <w:rPr>
            <w:rStyle w:val="Hyperlink"/>
          </w:rPr>
          <w:t>Baseline</w:t>
        </w:r>
        <w:r w:rsidRPr="00EF795B">
          <w:rPr>
            <w:rStyle w:val="Hyperlink"/>
            <w:spacing w:val="-6"/>
          </w:rPr>
          <w:t xml:space="preserve"> </w:t>
        </w:r>
        <w:r w:rsidRPr="00EF795B">
          <w:rPr>
            <w:rStyle w:val="Hyperlink"/>
          </w:rPr>
          <w:t>Architecture</w:t>
        </w:r>
        <w:r>
          <w:rPr>
            <w:webHidden/>
          </w:rPr>
          <w:tab/>
        </w:r>
        <w:r>
          <w:rPr>
            <w:webHidden/>
          </w:rPr>
          <w:fldChar w:fldCharType="begin"/>
        </w:r>
        <w:r>
          <w:rPr>
            <w:webHidden/>
          </w:rPr>
          <w:instrText xml:space="preserve"> PAGEREF _Toc194683656 \h </w:instrText>
        </w:r>
        <w:r>
          <w:rPr>
            <w:webHidden/>
          </w:rPr>
        </w:r>
        <w:r>
          <w:rPr>
            <w:webHidden/>
          </w:rPr>
          <w:fldChar w:fldCharType="separate"/>
        </w:r>
        <w:r>
          <w:rPr>
            <w:webHidden/>
          </w:rPr>
          <w:t>15</w:t>
        </w:r>
        <w:r>
          <w:rPr>
            <w:webHidden/>
          </w:rPr>
          <w:fldChar w:fldCharType="end"/>
        </w:r>
      </w:hyperlink>
    </w:p>
    <w:p w14:paraId="7BBF1283" w14:textId="1B1D01C5" w:rsidR="00B2496B" w:rsidRDefault="00B2496B">
      <w:pPr>
        <w:pStyle w:val="TOC2"/>
        <w:rPr>
          <w:rFonts w:asciiTheme="minorHAnsi" w:eastAsiaTheme="minorEastAsia" w:hAnsiTheme="minorHAnsi" w:cstheme="minorBidi"/>
          <w:kern w:val="2"/>
          <w:sz w:val="24"/>
          <w:lang w:val="en-IN" w:eastAsia="en-IN"/>
          <w14:ligatures w14:val="standardContextual"/>
        </w:rPr>
      </w:pPr>
      <w:hyperlink w:anchor="_Toc194683657" w:history="1">
        <w:r w:rsidRPr="00EF795B">
          <w:rPr>
            <w:rStyle w:val="Hyperlink"/>
          </w:rPr>
          <w:t>2.5</w:t>
        </w:r>
        <w:r>
          <w:rPr>
            <w:rFonts w:asciiTheme="minorHAnsi" w:eastAsiaTheme="minorEastAsia" w:hAnsiTheme="minorHAnsi" w:cstheme="minorBidi"/>
            <w:kern w:val="2"/>
            <w:sz w:val="24"/>
            <w:lang w:val="en-IN" w:eastAsia="en-IN"/>
            <w14:ligatures w14:val="standardContextual"/>
          </w:rPr>
          <w:tab/>
        </w:r>
        <w:r w:rsidRPr="00EF795B">
          <w:rPr>
            <w:rStyle w:val="Hyperlink"/>
          </w:rPr>
          <w:t>Architecture</w:t>
        </w:r>
        <w:r w:rsidRPr="00EF795B">
          <w:rPr>
            <w:rStyle w:val="Hyperlink"/>
            <w:spacing w:val="-5"/>
          </w:rPr>
          <w:t xml:space="preserve"> </w:t>
        </w:r>
        <w:r w:rsidRPr="00EF795B">
          <w:rPr>
            <w:rStyle w:val="Hyperlink"/>
          </w:rPr>
          <w:t>Description</w:t>
        </w:r>
        <w:r>
          <w:rPr>
            <w:webHidden/>
          </w:rPr>
          <w:tab/>
        </w:r>
        <w:r>
          <w:rPr>
            <w:webHidden/>
          </w:rPr>
          <w:fldChar w:fldCharType="begin"/>
        </w:r>
        <w:r>
          <w:rPr>
            <w:webHidden/>
          </w:rPr>
          <w:instrText xml:space="preserve"> PAGEREF _Toc194683657 \h </w:instrText>
        </w:r>
        <w:r>
          <w:rPr>
            <w:webHidden/>
          </w:rPr>
        </w:r>
        <w:r>
          <w:rPr>
            <w:webHidden/>
          </w:rPr>
          <w:fldChar w:fldCharType="separate"/>
        </w:r>
        <w:r>
          <w:rPr>
            <w:webHidden/>
          </w:rPr>
          <w:t>15</w:t>
        </w:r>
        <w:r>
          <w:rPr>
            <w:webHidden/>
          </w:rPr>
          <w:fldChar w:fldCharType="end"/>
        </w:r>
      </w:hyperlink>
    </w:p>
    <w:p w14:paraId="6C362918" w14:textId="58DF3F2E" w:rsidR="00B2496B" w:rsidRDefault="00B2496B">
      <w:pPr>
        <w:pStyle w:val="TOC2"/>
        <w:rPr>
          <w:rFonts w:asciiTheme="minorHAnsi" w:eastAsiaTheme="minorEastAsia" w:hAnsiTheme="minorHAnsi" w:cstheme="minorBidi"/>
          <w:kern w:val="2"/>
          <w:sz w:val="24"/>
          <w:lang w:val="en-IN" w:eastAsia="en-IN"/>
          <w14:ligatures w14:val="standardContextual"/>
        </w:rPr>
      </w:pPr>
      <w:hyperlink w:anchor="_Toc194683658" w:history="1">
        <w:r w:rsidRPr="00EF795B">
          <w:rPr>
            <w:rStyle w:val="Hyperlink"/>
          </w:rPr>
          <w:t>2.6</w:t>
        </w:r>
        <w:r>
          <w:rPr>
            <w:rFonts w:asciiTheme="minorHAnsi" w:eastAsiaTheme="minorEastAsia" w:hAnsiTheme="minorHAnsi" w:cstheme="minorBidi"/>
            <w:kern w:val="2"/>
            <w:sz w:val="24"/>
            <w:lang w:val="en-IN" w:eastAsia="en-IN"/>
            <w14:ligatures w14:val="standardContextual"/>
          </w:rPr>
          <w:tab/>
        </w:r>
        <w:r w:rsidRPr="00EF795B">
          <w:rPr>
            <w:rStyle w:val="Hyperlink"/>
          </w:rPr>
          <w:t>Target</w:t>
        </w:r>
        <w:r w:rsidRPr="00EF795B">
          <w:rPr>
            <w:rStyle w:val="Hyperlink"/>
            <w:spacing w:val="-8"/>
          </w:rPr>
          <w:t xml:space="preserve"> </w:t>
        </w:r>
        <w:r w:rsidRPr="00EF795B">
          <w:rPr>
            <w:rStyle w:val="Hyperlink"/>
          </w:rPr>
          <w:t>Architecture</w:t>
        </w:r>
        <w:r>
          <w:rPr>
            <w:webHidden/>
          </w:rPr>
          <w:tab/>
        </w:r>
        <w:r>
          <w:rPr>
            <w:webHidden/>
          </w:rPr>
          <w:fldChar w:fldCharType="begin"/>
        </w:r>
        <w:r>
          <w:rPr>
            <w:webHidden/>
          </w:rPr>
          <w:instrText xml:space="preserve"> PAGEREF _Toc194683658 \h </w:instrText>
        </w:r>
        <w:r>
          <w:rPr>
            <w:webHidden/>
          </w:rPr>
        </w:r>
        <w:r>
          <w:rPr>
            <w:webHidden/>
          </w:rPr>
          <w:fldChar w:fldCharType="separate"/>
        </w:r>
        <w:r>
          <w:rPr>
            <w:webHidden/>
          </w:rPr>
          <w:t>16</w:t>
        </w:r>
        <w:r>
          <w:rPr>
            <w:webHidden/>
          </w:rPr>
          <w:fldChar w:fldCharType="end"/>
        </w:r>
      </w:hyperlink>
    </w:p>
    <w:p w14:paraId="74D36125" w14:textId="1117FFE6" w:rsidR="00B2496B" w:rsidRDefault="00B2496B">
      <w:pPr>
        <w:pStyle w:val="TOC2"/>
        <w:rPr>
          <w:rFonts w:asciiTheme="minorHAnsi" w:eastAsiaTheme="minorEastAsia" w:hAnsiTheme="minorHAnsi" w:cstheme="minorBidi"/>
          <w:kern w:val="2"/>
          <w:sz w:val="24"/>
          <w:lang w:val="en-IN" w:eastAsia="en-IN"/>
          <w14:ligatures w14:val="standardContextual"/>
        </w:rPr>
      </w:pPr>
      <w:hyperlink w:anchor="_Toc194683659" w:history="1">
        <w:r w:rsidRPr="00EF795B">
          <w:rPr>
            <w:rStyle w:val="Hyperlink"/>
          </w:rPr>
          <w:t>2.7</w:t>
        </w:r>
        <w:r>
          <w:rPr>
            <w:rFonts w:asciiTheme="minorHAnsi" w:eastAsiaTheme="minorEastAsia" w:hAnsiTheme="minorHAnsi" w:cstheme="minorBidi"/>
            <w:kern w:val="2"/>
            <w:sz w:val="24"/>
            <w:lang w:val="en-IN" w:eastAsia="en-IN"/>
            <w14:ligatures w14:val="standardContextual"/>
          </w:rPr>
          <w:tab/>
        </w:r>
        <w:r w:rsidRPr="00EF795B">
          <w:rPr>
            <w:rStyle w:val="Hyperlink"/>
          </w:rPr>
          <w:t xml:space="preserve">New Features in Hyper V 2025 </w:t>
        </w:r>
        <w:r w:rsidRPr="00EF795B">
          <w:rPr>
            <w:rStyle w:val="Hyperlink"/>
            <w:bCs/>
          </w:rPr>
          <w:t>When a new VM is created through Hyper-V Manager, Generation 2 is now set as the default option in the New Virtual Machine Wizard.</w:t>
        </w:r>
        <w:r>
          <w:rPr>
            <w:webHidden/>
          </w:rPr>
          <w:tab/>
        </w:r>
        <w:r>
          <w:rPr>
            <w:webHidden/>
          </w:rPr>
          <w:fldChar w:fldCharType="begin"/>
        </w:r>
        <w:r>
          <w:rPr>
            <w:webHidden/>
          </w:rPr>
          <w:instrText xml:space="preserve"> PAGEREF _Toc194683659 \h </w:instrText>
        </w:r>
        <w:r>
          <w:rPr>
            <w:webHidden/>
          </w:rPr>
        </w:r>
        <w:r>
          <w:rPr>
            <w:webHidden/>
          </w:rPr>
          <w:fldChar w:fldCharType="separate"/>
        </w:r>
        <w:r>
          <w:rPr>
            <w:webHidden/>
          </w:rPr>
          <w:t>16</w:t>
        </w:r>
        <w:r>
          <w:rPr>
            <w:webHidden/>
          </w:rPr>
          <w:fldChar w:fldCharType="end"/>
        </w:r>
      </w:hyperlink>
    </w:p>
    <w:p w14:paraId="6C42CA24" w14:textId="2E721191" w:rsidR="00B2496B" w:rsidRDefault="00B2496B">
      <w:pPr>
        <w:pStyle w:val="TOC1"/>
        <w:rPr>
          <w:rFonts w:asciiTheme="minorHAnsi" w:eastAsiaTheme="minorEastAsia" w:hAnsiTheme="minorHAnsi" w:cstheme="minorBidi"/>
          <w:kern w:val="2"/>
          <w:sz w:val="24"/>
          <w:lang w:val="en-IN" w:eastAsia="en-IN"/>
          <w14:ligatures w14:val="standardContextual"/>
        </w:rPr>
      </w:pPr>
      <w:hyperlink w:anchor="_Toc194683660" w:history="1">
        <w:r w:rsidRPr="00EF795B">
          <w:rPr>
            <w:rStyle w:val="Hyperlink"/>
          </w:rPr>
          <w:t>3</w:t>
        </w:r>
        <w:r>
          <w:rPr>
            <w:rFonts w:asciiTheme="minorHAnsi" w:eastAsiaTheme="minorEastAsia" w:hAnsiTheme="minorHAnsi" w:cstheme="minorBidi"/>
            <w:kern w:val="2"/>
            <w:sz w:val="24"/>
            <w:lang w:val="en-IN" w:eastAsia="en-IN"/>
            <w14:ligatures w14:val="standardContextual"/>
          </w:rPr>
          <w:tab/>
        </w:r>
        <w:r w:rsidRPr="00EF795B">
          <w:rPr>
            <w:rStyle w:val="Hyperlink"/>
          </w:rPr>
          <w:t>Conceptual</w:t>
        </w:r>
        <w:r w:rsidRPr="00EF795B">
          <w:rPr>
            <w:rStyle w:val="Hyperlink"/>
            <w:spacing w:val="-3"/>
          </w:rPr>
          <w:t xml:space="preserve"> </w:t>
        </w:r>
        <w:r w:rsidRPr="00EF795B">
          <w:rPr>
            <w:rStyle w:val="Hyperlink"/>
          </w:rPr>
          <w:t>Design</w:t>
        </w:r>
        <w:r>
          <w:rPr>
            <w:webHidden/>
          </w:rPr>
          <w:tab/>
        </w:r>
        <w:r>
          <w:rPr>
            <w:webHidden/>
          </w:rPr>
          <w:fldChar w:fldCharType="begin"/>
        </w:r>
        <w:r>
          <w:rPr>
            <w:webHidden/>
          </w:rPr>
          <w:instrText xml:space="preserve"> PAGEREF _Toc194683660 \h </w:instrText>
        </w:r>
        <w:r>
          <w:rPr>
            <w:webHidden/>
          </w:rPr>
        </w:r>
        <w:r>
          <w:rPr>
            <w:webHidden/>
          </w:rPr>
          <w:fldChar w:fldCharType="separate"/>
        </w:r>
        <w:r>
          <w:rPr>
            <w:webHidden/>
          </w:rPr>
          <w:t>19</w:t>
        </w:r>
        <w:r>
          <w:rPr>
            <w:webHidden/>
          </w:rPr>
          <w:fldChar w:fldCharType="end"/>
        </w:r>
      </w:hyperlink>
    </w:p>
    <w:p w14:paraId="5951B11A" w14:textId="12F0467F" w:rsidR="00B2496B" w:rsidRDefault="00B2496B">
      <w:pPr>
        <w:pStyle w:val="TOC2"/>
        <w:rPr>
          <w:rFonts w:asciiTheme="minorHAnsi" w:eastAsiaTheme="minorEastAsia" w:hAnsiTheme="minorHAnsi" w:cstheme="minorBidi"/>
          <w:kern w:val="2"/>
          <w:sz w:val="24"/>
          <w:lang w:val="en-IN" w:eastAsia="en-IN"/>
          <w14:ligatures w14:val="standardContextual"/>
        </w:rPr>
      </w:pPr>
      <w:hyperlink w:anchor="_Toc194683661" w:history="1">
        <w:r w:rsidRPr="00EF795B">
          <w:rPr>
            <w:rStyle w:val="Hyperlink"/>
            <w:spacing w:val="-4"/>
          </w:rPr>
          <w:t>3.1</w:t>
        </w:r>
        <w:r>
          <w:rPr>
            <w:rFonts w:asciiTheme="minorHAnsi" w:eastAsiaTheme="minorEastAsia" w:hAnsiTheme="minorHAnsi" w:cstheme="minorBidi"/>
            <w:kern w:val="2"/>
            <w:sz w:val="24"/>
            <w:lang w:val="en-IN" w:eastAsia="en-IN"/>
            <w14:ligatures w14:val="standardContextual"/>
          </w:rPr>
          <w:tab/>
        </w:r>
        <w:r w:rsidRPr="00EF795B">
          <w:rPr>
            <w:rStyle w:val="Hyperlink"/>
          </w:rPr>
          <w:t>Example</w:t>
        </w:r>
        <w:r>
          <w:rPr>
            <w:webHidden/>
          </w:rPr>
          <w:tab/>
        </w:r>
        <w:r>
          <w:rPr>
            <w:webHidden/>
          </w:rPr>
          <w:fldChar w:fldCharType="begin"/>
        </w:r>
        <w:r>
          <w:rPr>
            <w:webHidden/>
          </w:rPr>
          <w:instrText xml:space="preserve"> PAGEREF _Toc194683661 \h </w:instrText>
        </w:r>
        <w:r>
          <w:rPr>
            <w:webHidden/>
          </w:rPr>
        </w:r>
        <w:r>
          <w:rPr>
            <w:webHidden/>
          </w:rPr>
          <w:fldChar w:fldCharType="separate"/>
        </w:r>
        <w:r>
          <w:rPr>
            <w:webHidden/>
          </w:rPr>
          <w:t>19</w:t>
        </w:r>
        <w:r>
          <w:rPr>
            <w:webHidden/>
          </w:rPr>
          <w:fldChar w:fldCharType="end"/>
        </w:r>
      </w:hyperlink>
    </w:p>
    <w:p w14:paraId="2E040D2F" w14:textId="24623E07" w:rsidR="00B2496B" w:rsidRDefault="00B2496B">
      <w:pPr>
        <w:pStyle w:val="TOC2"/>
        <w:rPr>
          <w:rFonts w:asciiTheme="minorHAnsi" w:eastAsiaTheme="minorEastAsia" w:hAnsiTheme="minorHAnsi" w:cstheme="minorBidi"/>
          <w:kern w:val="2"/>
          <w:sz w:val="24"/>
          <w:lang w:val="en-IN" w:eastAsia="en-IN"/>
          <w14:ligatures w14:val="standardContextual"/>
        </w:rPr>
      </w:pPr>
      <w:hyperlink w:anchor="_Toc194683662" w:history="1">
        <w:r w:rsidRPr="00EF795B">
          <w:rPr>
            <w:rStyle w:val="Hyperlink"/>
          </w:rPr>
          <w:t>3.2</w:t>
        </w:r>
        <w:r>
          <w:rPr>
            <w:rFonts w:asciiTheme="minorHAnsi" w:eastAsiaTheme="minorEastAsia" w:hAnsiTheme="minorHAnsi" w:cstheme="minorBidi"/>
            <w:kern w:val="2"/>
            <w:sz w:val="24"/>
            <w:lang w:val="en-IN" w:eastAsia="en-IN"/>
            <w14:ligatures w14:val="standardContextual"/>
          </w:rPr>
          <w:tab/>
        </w:r>
        <w:r w:rsidRPr="00EF795B">
          <w:rPr>
            <w:rStyle w:val="Hyperlink"/>
          </w:rPr>
          <w:t>Description</w:t>
        </w:r>
        <w:r>
          <w:rPr>
            <w:webHidden/>
          </w:rPr>
          <w:tab/>
        </w:r>
        <w:r>
          <w:rPr>
            <w:webHidden/>
          </w:rPr>
          <w:fldChar w:fldCharType="begin"/>
        </w:r>
        <w:r>
          <w:rPr>
            <w:webHidden/>
          </w:rPr>
          <w:instrText xml:space="preserve"> PAGEREF _Toc194683662 \h </w:instrText>
        </w:r>
        <w:r>
          <w:rPr>
            <w:webHidden/>
          </w:rPr>
        </w:r>
        <w:r>
          <w:rPr>
            <w:webHidden/>
          </w:rPr>
          <w:fldChar w:fldCharType="separate"/>
        </w:r>
        <w:r>
          <w:rPr>
            <w:webHidden/>
          </w:rPr>
          <w:t>19</w:t>
        </w:r>
        <w:r>
          <w:rPr>
            <w:webHidden/>
          </w:rPr>
          <w:fldChar w:fldCharType="end"/>
        </w:r>
      </w:hyperlink>
    </w:p>
    <w:p w14:paraId="6C7A9CA3" w14:textId="2310DE24" w:rsidR="00B2496B" w:rsidRDefault="00B2496B">
      <w:pPr>
        <w:pStyle w:val="TOC1"/>
        <w:rPr>
          <w:rFonts w:asciiTheme="minorHAnsi" w:eastAsiaTheme="minorEastAsia" w:hAnsiTheme="minorHAnsi" w:cstheme="minorBidi"/>
          <w:kern w:val="2"/>
          <w:sz w:val="24"/>
          <w:lang w:val="en-IN" w:eastAsia="en-IN"/>
          <w14:ligatures w14:val="standardContextual"/>
        </w:rPr>
      </w:pPr>
      <w:hyperlink w:anchor="_Toc194683663" w:history="1">
        <w:r w:rsidRPr="00EF795B">
          <w:rPr>
            <w:rStyle w:val="Hyperlink"/>
          </w:rPr>
          <w:t>4</w:t>
        </w:r>
        <w:r>
          <w:rPr>
            <w:rFonts w:asciiTheme="minorHAnsi" w:eastAsiaTheme="minorEastAsia" w:hAnsiTheme="minorHAnsi" w:cstheme="minorBidi"/>
            <w:kern w:val="2"/>
            <w:sz w:val="24"/>
            <w:lang w:val="en-IN" w:eastAsia="en-IN"/>
            <w14:ligatures w14:val="standardContextual"/>
          </w:rPr>
          <w:tab/>
        </w:r>
        <w:r w:rsidRPr="00EF795B">
          <w:rPr>
            <w:rStyle w:val="Hyperlink"/>
          </w:rPr>
          <w:t>Service</w:t>
        </w:r>
        <w:r w:rsidRPr="00EF795B">
          <w:rPr>
            <w:rStyle w:val="Hyperlink"/>
            <w:spacing w:val="-5"/>
          </w:rPr>
          <w:t xml:space="preserve"> </w:t>
        </w:r>
        <w:r w:rsidRPr="00EF795B">
          <w:rPr>
            <w:rStyle w:val="Hyperlink"/>
          </w:rPr>
          <w:t>Design</w:t>
        </w:r>
        <w:r>
          <w:rPr>
            <w:webHidden/>
          </w:rPr>
          <w:tab/>
        </w:r>
        <w:r>
          <w:rPr>
            <w:webHidden/>
          </w:rPr>
          <w:fldChar w:fldCharType="begin"/>
        </w:r>
        <w:r>
          <w:rPr>
            <w:webHidden/>
          </w:rPr>
          <w:instrText xml:space="preserve"> PAGEREF _Toc194683663 \h </w:instrText>
        </w:r>
        <w:r>
          <w:rPr>
            <w:webHidden/>
          </w:rPr>
        </w:r>
        <w:r>
          <w:rPr>
            <w:webHidden/>
          </w:rPr>
          <w:fldChar w:fldCharType="separate"/>
        </w:r>
        <w:r>
          <w:rPr>
            <w:webHidden/>
          </w:rPr>
          <w:t>21</w:t>
        </w:r>
        <w:r>
          <w:rPr>
            <w:webHidden/>
          </w:rPr>
          <w:fldChar w:fldCharType="end"/>
        </w:r>
      </w:hyperlink>
    </w:p>
    <w:p w14:paraId="36D80DE1" w14:textId="6D8892F6" w:rsidR="00B2496B" w:rsidRDefault="00B2496B">
      <w:pPr>
        <w:pStyle w:val="TOC2"/>
        <w:rPr>
          <w:rFonts w:asciiTheme="minorHAnsi" w:eastAsiaTheme="minorEastAsia" w:hAnsiTheme="minorHAnsi" w:cstheme="minorBidi"/>
          <w:kern w:val="2"/>
          <w:sz w:val="24"/>
          <w:lang w:val="en-IN" w:eastAsia="en-IN"/>
          <w14:ligatures w14:val="standardContextual"/>
        </w:rPr>
      </w:pPr>
      <w:hyperlink w:anchor="_Toc194683664" w:history="1">
        <w:r w:rsidRPr="00EF795B">
          <w:rPr>
            <w:rStyle w:val="Hyperlink"/>
          </w:rPr>
          <w:t>4.1</w:t>
        </w:r>
        <w:r>
          <w:rPr>
            <w:rFonts w:asciiTheme="minorHAnsi" w:eastAsiaTheme="minorEastAsia" w:hAnsiTheme="minorHAnsi" w:cstheme="minorBidi"/>
            <w:kern w:val="2"/>
            <w:sz w:val="24"/>
            <w:lang w:val="en-IN" w:eastAsia="en-IN"/>
            <w14:ligatures w14:val="standardContextual"/>
          </w:rPr>
          <w:tab/>
        </w:r>
        <w:r w:rsidRPr="00EF795B">
          <w:rPr>
            <w:rStyle w:val="Hyperlink"/>
          </w:rPr>
          <w:t>Reporting</w:t>
        </w:r>
        <w:r>
          <w:rPr>
            <w:webHidden/>
          </w:rPr>
          <w:tab/>
        </w:r>
        <w:r>
          <w:rPr>
            <w:webHidden/>
          </w:rPr>
          <w:fldChar w:fldCharType="begin"/>
        </w:r>
        <w:r>
          <w:rPr>
            <w:webHidden/>
          </w:rPr>
          <w:instrText xml:space="preserve"> PAGEREF _Toc194683664 \h </w:instrText>
        </w:r>
        <w:r>
          <w:rPr>
            <w:webHidden/>
          </w:rPr>
        </w:r>
        <w:r>
          <w:rPr>
            <w:webHidden/>
          </w:rPr>
          <w:fldChar w:fldCharType="separate"/>
        </w:r>
        <w:r>
          <w:rPr>
            <w:webHidden/>
          </w:rPr>
          <w:t>22</w:t>
        </w:r>
        <w:r>
          <w:rPr>
            <w:webHidden/>
          </w:rPr>
          <w:fldChar w:fldCharType="end"/>
        </w:r>
      </w:hyperlink>
    </w:p>
    <w:p w14:paraId="19994389" w14:textId="3F0EE029" w:rsidR="00B2496B" w:rsidRDefault="00B2496B">
      <w:pPr>
        <w:pStyle w:val="TOC2"/>
        <w:rPr>
          <w:rFonts w:asciiTheme="minorHAnsi" w:eastAsiaTheme="minorEastAsia" w:hAnsiTheme="minorHAnsi" w:cstheme="minorBidi"/>
          <w:kern w:val="2"/>
          <w:sz w:val="24"/>
          <w:lang w:val="en-IN" w:eastAsia="en-IN"/>
          <w14:ligatures w14:val="standardContextual"/>
        </w:rPr>
      </w:pPr>
      <w:hyperlink w:anchor="_Toc194683665" w:history="1">
        <w:r w:rsidRPr="00EF795B">
          <w:rPr>
            <w:rStyle w:val="Hyperlink"/>
          </w:rPr>
          <w:t>4.2</w:t>
        </w:r>
        <w:r>
          <w:rPr>
            <w:rFonts w:asciiTheme="minorHAnsi" w:eastAsiaTheme="minorEastAsia" w:hAnsiTheme="minorHAnsi" w:cstheme="minorBidi"/>
            <w:kern w:val="2"/>
            <w:sz w:val="24"/>
            <w:lang w:val="en-IN" w:eastAsia="en-IN"/>
            <w14:ligatures w14:val="standardContextual"/>
          </w:rPr>
          <w:tab/>
        </w:r>
        <w:r w:rsidRPr="00EF795B">
          <w:rPr>
            <w:rStyle w:val="Hyperlink"/>
          </w:rPr>
          <w:t>Service</w:t>
        </w:r>
        <w:r w:rsidRPr="00EF795B">
          <w:rPr>
            <w:rStyle w:val="Hyperlink"/>
            <w:spacing w:val="-5"/>
          </w:rPr>
          <w:t xml:space="preserve"> </w:t>
        </w:r>
        <w:r w:rsidRPr="00EF795B">
          <w:rPr>
            <w:rStyle w:val="Hyperlink"/>
          </w:rPr>
          <w:t>Delivery</w:t>
        </w:r>
        <w:r w:rsidRPr="00EF795B">
          <w:rPr>
            <w:rStyle w:val="Hyperlink"/>
            <w:spacing w:val="-2"/>
          </w:rPr>
          <w:t xml:space="preserve"> </w:t>
        </w:r>
        <w:r w:rsidRPr="00EF795B">
          <w:rPr>
            <w:rStyle w:val="Hyperlink"/>
          </w:rPr>
          <w:t>Model</w:t>
        </w:r>
        <w:r>
          <w:rPr>
            <w:webHidden/>
          </w:rPr>
          <w:tab/>
        </w:r>
        <w:r>
          <w:rPr>
            <w:webHidden/>
          </w:rPr>
          <w:fldChar w:fldCharType="begin"/>
        </w:r>
        <w:r>
          <w:rPr>
            <w:webHidden/>
          </w:rPr>
          <w:instrText xml:space="preserve"> PAGEREF _Toc194683665 \h </w:instrText>
        </w:r>
        <w:r>
          <w:rPr>
            <w:webHidden/>
          </w:rPr>
        </w:r>
        <w:r>
          <w:rPr>
            <w:webHidden/>
          </w:rPr>
          <w:fldChar w:fldCharType="separate"/>
        </w:r>
        <w:r>
          <w:rPr>
            <w:webHidden/>
          </w:rPr>
          <w:t>22</w:t>
        </w:r>
        <w:r>
          <w:rPr>
            <w:webHidden/>
          </w:rPr>
          <w:fldChar w:fldCharType="end"/>
        </w:r>
      </w:hyperlink>
    </w:p>
    <w:p w14:paraId="27C0AD99" w14:textId="5E054D14" w:rsidR="00B2496B" w:rsidRDefault="00B2496B">
      <w:pPr>
        <w:pStyle w:val="TOC2"/>
        <w:rPr>
          <w:rFonts w:asciiTheme="minorHAnsi" w:eastAsiaTheme="minorEastAsia" w:hAnsiTheme="minorHAnsi" w:cstheme="minorBidi"/>
          <w:kern w:val="2"/>
          <w:sz w:val="24"/>
          <w:lang w:val="en-IN" w:eastAsia="en-IN"/>
          <w14:ligatures w14:val="standardContextual"/>
        </w:rPr>
      </w:pPr>
      <w:hyperlink w:anchor="_Toc194683666" w:history="1">
        <w:r w:rsidRPr="00EF795B">
          <w:rPr>
            <w:rStyle w:val="Hyperlink"/>
          </w:rPr>
          <w:t>4.3</w:t>
        </w:r>
        <w:r>
          <w:rPr>
            <w:rFonts w:asciiTheme="minorHAnsi" w:eastAsiaTheme="minorEastAsia" w:hAnsiTheme="minorHAnsi" w:cstheme="minorBidi"/>
            <w:kern w:val="2"/>
            <w:sz w:val="24"/>
            <w:lang w:val="en-IN" w:eastAsia="en-IN"/>
            <w14:ligatures w14:val="standardContextual"/>
          </w:rPr>
          <w:tab/>
        </w:r>
        <w:r w:rsidRPr="00EF795B">
          <w:rPr>
            <w:rStyle w:val="Hyperlink"/>
          </w:rPr>
          <w:t>Service</w:t>
        </w:r>
        <w:r w:rsidRPr="00EF795B">
          <w:rPr>
            <w:rStyle w:val="Hyperlink"/>
            <w:spacing w:val="-5"/>
          </w:rPr>
          <w:t xml:space="preserve"> </w:t>
        </w:r>
        <w:r w:rsidRPr="00EF795B">
          <w:rPr>
            <w:rStyle w:val="Hyperlink"/>
          </w:rPr>
          <w:t>Ownership</w:t>
        </w:r>
        <w:r>
          <w:rPr>
            <w:webHidden/>
          </w:rPr>
          <w:tab/>
        </w:r>
        <w:r>
          <w:rPr>
            <w:webHidden/>
          </w:rPr>
          <w:fldChar w:fldCharType="begin"/>
        </w:r>
        <w:r>
          <w:rPr>
            <w:webHidden/>
          </w:rPr>
          <w:instrText xml:space="preserve"> PAGEREF _Toc194683666 \h </w:instrText>
        </w:r>
        <w:r>
          <w:rPr>
            <w:webHidden/>
          </w:rPr>
        </w:r>
        <w:r>
          <w:rPr>
            <w:webHidden/>
          </w:rPr>
          <w:fldChar w:fldCharType="separate"/>
        </w:r>
        <w:r>
          <w:rPr>
            <w:webHidden/>
          </w:rPr>
          <w:t>23</w:t>
        </w:r>
        <w:r>
          <w:rPr>
            <w:webHidden/>
          </w:rPr>
          <w:fldChar w:fldCharType="end"/>
        </w:r>
      </w:hyperlink>
    </w:p>
    <w:p w14:paraId="25D07D5B" w14:textId="319A3302" w:rsidR="00B2496B" w:rsidRDefault="00B2496B">
      <w:pPr>
        <w:pStyle w:val="TOC2"/>
        <w:rPr>
          <w:rFonts w:asciiTheme="minorHAnsi" w:eastAsiaTheme="minorEastAsia" w:hAnsiTheme="minorHAnsi" w:cstheme="minorBidi"/>
          <w:kern w:val="2"/>
          <w:sz w:val="24"/>
          <w:lang w:val="en-IN" w:eastAsia="en-IN"/>
          <w14:ligatures w14:val="standardContextual"/>
        </w:rPr>
      </w:pPr>
      <w:hyperlink w:anchor="_Toc194683667" w:history="1">
        <w:r w:rsidRPr="00EF795B">
          <w:rPr>
            <w:rStyle w:val="Hyperlink"/>
          </w:rPr>
          <w:t>4.4</w:t>
        </w:r>
        <w:r>
          <w:rPr>
            <w:rFonts w:asciiTheme="minorHAnsi" w:eastAsiaTheme="minorEastAsia" w:hAnsiTheme="minorHAnsi" w:cstheme="minorBidi"/>
            <w:kern w:val="2"/>
            <w:sz w:val="24"/>
            <w:lang w:val="en-IN" w:eastAsia="en-IN"/>
            <w14:ligatures w14:val="standardContextual"/>
          </w:rPr>
          <w:tab/>
        </w:r>
        <w:r w:rsidRPr="00EF795B">
          <w:rPr>
            <w:rStyle w:val="Hyperlink"/>
          </w:rPr>
          <w:t>Third</w:t>
        </w:r>
        <w:r w:rsidRPr="00EF795B">
          <w:rPr>
            <w:rStyle w:val="Hyperlink"/>
            <w:spacing w:val="-3"/>
          </w:rPr>
          <w:t xml:space="preserve"> </w:t>
        </w:r>
        <w:r w:rsidRPr="00EF795B">
          <w:rPr>
            <w:rStyle w:val="Hyperlink"/>
          </w:rPr>
          <w:t>Party</w:t>
        </w:r>
        <w:r w:rsidRPr="00EF795B">
          <w:rPr>
            <w:rStyle w:val="Hyperlink"/>
            <w:spacing w:val="-4"/>
          </w:rPr>
          <w:t xml:space="preserve"> </w:t>
        </w:r>
        <w:r w:rsidRPr="00EF795B">
          <w:rPr>
            <w:rStyle w:val="Hyperlink"/>
          </w:rPr>
          <w:t>Support</w:t>
        </w:r>
        <w:r w:rsidRPr="00EF795B">
          <w:rPr>
            <w:rStyle w:val="Hyperlink"/>
            <w:spacing w:val="-2"/>
          </w:rPr>
          <w:t xml:space="preserve"> </w:t>
        </w:r>
        <w:r w:rsidRPr="00EF795B">
          <w:rPr>
            <w:rStyle w:val="Hyperlink"/>
          </w:rPr>
          <w:t>Agreements</w:t>
        </w:r>
        <w:r>
          <w:rPr>
            <w:webHidden/>
          </w:rPr>
          <w:tab/>
        </w:r>
        <w:r>
          <w:rPr>
            <w:webHidden/>
          </w:rPr>
          <w:fldChar w:fldCharType="begin"/>
        </w:r>
        <w:r>
          <w:rPr>
            <w:webHidden/>
          </w:rPr>
          <w:instrText xml:space="preserve"> PAGEREF _Toc194683667 \h </w:instrText>
        </w:r>
        <w:r>
          <w:rPr>
            <w:webHidden/>
          </w:rPr>
        </w:r>
        <w:r>
          <w:rPr>
            <w:webHidden/>
          </w:rPr>
          <w:fldChar w:fldCharType="separate"/>
        </w:r>
        <w:r>
          <w:rPr>
            <w:webHidden/>
          </w:rPr>
          <w:t>24</w:t>
        </w:r>
        <w:r>
          <w:rPr>
            <w:webHidden/>
          </w:rPr>
          <w:fldChar w:fldCharType="end"/>
        </w:r>
      </w:hyperlink>
    </w:p>
    <w:p w14:paraId="4A65DD6E" w14:textId="3DC02B46" w:rsidR="00B2496B" w:rsidRDefault="00B2496B">
      <w:pPr>
        <w:pStyle w:val="TOC1"/>
        <w:rPr>
          <w:rFonts w:asciiTheme="minorHAnsi" w:eastAsiaTheme="minorEastAsia" w:hAnsiTheme="minorHAnsi" w:cstheme="minorBidi"/>
          <w:kern w:val="2"/>
          <w:sz w:val="24"/>
          <w:lang w:val="en-IN" w:eastAsia="en-IN"/>
          <w14:ligatures w14:val="standardContextual"/>
        </w:rPr>
      </w:pPr>
      <w:hyperlink w:anchor="_Toc194683668" w:history="1">
        <w:r w:rsidRPr="00EF795B">
          <w:rPr>
            <w:rStyle w:val="Hyperlink"/>
          </w:rPr>
          <w:t>5</w:t>
        </w:r>
        <w:r>
          <w:rPr>
            <w:rFonts w:asciiTheme="minorHAnsi" w:eastAsiaTheme="minorEastAsia" w:hAnsiTheme="minorHAnsi" w:cstheme="minorBidi"/>
            <w:kern w:val="2"/>
            <w:sz w:val="24"/>
            <w:lang w:val="en-IN" w:eastAsia="en-IN"/>
            <w14:ligatures w14:val="standardContextual"/>
          </w:rPr>
          <w:tab/>
        </w:r>
        <w:r w:rsidRPr="00EF795B">
          <w:rPr>
            <w:rStyle w:val="Hyperlink"/>
          </w:rPr>
          <w:t>Logical</w:t>
        </w:r>
        <w:r w:rsidRPr="00EF795B">
          <w:rPr>
            <w:rStyle w:val="Hyperlink"/>
            <w:spacing w:val="-4"/>
          </w:rPr>
          <w:t xml:space="preserve"> </w:t>
        </w:r>
        <w:r w:rsidRPr="00EF795B">
          <w:rPr>
            <w:rStyle w:val="Hyperlink"/>
          </w:rPr>
          <w:t>Design</w:t>
        </w:r>
        <w:r>
          <w:rPr>
            <w:webHidden/>
          </w:rPr>
          <w:tab/>
        </w:r>
        <w:r>
          <w:rPr>
            <w:webHidden/>
          </w:rPr>
          <w:fldChar w:fldCharType="begin"/>
        </w:r>
        <w:r>
          <w:rPr>
            <w:webHidden/>
          </w:rPr>
          <w:instrText xml:space="preserve"> PAGEREF _Toc194683668 \h </w:instrText>
        </w:r>
        <w:r>
          <w:rPr>
            <w:webHidden/>
          </w:rPr>
        </w:r>
        <w:r>
          <w:rPr>
            <w:webHidden/>
          </w:rPr>
          <w:fldChar w:fldCharType="separate"/>
        </w:r>
        <w:r>
          <w:rPr>
            <w:webHidden/>
          </w:rPr>
          <w:t>25</w:t>
        </w:r>
        <w:r>
          <w:rPr>
            <w:webHidden/>
          </w:rPr>
          <w:fldChar w:fldCharType="end"/>
        </w:r>
      </w:hyperlink>
    </w:p>
    <w:p w14:paraId="40ECA8D7" w14:textId="5AAD89CE" w:rsidR="00B2496B" w:rsidRDefault="00B2496B">
      <w:pPr>
        <w:pStyle w:val="TOC2"/>
        <w:rPr>
          <w:rFonts w:asciiTheme="minorHAnsi" w:eastAsiaTheme="minorEastAsia" w:hAnsiTheme="minorHAnsi" w:cstheme="minorBidi"/>
          <w:kern w:val="2"/>
          <w:sz w:val="24"/>
          <w:lang w:val="en-IN" w:eastAsia="en-IN"/>
          <w14:ligatures w14:val="standardContextual"/>
        </w:rPr>
      </w:pPr>
      <w:hyperlink w:anchor="_Toc194683669" w:history="1">
        <w:r w:rsidRPr="00EF795B">
          <w:rPr>
            <w:rStyle w:val="Hyperlink"/>
          </w:rPr>
          <w:t>5.1</w:t>
        </w:r>
        <w:r>
          <w:rPr>
            <w:rFonts w:asciiTheme="minorHAnsi" w:eastAsiaTheme="minorEastAsia" w:hAnsiTheme="minorHAnsi" w:cstheme="minorBidi"/>
            <w:kern w:val="2"/>
            <w:sz w:val="24"/>
            <w:lang w:val="en-IN" w:eastAsia="en-IN"/>
            <w14:ligatures w14:val="standardContextual"/>
          </w:rPr>
          <w:tab/>
        </w:r>
        <w:r w:rsidRPr="00EF795B">
          <w:rPr>
            <w:rStyle w:val="Hyperlink"/>
          </w:rPr>
          <w:t>Component</w:t>
        </w:r>
        <w:r w:rsidRPr="00EF795B">
          <w:rPr>
            <w:rStyle w:val="Hyperlink"/>
            <w:spacing w:val="-8"/>
          </w:rPr>
          <w:t xml:space="preserve"> </w:t>
        </w:r>
        <w:r w:rsidRPr="00EF795B">
          <w:rPr>
            <w:rStyle w:val="Hyperlink"/>
          </w:rPr>
          <w:t>Descriptions</w:t>
        </w:r>
        <w:r>
          <w:rPr>
            <w:webHidden/>
          </w:rPr>
          <w:tab/>
        </w:r>
        <w:r>
          <w:rPr>
            <w:webHidden/>
          </w:rPr>
          <w:fldChar w:fldCharType="begin"/>
        </w:r>
        <w:r>
          <w:rPr>
            <w:webHidden/>
          </w:rPr>
          <w:instrText xml:space="preserve"> PAGEREF _Toc194683669 \h </w:instrText>
        </w:r>
        <w:r>
          <w:rPr>
            <w:webHidden/>
          </w:rPr>
        </w:r>
        <w:r>
          <w:rPr>
            <w:webHidden/>
          </w:rPr>
          <w:fldChar w:fldCharType="separate"/>
        </w:r>
        <w:r>
          <w:rPr>
            <w:webHidden/>
          </w:rPr>
          <w:t>25</w:t>
        </w:r>
        <w:r>
          <w:rPr>
            <w:webHidden/>
          </w:rPr>
          <w:fldChar w:fldCharType="end"/>
        </w:r>
      </w:hyperlink>
    </w:p>
    <w:p w14:paraId="52161ED0" w14:textId="262A9C81" w:rsidR="00B2496B" w:rsidRDefault="00B2496B">
      <w:pPr>
        <w:pStyle w:val="TOC2"/>
        <w:rPr>
          <w:rFonts w:asciiTheme="minorHAnsi" w:eastAsiaTheme="minorEastAsia" w:hAnsiTheme="minorHAnsi" w:cstheme="minorBidi"/>
          <w:kern w:val="2"/>
          <w:sz w:val="24"/>
          <w:lang w:val="en-IN" w:eastAsia="en-IN"/>
          <w14:ligatures w14:val="standardContextual"/>
        </w:rPr>
      </w:pPr>
      <w:hyperlink w:anchor="_Toc194683670" w:history="1">
        <w:r w:rsidRPr="00EF795B">
          <w:rPr>
            <w:rStyle w:val="Hyperlink"/>
          </w:rPr>
          <w:t>5.2</w:t>
        </w:r>
        <w:r>
          <w:rPr>
            <w:rFonts w:asciiTheme="minorHAnsi" w:eastAsiaTheme="minorEastAsia" w:hAnsiTheme="minorHAnsi" w:cstheme="minorBidi"/>
            <w:kern w:val="2"/>
            <w:sz w:val="24"/>
            <w:lang w:val="en-IN" w:eastAsia="en-IN"/>
            <w14:ligatures w14:val="standardContextual"/>
          </w:rPr>
          <w:tab/>
        </w:r>
        <w:r w:rsidRPr="00EF795B">
          <w:rPr>
            <w:rStyle w:val="Hyperlink"/>
          </w:rPr>
          <w:t>ATF</w:t>
        </w:r>
        <w:r w:rsidRPr="00EF795B">
          <w:rPr>
            <w:rStyle w:val="Hyperlink"/>
            <w:spacing w:val="-4"/>
          </w:rPr>
          <w:t xml:space="preserve"> </w:t>
        </w:r>
        <w:r w:rsidRPr="00EF795B">
          <w:rPr>
            <w:rStyle w:val="Hyperlink"/>
          </w:rPr>
          <w:t>Tooling</w:t>
        </w:r>
        <w:r w:rsidRPr="00EF795B">
          <w:rPr>
            <w:rStyle w:val="Hyperlink"/>
            <w:spacing w:val="-3"/>
          </w:rPr>
          <w:t xml:space="preserve"> </w:t>
        </w:r>
        <w:r w:rsidRPr="00EF795B">
          <w:rPr>
            <w:rStyle w:val="Hyperlink"/>
          </w:rPr>
          <w:t>Integration</w:t>
        </w:r>
        <w:r>
          <w:rPr>
            <w:webHidden/>
          </w:rPr>
          <w:tab/>
        </w:r>
        <w:r>
          <w:rPr>
            <w:webHidden/>
          </w:rPr>
          <w:fldChar w:fldCharType="begin"/>
        </w:r>
        <w:r>
          <w:rPr>
            <w:webHidden/>
          </w:rPr>
          <w:instrText xml:space="preserve"> PAGEREF _Toc194683670 \h </w:instrText>
        </w:r>
        <w:r>
          <w:rPr>
            <w:webHidden/>
          </w:rPr>
        </w:r>
        <w:r>
          <w:rPr>
            <w:webHidden/>
          </w:rPr>
          <w:fldChar w:fldCharType="separate"/>
        </w:r>
        <w:r>
          <w:rPr>
            <w:webHidden/>
          </w:rPr>
          <w:t>25</w:t>
        </w:r>
        <w:r>
          <w:rPr>
            <w:webHidden/>
          </w:rPr>
          <w:fldChar w:fldCharType="end"/>
        </w:r>
      </w:hyperlink>
    </w:p>
    <w:p w14:paraId="35A9022E" w14:textId="47F0B459" w:rsidR="00B2496B" w:rsidRDefault="00B2496B">
      <w:pPr>
        <w:pStyle w:val="TOC2"/>
        <w:rPr>
          <w:rFonts w:asciiTheme="minorHAnsi" w:eastAsiaTheme="minorEastAsia" w:hAnsiTheme="minorHAnsi" w:cstheme="minorBidi"/>
          <w:kern w:val="2"/>
          <w:sz w:val="24"/>
          <w:lang w:val="en-IN" w:eastAsia="en-IN"/>
          <w14:ligatures w14:val="standardContextual"/>
        </w:rPr>
      </w:pPr>
      <w:hyperlink w:anchor="_Toc194683671" w:history="1">
        <w:r w:rsidRPr="00EF795B">
          <w:rPr>
            <w:rStyle w:val="Hyperlink"/>
          </w:rPr>
          <w:t>5.3</w:t>
        </w:r>
        <w:r>
          <w:rPr>
            <w:rFonts w:asciiTheme="minorHAnsi" w:eastAsiaTheme="minorEastAsia" w:hAnsiTheme="minorHAnsi" w:cstheme="minorBidi"/>
            <w:kern w:val="2"/>
            <w:sz w:val="24"/>
            <w:lang w:val="en-IN" w:eastAsia="en-IN"/>
            <w14:ligatures w14:val="standardContextual"/>
          </w:rPr>
          <w:tab/>
        </w:r>
        <w:r w:rsidRPr="00EF795B">
          <w:rPr>
            <w:rStyle w:val="Hyperlink"/>
          </w:rPr>
          <w:t>Anti-Virus/Anti-Malware</w:t>
        </w:r>
        <w:r w:rsidRPr="00EF795B">
          <w:rPr>
            <w:rStyle w:val="Hyperlink"/>
            <w:spacing w:val="-8"/>
          </w:rPr>
          <w:t xml:space="preserve"> </w:t>
        </w:r>
        <w:r w:rsidRPr="00EF795B">
          <w:rPr>
            <w:rStyle w:val="Hyperlink"/>
          </w:rPr>
          <w:t>Services</w:t>
        </w:r>
        <w:r>
          <w:rPr>
            <w:webHidden/>
          </w:rPr>
          <w:tab/>
        </w:r>
        <w:r>
          <w:rPr>
            <w:webHidden/>
          </w:rPr>
          <w:fldChar w:fldCharType="begin"/>
        </w:r>
        <w:r>
          <w:rPr>
            <w:webHidden/>
          </w:rPr>
          <w:instrText xml:space="preserve"> PAGEREF _Toc194683671 \h </w:instrText>
        </w:r>
        <w:r>
          <w:rPr>
            <w:webHidden/>
          </w:rPr>
        </w:r>
        <w:r>
          <w:rPr>
            <w:webHidden/>
          </w:rPr>
          <w:fldChar w:fldCharType="separate"/>
        </w:r>
        <w:r>
          <w:rPr>
            <w:webHidden/>
          </w:rPr>
          <w:t>27</w:t>
        </w:r>
        <w:r>
          <w:rPr>
            <w:webHidden/>
          </w:rPr>
          <w:fldChar w:fldCharType="end"/>
        </w:r>
      </w:hyperlink>
    </w:p>
    <w:p w14:paraId="2FC578C7" w14:textId="31898A8B" w:rsidR="00B2496B" w:rsidRDefault="00B2496B">
      <w:pPr>
        <w:pStyle w:val="TOC2"/>
        <w:rPr>
          <w:rFonts w:asciiTheme="minorHAnsi" w:eastAsiaTheme="minorEastAsia" w:hAnsiTheme="minorHAnsi" w:cstheme="minorBidi"/>
          <w:kern w:val="2"/>
          <w:sz w:val="24"/>
          <w:lang w:val="en-IN" w:eastAsia="en-IN"/>
          <w14:ligatures w14:val="standardContextual"/>
        </w:rPr>
      </w:pPr>
      <w:hyperlink w:anchor="_Toc194683672" w:history="1">
        <w:r w:rsidRPr="00EF795B">
          <w:rPr>
            <w:rStyle w:val="Hyperlink"/>
          </w:rPr>
          <w:t>5.4</w:t>
        </w:r>
        <w:r>
          <w:rPr>
            <w:rFonts w:asciiTheme="minorHAnsi" w:eastAsiaTheme="minorEastAsia" w:hAnsiTheme="minorHAnsi" w:cstheme="minorBidi"/>
            <w:kern w:val="2"/>
            <w:sz w:val="24"/>
            <w:lang w:val="en-IN" w:eastAsia="en-IN"/>
            <w14:ligatures w14:val="standardContextual"/>
          </w:rPr>
          <w:tab/>
        </w:r>
        <w:r w:rsidRPr="00EF795B">
          <w:rPr>
            <w:rStyle w:val="Hyperlink"/>
          </w:rPr>
          <w:t>Data</w:t>
        </w:r>
        <w:r w:rsidRPr="00EF795B">
          <w:rPr>
            <w:rStyle w:val="Hyperlink"/>
            <w:spacing w:val="-6"/>
          </w:rPr>
          <w:t xml:space="preserve"> </w:t>
        </w:r>
        <w:r w:rsidRPr="00EF795B">
          <w:rPr>
            <w:rStyle w:val="Hyperlink"/>
          </w:rPr>
          <w:t>protection</w:t>
        </w:r>
        <w:r w:rsidRPr="00EF795B">
          <w:rPr>
            <w:rStyle w:val="Hyperlink"/>
            <w:spacing w:val="-7"/>
          </w:rPr>
          <w:t xml:space="preserve"> </w:t>
        </w:r>
        <w:r w:rsidRPr="00EF795B">
          <w:rPr>
            <w:rStyle w:val="Hyperlink"/>
          </w:rPr>
          <w:t>requirements</w:t>
        </w:r>
        <w:r>
          <w:rPr>
            <w:webHidden/>
          </w:rPr>
          <w:tab/>
        </w:r>
        <w:r>
          <w:rPr>
            <w:webHidden/>
          </w:rPr>
          <w:fldChar w:fldCharType="begin"/>
        </w:r>
        <w:r>
          <w:rPr>
            <w:webHidden/>
          </w:rPr>
          <w:instrText xml:space="preserve"> PAGEREF _Toc194683672 \h </w:instrText>
        </w:r>
        <w:r>
          <w:rPr>
            <w:webHidden/>
          </w:rPr>
        </w:r>
        <w:r>
          <w:rPr>
            <w:webHidden/>
          </w:rPr>
          <w:fldChar w:fldCharType="separate"/>
        </w:r>
        <w:r>
          <w:rPr>
            <w:webHidden/>
          </w:rPr>
          <w:t>27</w:t>
        </w:r>
        <w:r>
          <w:rPr>
            <w:webHidden/>
          </w:rPr>
          <w:fldChar w:fldCharType="end"/>
        </w:r>
      </w:hyperlink>
    </w:p>
    <w:p w14:paraId="45B72A82" w14:textId="5CB9D06A" w:rsidR="00B2496B" w:rsidRDefault="00B2496B">
      <w:pPr>
        <w:pStyle w:val="TOC2"/>
        <w:rPr>
          <w:rFonts w:asciiTheme="minorHAnsi" w:eastAsiaTheme="minorEastAsia" w:hAnsiTheme="minorHAnsi" w:cstheme="minorBidi"/>
          <w:kern w:val="2"/>
          <w:sz w:val="24"/>
          <w:lang w:val="en-IN" w:eastAsia="en-IN"/>
          <w14:ligatures w14:val="standardContextual"/>
        </w:rPr>
      </w:pPr>
      <w:hyperlink w:anchor="_Toc194683673" w:history="1">
        <w:r w:rsidRPr="00EF795B">
          <w:rPr>
            <w:rStyle w:val="Hyperlink"/>
          </w:rPr>
          <w:t>5.5</w:t>
        </w:r>
        <w:r>
          <w:rPr>
            <w:rFonts w:asciiTheme="minorHAnsi" w:eastAsiaTheme="minorEastAsia" w:hAnsiTheme="minorHAnsi" w:cstheme="minorBidi"/>
            <w:kern w:val="2"/>
            <w:sz w:val="24"/>
            <w:lang w:val="en-IN" w:eastAsia="en-IN"/>
            <w14:ligatures w14:val="standardContextual"/>
          </w:rPr>
          <w:tab/>
        </w:r>
        <w:r w:rsidRPr="00EF795B">
          <w:rPr>
            <w:rStyle w:val="Hyperlink"/>
          </w:rPr>
          <w:t>High</w:t>
        </w:r>
        <w:r w:rsidRPr="00EF795B">
          <w:rPr>
            <w:rStyle w:val="Hyperlink"/>
            <w:spacing w:val="-5"/>
          </w:rPr>
          <w:t xml:space="preserve"> </w:t>
        </w:r>
        <w:r w:rsidRPr="00EF795B">
          <w:rPr>
            <w:rStyle w:val="Hyperlink"/>
          </w:rPr>
          <w:t>Availability</w:t>
        </w:r>
        <w:r w:rsidRPr="00EF795B">
          <w:rPr>
            <w:rStyle w:val="Hyperlink"/>
            <w:spacing w:val="-3"/>
          </w:rPr>
          <w:t xml:space="preserve"> </w:t>
        </w:r>
        <w:r w:rsidRPr="00EF795B">
          <w:rPr>
            <w:rStyle w:val="Hyperlink"/>
          </w:rPr>
          <w:t>/</w:t>
        </w:r>
        <w:r w:rsidRPr="00EF795B">
          <w:rPr>
            <w:rStyle w:val="Hyperlink"/>
            <w:spacing w:val="-4"/>
          </w:rPr>
          <w:t xml:space="preserve"> </w:t>
        </w:r>
        <w:r w:rsidRPr="00EF795B">
          <w:rPr>
            <w:rStyle w:val="Hyperlink"/>
          </w:rPr>
          <w:t>Disaster</w:t>
        </w:r>
        <w:r w:rsidRPr="00EF795B">
          <w:rPr>
            <w:rStyle w:val="Hyperlink"/>
            <w:spacing w:val="-3"/>
          </w:rPr>
          <w:t xml:space="preserve"> </w:t>
        </w:r>
        <w:r w:rsidRPr="00EF795B">
          <w:rPr>
            <w:rStyle w:val="Hyperlink"/>
          </w:rPr>
          <w:t>Recovery</w:t>
        </w:r>
        <w:r>
          <w:rPr>
            <w:webHidden/>
          </w:rPr>
          <w:tab/>
        </w:r>
        <w:r>
          <w:rPr>
            <w:webHidden/>
          </w:rPr>
          <w:fldChar w:fldCharType="begin"/>
        </w:r>
        <w:r>
          <w:rPr>
            <w:webHidden/>
          </w:rPr>
          <w:instrText xml:space="preserve"> PAGEREF _Toc194683673 \h </w:instrText>
        </w:r>
        <w:r>
          <w:rPr>
            <w:webHidden/>
          </w:rPr>
        </w:r>
        <w:r>
          <w:rPr>
            <w:webHidden/>
          </w:rPr>
          <w:fldChar w:fldCharType="separate"/>
        </w:r>
        <w:r>
          <w:rPr>
            <w:webHidden/>
          </w:rPr>
          <w:t>27</w:t>
        </w:r>
        <w:r>
          <w:rPr>
            <w:webHidden/>
          </w:rPr>
          <w:fldChar w:fldCharType="end"/>
        </w:r>
      </w:hyperlink>
    </w:p>
    <w:p w14:paraId="1EE68A41" w14:textId="79BD10CA" w:rsidR="00B2496B" w:rsidRDefault="00B2496B">
      <w:pPr>
        <w:pStyle w:val="TOC2"/>
        <w:rPr>
          <w:rFonts w:asciiTheme="minorHAnsi" w:eastAsiaTheme="minorEastAsia" w:hAnsiTheme="minorHAnsi" w:cstheme="minorBidi"/>
          <w:kern w:val="2"/>
          <w:sz w:val="24"/>
          <w:lang w:val="en-IN" w:eastAsia="en-IN"/>
          <w14:ligatures w14:val="standardContextual"/>
        </w:rPr>
      </w:pPr>
      <w:hyperlink w:anchor="_Toc194683674" w:history="1">
        <w:r w:rsidRPr="00EF795B">
          <w:rPr>
            <w:rStyle w:val="Hyperlink"/>
          </w:rPr>
          <w:t>5.6</w:t>
        </w:r>
        <w:r>
          <w:rPr>
            <w:rFonts w:asciiTheme="minorHAnsi" w:eastAsiaTheme="minorEastAsia" w:hAnsiTheme="minorHAnsi" w:cstheme="minorBidi"/>
            <w:kern w:val="2"/>
            <w:sz w:val="24"/>
            <w:lang w:val="en-IN" w:eastAsia="en-IN"/>
            <w14:ligatures w14:val="standardContextual"/>
          </w:rPr>
          <w:tab/>
        </w:r>
        <w:r w:rsidRPr="00EF795B">
          <w:rPr>
            <w:rStyle w:val="Hyperlink"/>
          </w:rPr>
          <w:t>Scalability</w:t>
        </w:r>
        <w:r>
          <w:rPr>
            <w:webHidden/>
          </w:rPr>
          <w:tab/>
        </w:r>
        <w:r>
          <w:rPr>
            <w:webHidden/>
          </w:rPr>
          <w:fldChar w:fldCharType="begin"/>
        </w:r>
        <w:r>
          <w:rPr>
            <w:webHidden/>
          </w:rPr>
          <w:instrText xml:space="preserve"> PAGEREF _Toc194683674 \h </w:instrText>
        </w:r>
        <w:r>
          <w:rPr>
            <w:webHidden/>
          </w:rPr>
        </w:r>
        <w:r>
          <w:rPr>
            <w:webHidden/>
          </w:rPr>
          <w:fldChar w:fldCharType="separate"/>
        </w:r>
        <w:r>
          <w:rPr>
            <w:webHidden/>
          </w:rPr>
          <w:t>28</w:t>
        </w:r>
        <w:r>
          <w:rPr>
            <w:webHidden/>
          </w:rPr>
          <w:fldChar w:fldCharType="end"/>
        </w:r>
      </w:hyperlink>
    </w:p>
    <w:p w14:paraId="0D52AEF7" w14:textId="29D3A17F" w:rsidR="00B2496B" w:rsidRDefault="00B2496B">
      <w:pPr>
        <w:pStyle w:val="TOC2"/>
        <w:rPr>
          <w:rFonts w:asciiTheme="minorHAnsi" w:eastAsiaTheme="minorEastAsia" w:hAnsiTheme="minorHAnsi" w:cstheme="minorBidi"/>
          <w:kern w:val="2"/>
          <w:sz w:val="24"/>
          <w:lang w:val="en-IN" w:eastAsia="en-IN"/>
          <w14:ligatures w14:val="standardContextual"/>
        </w:rPr>
      </w:pPr>
      <w:hyperlink w:anchor="_Toc194683675" w:history="1">
        <w:r w:rsidRPr="00EF795B">
          <w:rPr>
            <w:rStyle w:val="Hyperlink"/>
          </w:rPr>
          <w:t>5.7</w:t>
        </w:r>
        <w:r>
          <w:rPr>
            <w:rFonts w:asciiTheme="minorHAnsi" w:eastAsiaTheme="minorEastAsia" w:hAnsiTheme="minorHAnsi" w:cstheme="minorBidi"/>
            <w:kern w:val="2"/>
            <w:sz w:val="24"/>
            <w:lang w:val="en-IN" w:eastAsia="en-IN"/>
            <w14:ligatures w14:val="standardContextual"/>
          </w:rPr>
          <w:tab/>
        </w:r>
        <w:r w:rsidRPr="00EF795B">
          <w:rPr>
            <w:rStyle w:val="Hyperlink"/>
          </w:rPr>
          <w:t>Operating</w:t>
        </w:r>
        <w:r w:rsidRPr="00EF795B">
          <w:rPr>
            <w:rStyle w:val="Hyperlink"/>
            <w:spacing w:val="-6"/>
          </w:rPr>
          <w:t xml:space="preserve"> </w:t>
        </w:r>
        <w:r w:rsidRPr="00EF795B">
          <w:rPr>
            <w:rStyle w:val="Hyperlink"/>
          </w:rPr>
          <w:t>Model</w:t>
        </w:r>
        <w:r>
          <w:rPr>
            <w:webHidden/>
          </w:rPr>
          <w:tab/>
        </w:r>
        <w:r>
          <w:rPr>
            <w:webHidden/>
          </w:rPr>
          <w:fldChar w:fldCharType="begin"/>
        </w:r>
        <w:r>
          <w:rPr>
            <w:webHidden/>
          </w:rPr>
          <w:instrText xml:space="preserve"> PAGEREF _Toc194683675 \h </w:instrText>
        </w:r>
        <w:r>
          <w:rPr>
            <w:webHidden/>
          </w:rPr>
        </w:r>
        <w:r>
          <w:rPr>
            <w:webHidden/>
          </w:rPr>
          <w:fldChar w:fldCharType="separate"/>
        </w:r>
        <w:r>
          <w:rPr>
            <w:webHidden/>
          </w:rPr>
          <w:t>28</w:t>
        </w:r>
        <w:r>
          <w:rPr>
            <w:webHidden/>
          </w:rPr>
          <w:fldChar w:fldCharType="end"/>
        </w:r>
      </w:hyperlink>
    </w:p>
    <w:p w14:paraId="380EFAEB" w14:textId="6C36E475" w:rsidR="00B2496B" w:rsidRDefault="00B2496B">
      <w:pPr>
        <w:pStyle w:val="TOC2"/>
        <w:rPr>
          <w:rFonts w:asciiTheme="minorHAnsi" w:eastAsiaTheme="minorEastAsia" w:hAnsiTheme="minorHAnsi" w:cstheme="minorBidi"/>
          <w:kern w:val="2"/>
          <w:sz w:val="24"/>
          <w:lang w:val="en-IN" w:eastAsia="en-IN"/>
          <w14:ligatures w14:val="standardContextual"/>
        </w:rPr>
      </w:pPr>
      <w:hyperlink w:anchor="_Toc194683676" w:history="1">
        <w:r w:rsidRPr="00EF795B">
          <w:rPr>
            <w:rStyle w:val="Hyperlink"/>
          </w:rPr>
          <w:t>5.8</w:t>
        </w:r>
        <w:r>
          <w:rPr>
            <w:rFonts w:asciiTheme="minorHAnsi" w:eastAsiaTheme="minorEastAsia" w:hAnsiTheme="minorHAnsi" w:cstheme="minorBidi"/>
            <w:kern w:val="2"/>
            <w:sz w:val="24"/>
            <w:lang w:val="en-IN" w:eastAsia="en-IN"/>
            <w14:ligatures w14:val="standardContextual"/>
          </w:rPr>
          <w:tab/>
        </w:r>
        <w:r w:rsidRPr="00EF795B">
          <w:rPr>
            <w:rStyle w:val="Hyperlink"/>
          </w:rPr>
          <w:t>Licensing</w:t>
        </w:r>
        <w:r>
          <w:rPr>
            <w:webHidden/>
          </w:rPr>
          <w:tab/>
        </w:r>
        <w:r>
          <w:rPr>
            <w:webHidden/>
          </w:rPr>
          <w:fldChar w:fldCharType="begin"/>
        </w:r>
        <w:r>
          <w:rPr>
            <w:webHidden/>
          </w:rPr>
          <w:instrText xml:space="preserve"> PAGEREF _Toc194683676 \h </w:instrText>
        </w:r>
        <w:r>
          <w:rPr>
            <w:webHidden/>
          </w:rPr>
        </w:r>
        <w:r>
          <w:rPr>
            <w:webHidden/>
          </w:rPr>
          <w:fldChar w:fldCharType="separate"/>
        </w:r>
        <w:r>
          <w:rPr>
            <w:webHidden/>
          </w:rPr>
          <w:t>29</w:t>
        </w:r>
        <w:r>
          <w:rPr>
            <w:webHidden/>
          </w:rPr>
          <w:fldChar w:fldCharType="end"/>
        </w:r>
      </w:hyperlink>
    </w:p>
    <w:p w14:paraId="31BCE443" w14:textId="250AFB80" w:rsidR="00B2496B" w:rsidRDefault="00B2496B">
      <w:pPr>
        <w:pStyle w:val="TOC2"/>
        <w:rPr>
          <w:rFonts w:asciiTheme="minorHAnsi" w:eastAsiaTheme="minorEastAsia" w:hAnsiTheme="minorHAnsi" w:cstheme="minorBidi"/>
          <w:kern w:val="2"/>
          <w:sz w:val="24"/>
          <w:lang w:val="en-IN" w:eastAsia="en-IN"/>
          <w14:ligatures w14:val="standardContextual"/>
        </w:rPr>
      </w:pPr>
      <w:hyperlink w:anchor="_Toc194683677" w:history="1">
        <w:r w:rsidRPr="00EF795B">
          <w:rPr>
            <w:rStyle w:val="Hyperlink"/>
          </w:rPr>
          <w:t>5.9</w:t>
        </w:r>
        <w:r>
          <w:rPr>
            <w:rFonts w:asciiTheme="minorHAnsi" w:eastAsiaTheme="minorEastAsia" w:hAnsiTheme="minorHAnsi" w:cstheme="minorBidi"/>
            <w:kern w:val="2"/>
            <w:sz w:val="24"/>
            <w:lang w:val="en-IN" w:eastAsia="en-IN"/>
            <w14:ligatures w14:val="standardContextual"/>
          </w:rPr>
          <w:tab/>
        </w:r>
        <w:r w:rsidRPr="00EF795B">
          <w:rPr>
            <w:rStyle w:val="Hyperlink"/>
          </w:rPr>
          <w:t>Server</w:t>
        </w:r>
        <w:r w:rsidRPr="00EF795B">
          <w:rPr>
            <w:rStyle w:val="Hyperlink"/>
            <w:spacing w:val="-6"/>
          </w:rPr>
          <w:t xml:space="preserve"> </w:t>
        </w:r>
        <w:r w:rsidRPr="00EF795B">
          <w:rPr>
            <w:rStyle w:val="Hyperlink"/>
          </w:rPr>
          <w:t>Patching</w:t>
        </w:r>
        <w:r>
          <w:rPr>
            <w:webHidden/>
          </w:rPr>
          <w:tab/>
        </w:r>
        <w:r>
          <w:rPr>
            <w:webHidden/>
          </w:rPr>
          <w:fldChar w:fldCharType="begin"/>
        </w:r>
        <w:r>
          <w:rPr>
            <w:webHidden/>
          </w:rPr>
          <w:instrText xml:space="preserve"> PAGEREF _Toc194683677 \h </w:instrText>
        </w:r>
        <w:r>
          <w:rPr>
            <w:webHidden/>
          </w:rPr>
        </w:r>
        <w:r>
          <w:rPr>
            <w:webHidden/>
          </w:rPr>
          <w:fldChar w:fldCharType="separate"/>
        </w:r>
        <w:r>
          <w:rPr>
            <w:webHidden/>
          </w:rPr>
          <w:t>30</w:t>
        </w:r>
        <w:r>
          <w:rPr>
            <w:webHidden/>
          </w:rPr>
          <w:fldChar w:fldCharType="end"/>
        </w:r>
      </w:hyperlink>
    </w:p>
    <w:p w14:paraId="368D9E7B" w14:textId="48E6F7B6" w:rsidR="00B2496B" w:rsidRDefault="00B2496B">
      <w:pPr>
        <w:pStyle w:val="TOC2"/>
        <w:rPr>
          <w:rFonts w:asciiTheme="minorHAnsi" w:eastAsiaTheme="minorEastAsia" w:hAnsiTheme="minorHAnsi" w:cstheme="minorBidi"/>
          <w:kern w:val="2"/>
          <w:sz w:val="24"/>
          <w:lang w:val="en-IN" w:eastAsia="en-IN"/>
          <w14:ligatures w14:val="standardContextual"/>
        </w:rPr>
      </w:pPr>
      <w:hyperlink w:anchor="_Toc194683678" w:history="1">
        <w:r w:rsidRPr="00EF795B">
          <w:rPr>
            <w:rStyle w:val="Hyperlink"/>
          </w:rPr>
          <w:t>5.10</w:t>
        </w:r>
        <w:r>
          <w:rPr>
            <w:rFonts w:asciiTheme="minorHAnsi" w:eastAsiaTheme="minorEastAsia" w:hAnsiTheme="minorHAnsi" w:cstheme="minorBidi"/>
            <w:kern w:val="2"/>
            <w:sz w:val="24"/>
            <w:lang w:val="en-IN" w:eastAsia="en-IN"/>
            <w14:ligatures w14:val="standardContextual"/>
          </w:rPr>
          <w:tab/>
        </w:r>
        <w:r w:rsidRPr="00EF795B">
          <w:rPr>
            <w:rStyle w:val="Hyperlink"/>
          </w:rPr>
          <w:t>Management</w:t>
        </w:r>
        <w:r w:rsidRPr="00EF795B">
          <w:rPr>
            <w:rStyle w:val="Hyperlink"/>
            <w:spacing w:val="-5"/>
          </w:rPr>
          <w:t xml:space="preserve"> </w:t>
        </w:r>
        <w:r w:rsidRPr="00EF795B">
          <w:rPr>
            <w:rStyle w:val="Hyperlink"/>
          </w:rPr>
          <w:t>Reporting</w:t>
        </w:r>
        <w:r>
          <w:rPr>
            <w:webHidden/>
          </w:rPr>
          <w:tab/>
        </w:r>
        <w:r>
          <w:rPr>
            <w:webHidden/>
          </w:rPr>
          <w:fldChar w:fldCharType="begin"/>
        </w:r>
        <w:r>
          <w:rPr>
            <w:webHidden/>
          </w:rPr>
          <w:instrText xml:space="preserve"> PAGEREF _Toc194683678 \h </w:instrText>
        </w:r>
        <w:r>
          <w:rPr>
            <w:webHidden/>
          </w:rPr>
        </w:r>
        <w:r>
          <w:rPr>
            <w:webHidden/>
          </w:rPr>
          <w:fldChar w:fldCharType="separate"/>
        </w:r>
        <w:r>
          <w:rPr>
            <w:webHidden/>
          </w:rPr>
          <w:t>30</w:t>
        </w:r>
        <w:r>
          <w:rPr>
            <w:webHidden/>
          </w:rPr>
          <w:fldChar w:fldCharType="end"/>
        </w:r>
      </w:hyperlink>
    </w:p>
    <w:p w14:paraId="72059ABD" w14:textId="241FB1D9" w:rsidR="00B2496B" w:rsidRDefault="00B2496B">
      <w:pPr>
        <w:pStyle w:val="TOC2"/>
        <w:rPr>
          <w:rFonts w:asciiTheme="minorHAnsi" w:eastAsiaTheme="minorEastAsia" w:hAnsiTheme="minorHAnsi" w:cstheme="minorBidi"/>
          <w:kern w:val="2"/>
          <w:sz w:val="24"/>
          <w:lang w:val="en-IN" w:eastAsia="en-IN"/>
          <w14:ligatures w14:val="standardContextual"/>
        </w:rPr>
      </w:pPr>
      <w:hyperlink w:anchor="_Toc194683679" w:history="1">
        <w:r w:rsidRPr="00EF795B">
          <w:rPr>
            <w:rStyle w:val="Hyperlink"/>
          </w:rPr>
          <w:t>5.11</w:t>
        </w:r>
        <w:r>
          <w:rPr>
            <w:rFonts w:asciiTheme="minorHAnsi" w:eastAsiaTheme="minorEastAsia" w:hAnsiTheme="minorHAnsi" w:cstheme="minorBidi"/>
            <w:kern w:val="2"/>
            <w:sz w:val="24"/>
            <w:lang w:val="en-IN" w:eastAsia="en-IN"/>
            <w14:ligatures w14:val="standardContextual"/>
          </w:rPr>
          <w:tab/>
        </w:r>
        <w:r w:rsidRPr="00EF795B">
          <w:rPr>
            <w:rStyle w:val="Hyperlink"/>
          </w:rPr>
          <w:t>Remote</w:t>
        </w:r>
        <w:r w:rsidRPr="00EF795B">
          <w:rPr>
            <w:rStyle w:val="Hyperlink"/>
            <w:spacing w:val="-6"/>
          </w:rPr>
          <w:t xml:space="preserve"> </w:t>
        </w:r>
        <w:r w:rsidRPr="00EF795B">
          <w:rPr>
            <w:rStyle w:val="Hyperlink"/>
          </w:rPr>
          <w:t>Access</w:t>
        </w:r>
        <w:r>
          <w:rPr>
            <w:webHidden/>
          </w:rPr>
          <w:tab/>
        </w:r>
        <w:r>
          <w:rPr>
            <w:webHidden/>
          </w:rPr>
          <w:fldChar w:fldCharType="begin"/>
        </w:r>
        <w:r>
          <w:rPr>
            <w:webHidden/>
          </w:rPr>
          <w:instrText xml:space="preserve"> PAGEREF _Toc194683679 \h </w:instrText>
        </w:r>
        <w:r>
          <w:rPr>
            <w:webHidden/>
          </w:rPr>
        </w:r>
        <w:r>
          <w:rPr>
            <w:webHidden/>
          </w:rPr>
          <w:fldChar w:fldCharType="separate"/>
        </w:r>
        <w:r>
          <w:rPr>
            <w:webHidden/>
          </w:rPr>
          <w:t>30</w:t>
        </w:r>
        <w:r>
          <w:rPr>
            <w:webHidden/>
          </w:rPr>
          <w:fldChar w:fldCharType="end"/>
        </w:r>
      </w:hyperlink>
    </w:p>
    <w:p w14:paraId="5C0E3E7E" w14:textId="2B8EF60F" w:rsidR="00B2496B" w:rsidRDefault="00B2496B">
      <w:pPr>
        <w:pStyle w:val="TOC2"/>
        <w:rPr>
          <w:rFonts w:asciiTheme="minorHAnsi" w:eastAsiaTheme="minorEastAsia" w:hAnsiTheme="minorHAnsi" w:cstheme="minorBidi"/>
          <w:kern w:val="2"/>
          <w:sz w:val="24"/>
          <w:lang w:val="en-IN" w:eastAsia="en-IN"/>
          <w14:ligatures w14:val="standardContextual"/>
        </w:rPr>
      </w:pPr>
      <w:hyperlink w:anchor="_Toc194683680" w:history="1">
        <w:r w:rsidRPr="00EF795B">
          <w:rPr>
            <w:rStyle w:val="Hyperlink"/>
          </w:rPr>
          <w:t>5.12</w:t>
        </w:r>
        <w:r>
          <w:rPr>
            <w:rFonts w:asciiTheme="minorHAnsi" w:eastAsiaTheme="minorEastAsia" w:hAnsiTheme="minorHAnsi" w:cstheme="minorBidi"/>
            <w:kern w:val="2"/>
            <w:sz w:val="24"/>
            <w:lang w:val="en-IN" w:eastAsia="en-IN"/>
            <w14:ligatures w14:val="standardContextual"/>
          </w:rPr>
          <w:tab/>
        </w:r>
        <w:r w:rsidRPr="00EF795B">
          <w:rPr>
            <w:rStyle w:val="Hyperlink"/>
          </w:rPr>
          <w:t>Backup</w:t>
        </w:r>
        <w:r w:rsidRPr="00EF795B">
          <w:rPr>
            <w:rStyle w:val="Hyperlink"/>
            <w:spacing w:val="-2"/>
          </w:rPr>
          <w:t xml:space="preserve"> </w:t>
        </w:r>
        <w:r w:rsidRPr="00EF795B">
          <w:rPr>
            <w:rStyle w:val="Hyperlink"/>
          </w:rPr>
          <w:t>and</w:t>
        </w:r>
        <w:r w:rsidRPr="00EF795B">
          <w:rPr>
            <w:rStyle w:val="Hyperlink"/>
            <w:spacing w:val="-1"/>
          </w:rPr>
          <w:t xml:space="preserve"> </w:t>
        </w:r>
        <w:r w:rsidRPr="00EF795B">
          <w:rPr>
            <w:rStyle w:val="Hyperlink"/>
          </w:rPr>
          <w:t>Recovery</w:t>
        </w:r>
        <w:r>
          <w:rPr>
            <w:webHidden/>
          </w:rPr>
          <w:tab/>
        </w:r>
        <w:r>
          <w:rPr>
            <w:webHidden/>
          </w:rPr>
          <w:fldChar w:fldCharType="begin"/>
        </w:r>
        <w:r>
          <w:rPr>
            <w:webHidden/>
          </w:rPr>
          <w:instrText xml:space="preserve"> PAGEREF _Toc194683680 \h </w:instrText>
        </w:r>
        <w:r>
          <w:rPr>
            <w:webHidden/>
          </w:rPr>
        </w:r>
        <w:r>
          <w:rPr>
            <w:webHidden/>
          </w:rPr>
          <w:fldChar w:fldCharType="separate"/>
        </w:r>
        <w:r>
          <w:rPr>
            <w:webHidden/>
          </w:rPr>
          <w:t>30</w:t>
        </w:r>
        <w:r>
          <w:rPr>
            <w:webHidden/>
          </w:rPr>
          <w:fldChar w:fldCharType="end"/>
        </w:r>
      </w:hyperlink>
    </w:p>
    <w:p w14:paraId="29804F1A" w14:textId="1F783196" w:rsidR="00B2496B" w:rsidRDefault="00B2496B">
      <w:pPr>
        <w:pStyle w:val="TOC2"/>
        <w:rPr>
          <w:rFonts w:asciiTheme="minorHAnsi" w:eastAsiaTheme="minorEastAsia" w:hAnsiTheme="minorHAnsi" w:cstheme="minorBidi"/>
          <w:kern w:val="2"/>
          <w:sz w:val="24"/>
          <w:lang w:val="en-IN" w:eastAsia="en-IN"/>
          <w14:ligatures w14:val="standardContextual"/>
        </w:rPr>
      </w:pPr>
      <w:hyperlink w:anchor="_Toc194683681" w:history="1">
        <w:r w:rsidRPr="00EF795B">
          <w:rPr>
            <w:rStyle w:val="Hyperlink"/>
          </w:rPr>
          <w:t>5.13</w:t>
        </w:r>
        <w:r>
          <w:rPr>
            <w:rFonts w:asciiTheme="minorHAnsi" w:eastAsiaTheme="minorEastAsia" w:hAnsiTheme="minorHAnsi" w:cstheme="minorBidi"/>
            <w:kern w:val="2"/>
            <w:sz w:val="24"/>
            <w:lang w:val="en-IN" w:eastAsia="en-IN"/>
            <w14:ligatures w14:val="standardContextual"/>
          </w:rPr>
          <w:tab/>
        </w:r>
        <w:r w:rsidRPr="00EF795B">
          <w:rPr>
            <w:rStyle w:val="Hyperlink"/>
          </w:rPr>
          <w:t>Network</w:t>
        </w:r>
        <w:r w:rsidRPr="00EF795B">
          <w:rPr>
            <w:rStyle w:val="Hyperlink"/>
            <w:spacing w:val="-4"/>
          </w:rPr>
          <w:t xml:space="preserve"> </w:t>
        </w:r>
        <w:r w:rsidRPr="00EF795B">
          <w:rPr>
            <w:rStyle w:val="Hyperlink"/>
          </w:rPr>
          <w:t>Connectivity</w:t>
        </w:r>
        <w:r>
          <w:rPr>
            <w:webHidden/>
          </w:rPr>
          <w:tab/>
        </w:r>
        <w:r>
          <w:rPr>
            <w:webHidden/>
          </w:rPr>
          <w:fldChar w:fldCharType="begin"/>
        </w:r>
        <w:r>
          <w:rPr>
            <w:webHidden/>
          </w:rPr>
          <w:instrText xml:space="preserve"> PAGEREF _Toc194683681 \h </w:instrText>
        </w:r>
        <w:r>
          <w:rPr>
            <w:webHidden/>
          </w:rPr>
        </w:r>
        <w:r>
          <w:rPr>
            <w:webHidden/>
          </w:rPr>
          <w:fldChar w:fldCharType="separate"/>
        </w:r>
        <w:r>
          <w:rPr>
            <w:webHidden/>
          </w:rPr>
          <w:t>31</w:t>
        </w:r>
        <w:r>
          <w:rPr>
            <w:webHidden/>
          </w:rPr>
          <w:fldChar w:fldCharType="end"/>
        </w:r>
      </w:hyperlink>
    </w:p>
    <w:p w14:paraId="3A675E6E" w14:textId="5CDC1C99" w:rsidR="00B2496B" w:rsidRDefault="00B2496B">
      <w:pPr>
        <w:pStyle w:val="TOC2"/>
        <w:rPr>
          <w:rFonts w:asciiTheme="minorHAnsi" w:eastAsiaTheme="minorEastAsia" w:hAnsiTheme="minorHAnsi" w:cstheme="minorBidi"/>
          <w:kern w:val="2"/>
          <w:sz w:val="24"/>
          <w:lang w:val="en-IN" w:eastAsia="en-IN"/>
          <w14:ligatures w14:val="standardContextual"/>
        </w:rPr>
      </w:pPr>
      <w:hyperlink w:anchor="_Toc194683682" w:history="1">
        <w:r w:rsidRPr="00EF795B">
          <w:rPr>
            <w:rStyle w:val="Hyperlink"/>
          </w:rPr>
          <w:t>5.14</w:t>
        </w:r>
        <w:r>
          <w:rPr>
            <w:rFonts w:asciiTheme="minorHAnsi" w:eastAsiaTheme="minorEastAsia" w:hAnsiTheme="minorHAnsi" w:cstheme="minorBidi"/>
            <w:kern w:val="2"/>
            <w:sz w:val="24"/>
            <w:lang w:val="en-IN" w:eastAsia="en-IN"/>
            <w14:ligatures w14:val="standardContextual"/>
          </w:rPr>
          <w:tab/>
        </w:r>
        <w:r w:rsidRPr="00EF795B">
          <w:rPr>
            <w:rStyle w:val="Hyperlink"/>
          </w:rPr>
          <w:t>Storage</w:t>
        </w:r>
        <w:r>
          <w:rPr>
            <w:webHidden/>
          </w:rPr>
          <w:tab/>
        </w:r>
        <w:r>
          <w:rPr>
            <w:webHidden/>
          </w:rPr>
          <w:fldChar w:fldCharType="begin"/>
        </w:r>
        <w:r>
          <w:rPr>
            <w:webHidden/>
          </w:rPr>
          <w:instrText xml:space="preserve"> PAGEREF _Toc194683682 \h </w:instrText>
        </w:r>
        <w:r>
          <w:rPr>
            <w:webHidden/>
          </w:rPr>
        </w:r>
        <w:r>
          <w:rPr>
            <w:webHidden/>
          </w:rPr>
          <w:fldChar w:fldCharType="separate"/>
        </w:r>
        <w:r>
          <w:rPr>
            <w:webHidden/>
          </w:rPr>
          <w:t>31</w:t>
        </w:r>
        <w:r>
          <w:rPr>
            <w:webHidden/>
          </w:rPr>
          <w:fldChar w:fldCharType="end"/>
        </w:r>
      </w:hyperlink>
    </w:p>
    <w:p w14:paraId="2A9E6E77" w14:textId="057E9AA4" w:rsidR="00B2496B" w:rsidRDefault="00B2496B">
      <w:pPr>
        <w:pStyle w:val="TOC1"/>
        <w:rPr>
          <w:rFonts w:asciiTheme="minorHAnsi" w:eastAsiaTheme="minorEastAsia" w:hAnsiTheme="minorHAnsi" w:cstheme="minorBidi"/>
          <w:kern w:val="2"/>
          <w:sz w:val="24"/>
          <w:lang w:val="en-IN" w:eastAsia="en-IN"/>
          <w14:ligatures w14:val="standardContextual"/>
        </w:rPr>
      </w:pPr>
      <w:hyperlink w:anchor="_Toc194683683" w:history="1">
        <w:r w:rsidRPr="00EF795B">
          <w:rPr>
            <w:rStyle w:val="Hyperlink"/>
          </w:rPr>
          <w:t>6</w:t>
        </w:r>
        <w:r>
          <w:rPr>
            <w:rFonts w:asciiTheme="minorHAnsi" w:eastAsiaTheme="minorEastAsia" w:hAnsiTheme="minorHAnsi" w:cstheme="minorBidi"/>
            <w:kern w:val="2"/>
            <w:sz w:val="24"/>
            <w:lang w:val="en-IN" w:eastAsia="en-IN"/>
            <w14:ligatures w14:val="standardContextual"/>
          </w:rPr>
          <w:tab/>
        </w:r>
        <w:r w:rsidRPr="00EF795B">
          <w:rPr>
            <w:rStyle w:val="Hyperlink"/>
          </w:rPr>
          <w:t>Migration</w:t>
        </w:r>
        <w:r w:rsidRPr="00EF795B">
          <w:rPr>
            <w:rStyle w:val="Hyperlink"/>
            <w:spacing w:val="-2"/>
          </w:rPr>
          <w:t xml:space="preserve"> </w:t>
        </w:r>
        <w:r w:rsidRPr="00EF795B">
          <w:rPr>
            <w:rStyle w:val="Hyperlink"/>
          </w:rPr>
          <w:t>Planning</w:t>
        </w:r>
        <w:r>
          <w:rPr>
            <w:webHidden/>
          </w:rPr>
          <w:tab/>
        </w:r>
        <w:r>
          <w:rPr>
            <w:webHidden/>
          </w:rPr>
          <w:fldChar w:fldCharType="begin"/>
        </w:r>
        <w:r>
          <w:rPr>
            <w:webHidden/>
          </w:rPr>
          <w:instrText xml:space="preserve"> PAGEREF _Toc194683683 \h </w:instrText>
        </w:r>
        <w:r>
          <w:rPr>
            <w:webHidden/>
          </w:rPr>
        </w:r>
        <w:r>
          <w:rPr>
            <w:webHidden/>
          </w:rPr>
          <w:fldChar w:fldCharType="separate"/>
        </w:r>
        <w:r>
          <w:rPr>
            <w:webHidden/>
          </w:rPr>
          <w:t>33</w:t>
        </w:r>
        <w:r>
          <w:rPr>
            <w:webHidden/>
          </w:rPr>
          <w:fldChar w:fldCharType="end"/>
        </w:r>
      </w:hyperlink>
    </w:p>
    <w:p w14:paraId="1B00902B" w14:textId="4B113002" w:rsidR="00B2496B" w:rsidRDefault="00B2496B">
      <w:pPr>
        <w:pStyle w:val="TOC2"/>
        <w:rPr>
          <w:rFonts w:asciiTheme="minorHAnsi" w:eastAsiaTheme="minorEastAsia" w:hAnsiTheme="minorHAnsi" w:cstheme="minorBidi"/>
          <w:kern w:val="2"/>
          <w:sz w:val="24"/>
          <w:lang w:val="en-IN" w:eastAsia="en-IN"/>
          <w14:ligatures w14:val="standardContextual"/>
        </w:rPr>
      </w:pPr>
      <w:hyperlink w:anchor="_Toc194683684" w:history="1">
        <w:r w:rsidRPr="00EF795B">
          <w:rPr>
            <w:rStyle w:val="Hyperlink"/>
          </w:rPr>
          <w:t>6.1</w:t>
        </w:r>
        <w:r>
          <w:rPr>
            <w:rFonts w:asciiTheme="minorHAnsi" w:eastAsiaTheme="minorEastAsia" w:hAnsiTheme="minorHAnsi" w:cstheme="minorBidi"/>
            <w:kern w:val="2"/>
            <w:sz w:val="24"/>
            <w:lang w:val="en-IN" w:eastAsia="en-IN"/>
            <w14:ligatures w14:val="standardContextual"/>
          </w:rPr>
          <w:tab/>
        </w:r>
        <w:r w:rsidRPr="00EF795B">
          <w:rPr>
            <w:rStyle w:val="Hyperlink"/>
          </w:rPr>
          <w:t>Hyper-V</w:t>
        </w:r>
        <w:r w:rsidRPr="00EF795B">
          <w:rPr>
            <w:rStyle w:val="Hyperlink"/>
            <w:spacing w:val="-5"/>
          </w:rPr>
          <w:t xml:space="preserve"> </w:t>
        </w:r>
        <w:r w:rsidRPr="00EF795B">
          <w:rPr>
            <w:rStyle w:val="Hyperlink"/>
          </w:rPr>
          <w:t>Security</w:t>
        </w:r>
        <w:r>
          <w:rPr>
            <w:webHidden/>
          </w:rPr>
          <w:tab/>
        </w:r>
        <w:r>
          <w:rPr>
            <w:webHidden/>
          </w:rPr>
          <w:fldChar w:fldCharType="begin"/>
        </w:r>
        <w:r>
          <w:rPr>
            <w:webHidden/>
          </w:rPr>
          <w:instrText xml:space="preserve"> PAGEREF _Toc194683684 \h </w:instrText>
        </w:r>
        <w:r>
          <w:rPr>
            <w:webHidden/>
          </w:rPr>
        </w:r>
        <w:r>
          <w:rPr>
            <w:webHidden/>
          </w:rPr>
          <w:fldChar w:fldCharType="separate"/>
        </w:r>
        <w:r>
          <w:rPr>
            <w:webHidden/>
          </w:rPr>
          <w:t>33</w:t>
        </w:r>
        <w:r>
          <w:rPr>
            <w:webHidden/>
          </w:rPr>
          <w:fldChar w:fldCharType="end"/>
        </w:r>
      </w:hyperlink>
    </w:p>
    <w:p w14:paraId="7FA7794A" w14:textId="09693A64" w:rsidR="00B2496B" w:rsidRDefault="00B2496B">
      <w:pPr>
        <w:pStyle w:val="TOC2"/>
        <w:rPr>
          <w:rFonts w:asciiTheme="minorHAnsi" w:eastAsiaTheme="minorEastAsia" w:hAnsiTheme="minorHAnsi" w:cstheme="minorBidi"/>
          <w:kern w:val="2"/>
          <w:sz w:val="24"/>
          <w:lang w:val="en-IN" w:eastAsia="en-IN"/>
          <w14:ligatures w14:val="standardContextual"/>
        </w:rPr>
      </w:pPr>
      <w:hyperlink w:anchor="_Toc194683685" w:history="1">
        <w:r w:rsidRPr="00EF795B">
          <w:rPr>
            <w:rStyle w:val="Hyperlink"/>
          </w:rPr>
          <w:t>6.2</w:t>
        </w:r>
        <w:r>
          <w:rPr>
            <w:rFonts w:asciiTheme="minorHAnsi" w:eastAsiaTheme="minorEastAsia" w:hAnsiTheme="minorHAnsi" w:cstheme="minorBidi"/>
            <w:kern w:val="2"/>
            <w:sz w:val="24"/>
            <w:lang w:val="en-IN" w:eastAsia="en-IN"/>
            <w14:ligatures w14:val="standardContextual"/>
          </w:rPr>
          <w:tab/>
        </w:r>
        <w:r w:rsidRPr="00EF795B">
          <w:rPr>
            <w:rStyle w:val="Hyperlink"/>
          </w:rPr>
          <w:t>Solution</w:t>
        </w:r>
        <w:r w:rsidRPr="00EF795B">
          <w:rPr>
            <w:rStyle w:val="Hyperlink"/>
            <w:spacing w:val="-5"/>
          </w:rPr>
          <w:t xml:space="preserve"> </w:t>
        </w:r>
        <w:r w:rsidRPr="00EF795B">
          <w:rPr>
            <w:rStyle w:val="Hyperlink"/>
          </w:rPr>
          <w:t>Security</w:t>
        </w:r>
        <w:r>
          <w:rPr>
            <w:webHidden/>
          </w:rPr>
          <w:tab/>
        </w:r>
        <w:r>
          <w:rPr>
            <w:webHidden/>
          </w:rPr>
          <w:fldChar w:fldCharType="begin"/>
        </w:r>
        <w:r>
          <w:rPr>
            <w:webHidden/>
          </w:rPr>
          <w:instrText xml:space="preserve"> PAGEREF _Toc194683685 \h </w:instrText>
        </w:r>
        <w:r>
          <w:rPr>
            <w:webHidden/>
          </w:rPr>
        </w:r>
        <w:r>
          <w:rPr>
            <w:webHidden/>
          </w:rPr>
          <w:fldChar w:fldCharType="separate"/>
        </w:r>
        <w:r>
          <w:rPr>
            <w:webHidden/>
          </w:rPr>
          <w:t>35</w:t>
        </w:r>
        <w:r>
          <w:rPr>
            <w:webHidden/>
          </w:rPr>
          <w:fldChar w:fldCharType="end"/>
        </w:r>
      </w:hyperlink>
    </w:p>
    <w:p w14:paraId="56E50A83" w14:textId="07F42BDB" w:rsidR="00B2496B" w:rsidRDefault="00B2496B">
      <w:pPr>
        <w:pStyle w:val="TOC2"/>
        <w:rPr>
          <w:rFonts w:asciiTheme="minorHAnsi" w:eastAsiaTheme="minorEastAsia" w:hAnsiTheme="minorHAnsi" w:cstheme="minorBidi"/>
          <w:kern w:val="2"/>
          <w:sz w:val="24"/>
          <w:lang w:val="en-IN" w:eastAsia="en-IN"/>
          <w14:ligatures w14:val="standardContextual"/>
        </w:rPr>
      </w:pPr>
      <w:hyperlink w:anchor="_Toc194683686" w:history="1">
        <w:r w:rsidRPr="00EF795B">
          <w:rPr>
            <w:rStyle w:val="Hyperlink"/>
          </w:rPr>
          <w:t>6.3</w:t>
        </w:r>
        <w:r>
          <w:rPr>
            <w:rFonts w:asciiTheme="minorHAnsi" w:eastAsiaTheme="minorEastAsia" w:hAnsiTheme="minorHAnsi" w:cstheme="minorBidi"/>
            <w:kern w:val="2"/>
            <w:sz w:val="24"/>
            <w:lang w:val="en-IN" w:eastAsia="en-IN"/>
            <w14:ligatures w14:val="standardContextual"/>
          </w:rPr>
          <w:tab/>
        </w:r>
        <w:r w:rsidRPr="00EF795B">
          <w:rPr>
            <w:rStyle w:val="Hyperlink"/>
          </w:rPr>
          <w:t>Third</w:t>
        </w:r>
        <w:r w:rsidRPr="00EF795B">
          <w:rPr>
            <w:rStyle w:val="Hyperlink"/>
            <w:spacing w:val="-3"/>
          </w:rPr>
          <w:t xml:space="preserve"> </w:t>
        </w:r>
        <w:r w:rsidRPr="00EF795B">
          <w:rPr>
            <w:rStyle w:val="Hyperlink"/>
          </w:rPr>
          <w:t>Party</w:t>
        </w:r>
        <w:r w:rsidRPr="00EF795B">
          <w:rPr>
            <w:rStyle w:val="Hyperlink"/>
            <w:spacing w:val="-4"/>
          </w:rPr>
          <w:t xml:space="preserve"> </w:t>
        </w:r>
        <w:r w:rsidRPr="00EF795B">
          <w:rPr>
            <w:rStyle w:val="Hyperlink"/>
          </w:rPr>
          <w:t>Security</w:t>
        </w:r>
        <w:r w:rsidRPr="00EF795B">
          <w:rPr>
            <w:rStyle w:val="Hyperlink"/>
            <w:spacing w:val="-4"/>
          </w:rPr>
          <w:t xml:space="preserve"> </w:t>
        </w:r>
        <w:r w:rsidRPr="00EF795B">
          <w:rPr>
            <w:rStyle w:val="Hyperlink"/>
          </w:rPr>
          <w:t>Consideration</w:t>
        </w:r>
        <w:r>
          <w:rPr>
            <w:webHidden/>
          </w:rPr>
          <w:tab/>
        </w:r>
        <w:r>
          <w:rPr>
            <w:webHidden/>
          </w:rPr>
          <w:fldChar w:fldCharType="begin"/>
        </w:r>
        <w:r>
          <w:rPr>
            <w:webHidden/>
          </w:rPr>
          <w:instrText xml:space="preserve"> PAGEREF _Toc194683686 \h </w:instrText>
        </w:r>
        <w:r>
          <w:rPr>
            <w:webHidden/>
          </w:rPr>
        </w:r>
        <w:r>
          <w:rPr>
            <w:webHidden/>
          </w:rPr>
          <w:fldChar w:fldCharType="separate"/>
        </w:r>
        <w:r>
          <w:rPr>
            <w:webHidden/>
          </w:rPr>
          <w:t>35</w:t>
        </w:r>
        <w:r>
          <w:rPr>
            <w:webHidden/>
          </w:rPr>
          <w:fldChar w:fldCharType="end"/>
        </w:r>
      </w:hyperlink>
    </w:p>
    <w:p w14:paraId="2BD11C88" w14:textId="37E03713" w:rsidR="00B2496B" w:rsidRDefault="00B2496B">
      <w:pPr>
        <w:pStyle w:val="TOC1"/>
        <w:rPr>
          <w:rFonts w:asciiTheme="minorHAnsi" w:eastAsiaTheme="minorEastAsia" w:hAnsiTheme="minorHAnsi" w:cstheme="minorBidi"/>
          <w:kern w:val="2"/>
          <w:sz w:val="24"/>
          <w:lang w:val="en-IN" w:eastAsia="en-IN"/>
          <w14:ligatures w14:val="standardContextual"/>
        </w:rPr>
      </w:pPr>
      <w:hyperlink w:anchor="_Toc194683687" w:history="1">
        <w:r w:rsidRPr="00EF795B">
          <w:rPr>
            <w:rStyle w:val="Hyperlink"/>
          </w:rPr>
          <w:t>7</w:t>
        </w:r>
        <w:r>
          <w:rPr>
            <w:rFonts w:asciiTheme="minorHAnsi" w:eastAsiaTheme="minorEastAsia" w:hAnsiTheme="minorHAnsi" w:cstheme="minorBidi"/>
            <w:kern w:val="2"/>
            <w:sz w:val="24"/>
            <w:lang w:val="en-IN" w:eastAsia="en-IN"/>
            <w14:ligatures w14:val="standardContextual"/>
          </w:rPr>
          <w:tab/>
        </w:r>
        <w:r w:rsidRPr="00EF795B">
          <w:rPr>
            <w:rStyle w:val="Hyperlink"/>
          </w:rPr>
          <w:t>Disaster</w:t>
        </w:r>
        <w:r w:rsidRPr="00EF795B">
          <w:rPr>
            <w:rStyle w:val="Hyperlink"/>
            <w:spacing w:val="-5"/>
          </w:rPr>
          <w:t xml:space="preserve"> </w:t>
        </w:r>
        <w:r w:rsidRPr="00EF795B">
          <w:rPr>
            <w:rStyle w:val="Hyperlink"/>
          </w:rPr>
          <w:t>Recovery</w:t>
        </w:r>
        <w:r>
          <w:rPr>
            <w:webHidden/>
          </w:rPr>
          <w:tab/>
        </w:r>
        <w:r>
          <w:rPr>
            <w:webHidden/>
          </w:rPr>
          <w:fldChar w:fldCharType="begin"/>
        </w:r>
        <w:r>
          <w:rPr>
            <w:webHidden/>
          </w:rPr>
          <w:instrText xml:space="preserve"> PAGEREF _Toc194683687 \h </w:instrText>
        </w:r>
        <w:r>
          <w:rPr>
            <w:webHidden/>
          </w:rPr>
        </w:r>
        <w:r>
          <w:rPr>
            <w:webHidden/>
          </w:rPr>
          <w:fldChar w:fldCharType="separate"/>
        </w:r>
        <w:r>
          <w:rPr>
            <w:webHidden/>
          </w:rPr>
          <w:t>36</w:t>
        </w:r>
        <w:r>
          <w:rPr>
            <w:webHidden/>
          </w:rPr>
          <w:fldChar w:fldCharType="end"/>
        </w:r>
      </w:hyperlink>
    </w:p>
    <w:p w14:paraId="10405830" w14:textId="39FD32A0" w:rsidR="00B2496B" w:rsidRDefault="00B2496B">
      <w:pPr>
        <w:pStyle w:val="TOC2"/>
        <w:rPr>
          <w:rFonts w:asciiTheme="minorHAnsi" w:eastAsiaTheme="minorEastAsia" w:hAnsiTheme="minorHAnsi" w:cstheme="minorBidi"/>
          <w:kern w:val="2"/>
          <w:sz w:val="24"/>
          <w:lang w:val="en-IN" w:eastAsia="en-IN"/>
          <w14:ligatures w14:val="standardContextual"/>
        </w:rPr>
      </w:pPr>
      <w:hyperlink w:anchor="_Toc194683688" w:history="1">
        <w:r w:rsidRPr="00EF795B">
          <w:rPr>
            <w:rStyle w:val="Hyperlink"/>
          </w:rPr>
          <w:t>7.1</w:t>
        </w:r>
        <w:r>
          <w:rPr>
            <w:rFonts w:asciiTheme="minorHAnsi" w:eastAsiaTheme="minorEastAsia" w:hAnsiTheme="minorHAnsi" w:cstheme="minorBidi"/>
            <w:kern w:val="2"/>
            <w:sz w:val="24"/>
            <w:lang w:val="en-IN" w:eastAsia="en-IN"/>
            <w14:ligatures w14:val="standardContextual"/>
          </w:rPr>
          <w:tab/>
        </w:r>
        <w:r w:rsidRPr="00EF795B">
          <w:rPr>
            <w:rStyle w:val="Hyperlink"/>
          </w:rPr>
          <w:t>Hyper</w:t>
        </w:r>
        <w:r w:rsidRPr="00EF795B">
          <w:rPr>
            <w:rStyle w:val="Hyperlink"/>
            <w:spacing w:val="-3"/>
          </w:rPr>
          <w:t xml:space="preserve"> </w:t>
        </w:r>
        <w:r w:rsidRPr="00EF795B">
          <w:rPr>
            <w:rStyle w:val="Hyperlink"/>
          </w:rPr>
          <w:t>–</w:t>
        </w:r>
        <w:r w:rsidRPr="00EF795B">
          <w:rPr>
            <w:rStyle w:val="Hyperlink"/>
            <w:spacing w:val="-3"/>
          </w:rPr>
          <w:t xml:space="preserve"> </w:t>
        </w:r>
        <w:r w:rsidRPr="00EF795B">
          <w:rPr>
            <w:rStyle w:val="Hyperlink"/>
          </w:rPr>
          <w:t>V</w:t>
        </w:r>
        <w:r w:rsidRPr="00EF795B">
          <w:rPr>
            <w:rStyle w:val="Hyperlink"/>
            <w:spacing w:val="-3"/>
          </w:rPr>
          <w:t xml:space="preserve"> </w:t>
        </w:r>
        <w:r w:rsidRPr="00EF795B">
          <w:rPr>
            <w:rStyle w:val="Hyperlink"/>
          </w:rPr>
          <w:t>Replica</w:t>
        </w:r>
        <w:r>
          <w:rPr>
            <w:webHidden/>
          </w:rPr>
          <w:tab/>
        </w:r>
        <w:r>
          <w:rPr>
            <w:webHidden/>
          </w:rPr>
          <w:fldChar w:fldCharType="begin"/>
        </w:r>
        <w:r>
          <w:rPr>
            <w:webHidden/>
          </w:rPr>
          <w:instrText xml:space="preserve"> PAGEREF _Toc194683688 \h </w:instrText>
        </w:r>
        <w:r>
          <w:rPr>
            <w:webHidden/>
          </w:rPr>
        </w:r>
        <w:r>
          <w:rPr>
            <w:webHidden/>
          </w:rPr>
          <w:fldChar w:fldCharType="separate"/>
        </w:r>
        <w:r>
          <w:rPr>
            <w:webHidden/>
          </w:rPr>
          <w:t>36</w:t>
        </w:r>
        <w:r>
          <w:rPr>
            <w:webHidden/>
          </w:rPr>
          <w:fldChar w:fldCharType="end"/>
        </w:r>
      </w:hyperlink>
    </w:p>
    <w:p w14:paraId="0F83E78E" w14:textId="42608DA6" w:rsidR="00B2496B" w:rsidRDefault="00B2496B">
      <w:pPr>
        <w:pStyle w:val="TOC2"/>
        <w:rPr>
          <w:rFonts w:asciiTheme="minorHAnsi" w:eastAsiaTheme="minorEastAsia" w:hAnsiTheme="minorHAnsi" w:cstheme="minorBidi"/>
          <w:kern w:val="2"/>
          <w:sz w:val="24"/>
          <w:lang w:val="en-IN" w:eastAsia="en-IN"/>
          <w14:ligatures w14:val="standardContextual"/>
        </w:rPr>
      </w:pPr>
      <w:hyperlink w:anchor="_Toc194683689" w:history="1">
        <w:r w:rsidRPr="00EF795B">
          <w:rPr>
            <w:rStyle w:val="Hyperlink"/>
          </w:rPr>
          <w:t>7.2</w:t>
        </w:r>
        <w:r>
          <w:rPr>
            <w:rFonts w:asciiTheme="minorHAnsi" w:eastAsiaTheme="minorEastAsia" w:hAnsiTheme="minorHAnsi" w:cstheme="minorBidi"/>
            <w:kern w:val="2"/>
            <w:sz w:val="24"/>
            <w:lang w:val="en-IN" w:eastAsia="en-IN"/>
            <w14:ligatures w14:val="standardContextual"/>
          </w:rPr>
          <w:tab/>
        </w:r>
        <w:r w:rsidRPr="00EF795B">
          <w:rPr>
            <w:rStyle w:val="Hyperlink"/>
          </w:rPr>
          <w:t>Failover</w:t>
        </w:r>
        <w:r w:rsidRPr="00EF795B">
          <w:rPr>
            <w:rStyle w:val="Hyperlink"/>
            <w:spacing w:val="-5"/>
          </w:rPr>
          <w:t xml:space="preserve"> </w:t>
        </w:r>
        <w:r w:rsidRPr="00EF795B">
          <w:rPr>
            <w:rStyle w:val="Hyperlink"/>
          </w:rPr>
          <w:t>Cluster</w:t>
        </w:r>
        <w:r w:rsidRPr="00EF795B">
          <w:rPr>
            <w:rStyle w:val="Hyperlink"/>
            <w:spacing w:val="-5"/>
          </w:rPr>
          <w:t xml:space="preserve"> </w:t>
        </w:r>
        <w:r w:rsidRPr="00EF795B">
          <w:rPr>
            <w:rStyle w:val="Hyperlink"/>
          </w:rPr>
          <w:t>Manager</w:t>
        </w:r>
        <w:r>
          <w:rPr>
            <w:webHidden/>
          </w:rPr>
          <w:tab/>
        </w:r>
        <w:r>
          <w:rPr>
            <w:webHidden/>
          </w:rPr>
          <w:fldChar w:fldCharType="begin"/>
        </w:r>
        <w:r>
          <w:rPr>
            <w:webHidden/>
          </w:rPr>
          <w:instrText xml:space="preserve"> PAGEREF _Toc194683689 \h </w:instrText>
        </w:r>
        <w:r>
          <w:rPr>
            <w:webHidden/>
          </w:rPr>
        </w:r>
        <w:r>
          <w:rPr>
            <w:webHidden/>
          </w:rPr>
          <w:fldChar w:fldCharType="separate"/>
        </w:r>
        <w:r>
          <w:rPr>
            <w:webHidden/>
          </w:rPr>
          <w:t>36</w:t>
        </w:r>
        <w:r>
          <w:rPr>
            <w:webHidden/>
          </w:rPr>
          <w:fldChar w:fldCharType="end"/>
        </w:r>
      </w:hyperlink>
    </w:p>
    <w:p w14:paraId="5256FC51" w14:textId="54F6AB1B" w:rsidR="00B2496B" w:rsidRDefault="00B2496B">
      <w:pPr>
        <w:pStyle w:val="TOC2"/>
        <w:rPr>
          <w:rFonts w:asciiTheme="minorHAnsi" w:eastAsiaTheme="minorEastAsia" w:hAnsiTheme="minorHAnsi" w:cstheme="minorBidi"/>
          <w:kern w:val="2"/>
          <w:sz w:val="24"/>
          <w:lang w:val="en-IN" w:eastAsia="en-IN"/>
          <w14:ligatures w14:val="standardContextual"/>
        </w:rPr>
      </w:pPr>
      <w:hyperlink w:anchor="_Toc194683690" w:history="1">
        <w:r w:rsidRPr="00EF795B">
          <w:rPr>
            <w:rStyle w:val="Hyperlink"/>
          </w:rPr>
          <w:t>7.3</w:t>
        </w:r>
        <w:r>
          <w:rPr>
            <w:rFonts w:asciiTheme="minorHAnsi" w:eastAsiaTheme="minorEastAsia" w:hAnsiTheme="minorHAnsi" w:cstheme="minorBidi"/>
            <w:kern w:val="2"/>
            <w:sz w:val="24"/>
            <w:lang w:val="en-IN" w:eastAsia="en-IN"/>
            <w14:ligatures w14:val="standardContextual"/>
          </w:rPr>
          <w:tab/>
        </w:r>
        <w:r w:rsidRPr="00EF795B">
          <w:rPr>
            <w:rStyle w:val="Hyperlink"/>
          </w:rPr>
          <w:t>Live</w:t>
        </w:r>
        <w:r w:rsidRPr="00EF795B">
          <w:rPr>
            <w:rStyle w:val="Hyperlink"/>
            <w:spacing w:val="-2"/>
          </w:rPr>
          <w:t xml:space="preserve"> </w:t>
        </w:r>
        <w:r w:rsidRPr="00EF795B">
          <w:rPr>
            <w:rStyle w:val="Hyperlink"/>
          </w:rPr>
          <w:t>Migration</w:t>
        </w:r>
        <w:r>
          <w:rPr>
            <w:webHidden/>
          </w:rPr>
          <w:tab/>
        </w:r>
        <w:r>
          <w:rPr>
            <w:webHidden/>
          </w:rPr>
          <w:fldChar w:fldCharType="begin"/>
        </w:r>
        <w:r>
          <w:rPr>
            <w:webHidden/>
          </w:rPr>
          <w:instrText xml:space="preserve"> PAGEREF _Toc194683690 \h </w:instrText>
        </w:r>
        <w:r>
          <w:rPr>
            <w:webHidden/>
          </w:rPr>
        </w:r>
        <w:r>
          <w:rPr>
            <w:webHidden/>
          </w:rPr>
          <w:fldChar w:fldCharType="separate"/>
        </w:r>
        <w:r>
          <w:rPr>
            <w:webHidden/>
          </w:rPr>
          <w:t>36</w:t>
        </w:r>
        <w:r>
          <w:rPr>
            <w:webHidden/>
          </w:rPr>
          <w:fldChar w:fldCharType="end"/>
        </w:r>
      </w:hyperlink>
    </w:p>
    <w:p w14:paraId="6E1A7F12" w14:textId="7FCD8E04" w:rsidR="00B2496B" w:rsidRDefault="00B2496B">
      <w:pPr>
        <w:pStyle w:val="TOC2"/>
        <w:rPr>
          <w:rFonts w:asciiTheme="minorHAnsi" w:eastAsiaTheme="minorEastAsia" w:hAnsiTheme="minorHAnsi" w:cstheme="minorBidi"/>
          <w:kern w:val="2"/>
          <w:sz w:val="24"/>
          <w:lang w:val="en-IN" w:eastAsia="en-IN"/>
          <w14:ligatures w14:val="standardContextual"/>
        </w:rPr>
      </w:pPr>
      <w:hyperlink w:anchor="_Toc194683691" w:history="1">
        <w:r w:rsidRPr="00EF795B">
          <w:rPr>
            <w:rStyle w:val="Hyperlink"/>
          </w:rPr>
          <w:t>7.4</w:t>
        </w:r>
        <w:r>
          <w:rPr>
            <w:rFonts w:asciiTheme="minorHAnsi" w:eastAsiaTheme="minorEastAsia" w:hAnsiTheme="minorHAnsi" w:cstheme="minorBidi"/>
            <w:kern w:val="2"/>
            <w:sz w:val="24"/>
            <w:lang w:val="en-IN" w:eastAsia="en-IN"/>
            <w14:ligatures w14:val="standardContextual"/>
          </w:rPr>
          <w:tab/>
        </w:r>
        <w:r w:rsidRPr="00EF795B">
          <w:rPr>
            <w:rStyle w:val="Hyperlink"/>
          </w:rPr>
          <w:t>System</w:t>
        </w:r>
        <w:r w:rsidRPr="00EF795B">
          <w:rPr>
            <w:rStyle w:val="Hyperlink"/>
            <w:spacing w:val="-7"/>
          </w:rPr>
          <w:t xml:space="preserve"> </w:t>
        </w:r>
        <w:r w:rsidRPr="00EF795B">
          <w:rPr>
            <w:rStyle w:val="Hyperlink"/>
          </w:rPr>
          <w:t>Recovery</w:t>
        </w:r>
        <w:r>
          <w:rPr>
            <w:webHidden/>
          </w:rPr>
          <w:tab/>
        </w:r>
        <w:r>
          <w:rPr>
            <w:webHidden/>
          </w:rPr>
          <w:fldChar w:fldCharType="begin"/>
        </w:r>
        <w:r>
          <w:rPr>
            <w:webHidden/>
          </w:rPr>
          <w:instrText xml:space="preserve"> PAGEREF _Toc194683691 \h </w:instrText>
        </w:r>
        <w:r>
          <w:rPr>
            <w:webHidden/>
          </w:rPr>
        </w:r>
        <w:r>
          <w:rPr>
            <w:webHidden/>
          </w:rPr>
          <w:fldChar w:fldCharType="separate"/>
        </w:r>
        <w:r>
          <w:rPr>
            <w:webHidden/>
          </w:rPr>
          <w:t>37</w:t>
        </w:r>
        <w:r>
          <w:rPr>
            <w:webHidden/>
          </w:rPr>
          <w:fldChar w:fldCharType="end"/>
        </w:r>
      </w:hyperlink>
    </w:p>
    <w:p w14:paraId="0989D8F8" w14:textId="2DEDAACD" w:rsidR="00B2496B" w:rsidRDefault="00B2496B">
      <w:pPr>
        <w:pStyle w:val="TOC2"/>
        <w:rPr>
          <w:rFonts w:asciiTheme="minorHAnsi" w:eastAsiaTheme="minorEastAsia" w:hAnsiTheme="minorHAnsi" w:cstheme="minorBidi"/>
          <w:kern w:val="2"/>
          <w:sz w:val="24"/>
          <w:lang w:val="en-IN" w:eastAsia="en-IN"/>
          <w14:ligatures w14:val="standardContextual"/>
        </w:rPr>
      </w:pPr>
      <w:hyperlink w:anchor="_Toc194683692" w:history="1">
        <w:r w:rsidRPr="00EF795B">
          <w:rPr>
            <w:rStyle w:val="Hyperlink"/>
          </w:rPr>
          <w:t>7.5</w:t>
        </w:r>
        <w:r>
          <w:rPr>
            <w:rFonts w:asciiTheme="minorHAnsi" w:eastAsiaTheme="minorEastAsia" w:hAnsiTheme="minorHAnsi" w:cstheme="minorBidi"/>
            <w:kern w:val="2"/>
            <w:sz w:val="24"/>
            <w:lang w:val="en-IN" w:eastAsia="en-IN"/>
            <w14:ligatures w14:val="standardContextual"/>
          </w:rPr>
          <w:tab/>
        </w:r>
        <w:r w:rsidRPr="00EF795B">
          <w:rPr>
            <w:rStyle w:val="Hyperlink"/>
          </w:rPr>
          <w:t>Disaster</w:t>
        </w:r>
        <w:r w:rsidRPr="00EF795B">
          <w:rPr>
            <w:rStyle w:val="Hyperlink"/>
            <w:spacing w:val="-5"/>
          </w:rPr>
          <w:t xml:space="preserve"> </w:t>
        </w:r>
        <w:r w:rsidRPr="00EF795B">
          <w:rPr>
            <w:rStyle w:val="Hyperlink"/>
          </w:rPr>
          <w:t>Recovery</w:t>
        </w:r>
        <w:r w:rsidRPr="00EF795B">
          <w:rPr>
            <w:rStyle w:val="Hyperlink"/>
            <w:spacing w:val="-4"/>
          </w:rPr>
          <w:t xml:space="preserve"> </w:t>
        </w:r>
        <w:r w:rsidRPr="00EF795B">
          <w:rPr>
            <w:rStyle w:val="Hyperlink"/>
          </w:rPr>
          <w:t>Strategy</w:t>
        </w:r>
        <w:r>
          <w:rPr>
            <w:webHidden/>
          </w:rPr>
          <w:tab/>
        </w:r>
        <w:r>
          <w:rPr>
            <w:webHidden/>
          </w:rPr>
          <w:fldChar w:fldCharType="begin"/>
        </w:r>
        <w:r>
          <w:rPr>
            <w:webHidden/>
          </w:rPr>
          <w:instrText xml:space="preserve"> PAGEREF _Toc194683692 \h </w:instrText>
        </w:r>
        <w:r>
          <w:rPr>
            <w:webHidden/>
          </w:rPr>
        </w:r>
        <w:r>
          <w:rPr>
            <w:webHidden/>
          </w:rPr>
          <w:fldChar w:fldCharType="separate"/>
        </w:r>
        <w:r>
          <w:rPr>
            <w:webHidden/>
          </w:rPr>
          <w:t>37</w:t>
        </w:r>
        <w:r>
          <w:rPr>
            <w:webHidden/>
          </w:rPr>
          <w:fldChar w:fldCharType="end"/>
        </w:r>
      </w:hyperlink>
    </w:p>
    <w:p w14:paraId="3CBE45C8" w14:textId="0855464A" w:rsidR="00651664" w:rsidDel="00F80E7D" w:rsidRDefault="00F80E7D">
      <w:pPr>
        <w:pStyle w:val="TOC1"/>
        <w:rPr>
          <w:del w:id="7" w:author="Omkar Kulthe" w:date="2025-03-24T22:15:00Z"/>
          <w:rFonts w:asciiTheme="minorHAnsi" w:eastAsiaTheme="minorEastAsia" w:hAnsiTheme="minorHAnsi" w:cstheme="minorBidi"/>
          <w:kern w:val="2"/>
          <w:sz w:val="24"/>
          <w:lang w:val="en-IN" w:eastAsia="en-IN"/>
          <w14:ligatures w14:val="standardContextual"/>
        </w:rPr>
      </w:pPr>
      <w:ins w:id="8" w:author="Omkar Kulthe" w:date="2025-03-24T22:16:00Z">
        <w:r>
          <w:fldChar w:fldCharType="end"/>
        </w:r>
      </w:ins>
      <w:del w:id="9" w:author="Omkar Kulthe" w:date="2025-03-24T22:15:00Z">
        <w:r w:rsidR="00651664" w:rsidDel="00F80E7D">
          <w:rPr>
            <w:noProof w:val="0"/>
          </w:rPr>
          <w:fldChar w:fldCharType="begin"/>
        </w:r>
        <w:r w:rsidR="00651664" w:rsidDel="00F80E7D">
          <w:rPr>
            <w:noProof w:val="0"/>
          </w:rPr>
          <w:delInstrText xml:space="preserve"> TOC \o "1-2" \h \z \t "Appendix,1,Heading 1 Cust no.,1,Heading 2 Cust no.,2" </w:delInstrText>
        </w:r>
        <w:r w:rsidR="00651664" w:rsidDel="00F80E7D">
          <w:rPr>
            <w:noProof w:val="0"/>
          </w:rPr>
          <w:fldChar w:fldCharType="separate"/>
        </w:r>
        <w:r w:rsidR="00651664" w:rsidRPr="00F80E7D" w:rsidDel="00F80E7D">
          <w:rPr>
            <w:rPrChange w:id="10" w:author="Omkar Kulthe" w:date="2025-03-24T22:15:00Z">
              <w:rPr>
                <w:rStyle w:val="Hyperlink"/>
              </w:rPr>
            </w:rPrChange>
          </w:rPr>
          <w:delText>1</w:delText>
        </w:r>
        <w:r w:rsidR="00651664" w:rsidDel="00F80E7D">
          <w:rPr>
            <w:rFonts w:asciiTheme="minorHAnsi" w:eastAsiaTheme="minorEastAsia" w:hAnsiTheme="minorHAnsi" w:cstheme="minorBidi"/>
            <w:kern w:val="2"/>
            <w:sz w:val="24"/>
            <w:lang w:val="en-IN" w:eastAsia="en-IN"/>
            <w14:ligatures w14:val="standardContextual"/>
          </w:rPr>
          <w:tab/>
        </w:r>
        <w:r w:rsidR="00651664" w:rsidRPr="00F80E7D" w:rsidDel="00F80E7D">
          <w:rPr>
            <w:rPrChange w:id="11" w:author="Omkar Kulthe" w:date="2025-03-24T22:15:00Z">
              <w:rPr>
                <w:rStyle w:val="Hyperlink"/>
              </w:rPr>
            </w:rPrChange>
          </w:rPr>
          <w:delText>Introduction</w:delText>
        </w:r>
        <w:r w:rsidR="00651664" w:rsidDel="00F80E7D">
          <w:rPr>
            <w:webHidden/>
          </w:rPr>
          <w:tab/>
          <w:delText>7</w:delText>
        </w:r>
      </w:del>
    </w:p>
    <w:p w14:paraId="6A87EA16" w14:textId="6ED5105B" w:rsidR="00651664" w:rsidDel="00F80E7D" w:rsidRDefault="00651664">
      <w:pPr>
        <w:pStyle w:val="TOC2"/>
        <w:rPr>
          <w:del w:id="12" w:author="Omkar Kulthe" w:date="2025-03-24T22:15:00Z"/>
          <w:rFonts w:asciiTheme="minorHAnsi" w:eastAsiaTheme="minorEastAsia" w:hAnsiTheme="minorHAnsi" w:cstheme="minorBidi"/>
          <w:kern w:val="2"/>
          <w:sz w:val="24"/>
          <w:lang w:val="en-IN" w:eastAsia="en-IN"/>
          <w14:ligatures w14:val="standardContextual"/>
        </w:rPr>
      </w:pPr>
      <w:del w:id="13" w:author="Omkar Kulthe" w:date="2025-03-24T22:15:00Z">
        <w:r w:rsidRPr="00F80E7D" w:rsidDel="00F80E7D">
          <w:rPr>
            <w:rPrChange w:id="14" w:author="Omkar Kulthe" w:date="2025-03-24T22:15:00Z">
              <w:rPr>
                <w:rStyle w:val="Hyperlink"/>
              </w:rPr>
            </w:rPrChange>
          </w:rPr>
          <w:delText>1.1</w:delText>
        </w:r>
        <w:r w:rsidDel="00F80E7D">
          <w:rPr>
            <w:rFonts w:asciiTheme="minorHAnsi" w:eastAsiaTheme="minorEastAsia" w:hAnsiTheme="minorHAnsi" w:cstheme="minorBidi"/>
            <w:kern w:val="2"/>
            <w:sz w:val="24"/>
            <w:lang w:val="en-IN" w:eastAsia="en-IN"/>
            <w14:ligatures w14:val="standardContextual"/>
          </w:rPr>
          <w:tab/>
        </w:r>
        <w:r w:rsidRPr="00F80E7D" w:rsidDel="00F80E7D">
          <w:rPr>
            <w:rPrChange w:id="15" w:author="Omkar Kulthe" w:date="2025-03-24T22:15:00Z">
              <w:rPr>
                <w:rStyle w:val="Hyperlink"/>
              </w:rPr>
            </w:rPrChange>
          </w:rPr>
          <w:delText>Executive</w:delText>
        </w:r>
        <w:r w:rsidRPr="00F80E7D" w:rsidDel="00F80E7D">
          <w:rPr>
            <w:rPrChange w:id="16" w:author="Omkar Kulthe" w:date="2025-03-24T22:15:00Z">
              <w:rPr>
                <w:rStyle w:val="Hyperlink"/>
                <w:spacing w:val="-5"/>
              </w:rPr>
            </w:rPrChange>
          </w:rPr>
          <w:delText xml:space="preserve"> </w:delText>
        </w:r>
        <w:r w:rsidRPr="00F80E7D" w:rsidDel="00F80E7D">
          <w:rPr>
            <w:rPrChange w:id="17" w:author="Omkar Kulthe" w:date="2025-03-24T22:15:00Z">
              <w:rPr>
                <w:rStyle w:val="Hyperlink"/>
              </w:rPr>
            </w:rPrChange>
          </w:rPr>
          <w:delText>Summary</w:delText>
        </w:r>
        <w:r w:rsidDel="00F80E7D">
          <w:rPr>
            <w:webHidden/>
          </w:rPr>
          <w:tab/>
          <w:delText>7</w:delText>
        </w:r>
      </w:del>
    </w:p>
    <w:p w14:paraId="7B2C456D" w14:textId="7EE16013" w:rsidR="00651664" w:rsidDel="00F80E7D" w:rsidRDefault="00651664">
      <w:pPr>
        <w:pStyle w:val="TOC2"/>
        <w:rPr>
          <w:del w:id="18" w:author="Omkar Kulthe" w:date="2025-03-24T22:15:00Z"/>
          <w:rFonts w:asciiTheme="minorHAnsi" w:eastAsiaTheme="minorEastAsia" w:hAnsiTheme="minorHAnsi" w:cstheme="minorBidi"/>
          <w:kern w:val="2"/>
          <w:sz w:val="24"/>
          <w:lang w:val="en-IN" w:eastAsia="en-IN"/>
          <w14:ligatures w14:val="standardContextual"/>
        </w:rPr>
      </w:pPr>
      <w:del w:id="19" w:author="Omkar Kulthe" w:date="2025-03-24T22:15:00Z">
        <w:r w:rsidRPr="00F80E7D" w:rsidDel="00F80E7D">
          <w:rPr>
            <w:rPrChange w:id="20" w:author="Omkar Kulthe" w:date="2025-03-24T22:15:00Z">
              <w:rPr>
                <w:rStyle w:val="Hyperlink"/>
              </w:rPr>
            </w:rPrChange>
          </w:rPr>
          <w:delText>1.2</w:delText>
        </w:r>
        <w:r w:rsidDel="00F80E7D">
          <w:rPr>
            <w:rFonts w:asciiTheme="minorHAnsi" w:eastAsiaTheme="minorEastAsia" w:hAnsiTheme="minorHAnsi" w:cstheme="minorBidi"/>
            <w:kern w:val="2"/>
            <w:sz w:val="24"/>
            <w:lang w:val="en-IN" w:eastAsia="en-IN"/>
            <w14:ligatures w14:val="standardContextual"/>
          </w:rPr>
          <w:tab/>
        </w:r>
        <w:r w:rsidRPr="00F80E7D" w:rsidDel="00F80E7D">
          <w:rPr>
            <w:rPrChange w:id="21" w:author="Omkar Kulthe" w:date="2025-03-24T22:15:00Z">
              <w:rPr>
                <w:rStyle w:val="Hyperlink"/>
              </w:rPr>
            </w:rPrChange>
          </w:rPr>
          <w:delText>Intended</w:delText>
        </w:r>
        <w:r w:rsidRPr="00F80E7D" w:rsidDel="00F80E7D">
          <w:rPr>
            <w:rPrChange w:id="22" w:author="Omkar Kulthe" w:date="2025-03-24T22:15:00Z">
              <w:rPr>
                <w:rStyle w:val="Hyperlink"/>
                <w:spacing w:val="-7"/>
              </w:rPr>
            </w:rPrChange>
          </w:rPr>
          <w:delText xml:space="preserve"> </w:delText>
        </w:r>
        <w:r w:rsidRPr="00F80E7D" w:rsidDel="00F80E7D">
          <w:rPr>
            <w:rPrChange w:id="23" w:author="Omkar Kulthe" w:date="2025-03-24T22:15:00Z">
              <w:rPr>
                <w:rStyle w:val="Hyperlink"/>
              </w:rPr>
            </w:rPrChange>
          </w:rPr>
          <w:delText>Audience</w:delText>
        </w:r>
        <w:r w:rsidDel="00F80E7D">
          <w:rPr>
            <w:webHidden/>
          </w:rPr>
          <w:tab/>
          <w:delText>7</w:delText>
        </w:r>
      </w:del>
    </w:p>
    <w:p w14:paraId="6C7054F7" w14:textId="272FC432" w:rsidR="00651664" w:rsidDel="00F80E7D" w:rsidRDefault="00651664">
      <w:pPr>
        <w:pStyle w:val="TOC2"/>
        <w:rPr>
          <w:del w:id="24" w:author="Omkar Kulthe" w:date="2025-03-24T22:15:00Z"/>
          <w:rFonts w:asciiTheme="minorHAnsi" w:eastAsiaTheme="minorEastAsia" w:hAnsiTheme="minorHAnsi" w:cstheme="minorBidi"/>
          <w:kern w:val="2"/>
          <w:sz w:val="24"/>
          <w:lang w:val="en-IN" w:eastAsia="en-IN"/>
          <w14:ligatures w14:val="standardContextual"/>
        </w:rPr>
      </w:pPr>
      <w:del w:id="25" w:author="Omkar Kulthe" w:date="2025-03-24T22:15:00Z">
        <w:r w:rsidRPr="00F80E7D" w:rsidDel="00F80E7D">
          <w:rPr>
            <w:rPrChange w:id="26" w:author="Omkar Kulthe" w:date="2025-03-24T22:15:00Z">
              <w:rPr>
                <w:rStyle w:val="Hyperlink"/>
              </w:rPr>
            </w:rPrChange>
          </w:rPr>
          <w:delText>1.3</w:delText>
        </w:r>
        <w:r w:rsidDel="00F80E7D">
          <w:rPr>
            <w:rFonts w:asciiTheme="minorHAnsi" w:eastAsiaTheme="minorEastAsia" w:hAnsiTheme="minorHAnsi" w:cstheme="minorBidi"/>
            <w:kern w:val="2"/>
            <w:sz w:val="24"/>
            <w:lang w:val="en-IN" w:eastAsia="en-IN"/>
            <w14:ligatures w14:val="standardContextual"/>
          </w:rPr>
          <w:tab/>
        </w:r>
        <w:r w:rsidRPr="00F80E7D" w:rsidDel="00F80E7D">
          <w:rPr>
            <w:rPrChange w:id="27" w:author="Omkar Kulthe" w:date="2025-03-24T22:15:00Z">
              <w:rPr>
                <w:rStyle w:val="Hyperlink"/>
              </w:rPr>
            </w:rPrChange>
          </w:rPr>
          <w:delText>Background</w:delText>
        </w:r>
        <w:r w:rsidDel="00F80E7D">
          <w:rPr>
            <w:webHidden/>
          </w:rPr>
          <w:tab/>
          <w:delText>7</w:delText>
        </w:r>
      </w:del>
    </w:p>
    <w:p w14:paraId="2C787700" w14:textId="6E867F6A" w:rsidR="00651664" w:rsidDel="00F80E7D" w:rsidRDefault="00651664">
      <w:pPr>
        <w:pStyle w:val="TOC2"/>
        <w:rPr>
          <w:del w:id="28" w:author="Omkar Kulthe" w:date="2025-03-24T22:15:00Z"/>
          <w:rFonts w:asciiTheme="minorHAnsi" w:eastAsiaTheme="minorEastAsia" w:hAnsiTheme="minorHAnsi" w:cstheme="minorBidi"/>
          <w:kern w:val="2"/>
          <w:sz w:val="24"/>
          <w:lang w:val="en-IN" w:eastAsia="en-IN"/>
          <w14:ligatures w14:val="standardContextual"/>
        </w:rPr>
      </w:pPr>
      <w:del w:id="29" w:author="Omkar Kulthe" w:date="2025-03-24T22:15:00Z">
        <w:r w:rsidRPr="00F80E7D" w:rsidDel="00F80E7D">
          <w:rPr>
            <w:rPrChange w:id="30" w:author="Omkar Kulthe" w:date="2025-03-24T22:15:00Z">
              <w:rPr>
                <w:rStyle w:val="Hyperlink"/>
              </w:rPr>
            </w:rPrChange>
          </w:rPr>
          <w:delText>1.5</w:delText>
        </w:r>
        <w:r w:rsidDel="00F80E7D">
          <w:rPr>
            <w:rFonts w:asciiTheme="minorHAnsi" w:eastAsiaTheme="minorEastAsia" w:hAnsiTheme="minorHAnsi" w:cstheme="minorBidi"/>
            <w:kern w:val="2"/>
            <w:sz w:val="24"/>
            <w:lang w:val="en-IN" w:eastAsia="en-IN"/>
            <w14:ligatures w14:val="standardContextual"/>
          </w:rPr>
          <w:tab/>
        </w:r>
        <w:r w:rsidRPr="00F80E7D" w:rsidDel="00F80E7D">
          <w:rPr>
            <w:rPrChange w:id="31" w:author="Omkar Kulthe" w:date="2025-03-24T22:15:00Z">
              <w:rPr>
                <w:rStyle w:val="Hyperlink"/>
              </w:rPr>
            </w:rPrChange>
          </w:rPr>
          <w:delText>Review</w:delText>
        </w:r>
        <w:r w:rsidRPr="00F80E7D" w:rsidDel="00F80E7D">
          <w:rPr>
            <w:rPrChange w:id="32" w:author="Omkar Kulthe" w:date="2025-03-24T22:15:00Z">
              <w:rPr>
                <w:rStyle w:val="Hyperlink"/>
                <w:spacing w:val="-5"/>
              </w:rPr>
            </w:rPrChange>
          </w:rPr>
          <w:delText xml:space="preserve"> </w:delText>
        </w:r>
        <w:r w:rsidRPr="00F80E7D" w:rsidDel="00F80E7D">
          <w:rPr>
            <w:rPrChange w:id="33" w:author="Omkar Kulthe" w:date="2025-03-24T22:15:00Z">
              <w:rPr>
                <w:rStyle w:val="Hyperlink"/>
              </w:rPr>
            </w:rPrChange>
          </w:rPr>
          <w:delText>Summary</w:delText>
        </w:r>
        <w:r w:rsidDel="00F80E7D">
          <w:rPr>
            <w:webHidden/>
          </w:rPr>
          <w:tab/>
          <w:delText>8</w:delText>
        </w:r>
      </w:del>
    </w:p>
    <w:p w14:paraId="247A0ACD" w14:textId="38D2E9C3" w:rsidR="00651664" w:rsidDel="00F80E7D" w:rsidRDefault="00651664">
      <w:pPr>
        <w:pStyle w:val="TOC2"/>
        <w:rPr>
          <w:del w:id="34" w:author="Omkar Kulthe" w:date="2025-03-24T22:15:00Z"/>
          <w:rFonts w:asciiTheme="minorHAnsi" w:eastAsiaTheme="minorEastAsia" w:hAnsiTheme="minorHAnsi" w:cstheme="minorBidi"/>
          <w:kern w:val="2"/>
          <w:sz w:val="24"/>
          <w:lang w:val="en-IN" w:eastAsia="en-IN"/>
          <w14:ligatures w14:val="standardContextual"/>
        </w:rPr>
      </w:pPr>
      <w:del w:id="35" w:author="Omkar Kulthe" w:date="2025-03-24T22:15:00Z">
        <w:r w:rsidRPr="00F80E7D" w:rsidDel="00F80E7D">
          <w:rPr>
            <w:rPrChange w:id="36" w:author="Omkar Kulthe" w:date="2025-03-24T22:15:00Z">
              <w:rPr>
                <w:rStyle w:val="Hyperlink"/>
              </w:rPr>
            </w:rPrChange>
          </w:rPr>
          <w:delText>1.6</w:delText>
        </w:r>
        <w:r w:rsidDel="00F80E7D">
          <w:rPr>
            <w:rFonts w:asciiTheme="minorHAnsi" w:eastAsiaTheme="minorEastAsia" w:hAnsiTheme="minorHAnsi" w:cstheme="minorBidi"/>
            <w:kern w:val="2"/>
            <w:sz w:val="24"/>
            <w:lang w:val="en-IN" w:eastAsia="en-IN"/>
            <w14:ligatures w14:val="standardContextual"/>
          </w:rPr>
          <w:tab/>
        </w:r>
        <w:r w:rsidRPr="00F80E7D" w:rsidDel="00F80E7D">
          <w:rPr>
            <w:rPrChange w:id="37" w:author="Omkar Kulthe" w:date="2025-03-24T22:15:00Z">
              <w:rPr>
                <w:rStyle w:val="Hyperlink"/>
              </w:rPr>
            </w:rPrChange>
          </w:rPr>
          <w:delText>Risks,</w:delText>
        </w:r>
        <w:r w:rsidRPr="00F80E7D" w:rsidDel="00F80E7D">
          <w:rPr>
            <w:rPrChange w:id="38" w:author="Omkar Kulthe" w:date="2025-03-24T22:15:00Z">
              <w:rPr>
                <w:rStyle w:val="Hyperlink"/>
                <w:spacing w:val="-6"/>
              </w:rPr>
            </w:rPrChange>
          </w:rPr>
          <w:delText xml:space="preserve"> </w:delText>
        </w:r>
        <w:r w:rsidRPr="00F80E7D" w:rsidDel="00F80E7D">
          <w:rPr>
            <w:rPrChange w:id="39" w:author="Omkar Kulthe" w:date="2025-03-24T22:15:00Z">
              <w:rPr>
                <w:rStyle w:val="Hyperlink"/>
              </w:rPr>
            </w:rPrChange>
          </w:rPr>
          <w:delText>Assumptions,</w:delText>
        </w:r>
        <w:r w:rsidRPr="00F80E7D" w:rsidDel="00F80E7D">
          <w:rPr>
            <w:rPrChange w:id="40" w:author="Omkar Kulthe" w:date="2025-03-24T22:15:00Z">
              <w:rPr>
                <w:rStyle w:val="Hyperlink"/>
                <w:spacing w:val="-5"/>
              </w:rPr>
            </w:rPrChange>
          </w:rPr>
          <w:delText xml:space="preserve"> </w:delText>
        </w:r>
        <w:r w:rsidRPr="00F80E7D" w:rsidDel="00F80E7D">
          <w:rPr>
            <w:rPrChange w:id="41" w:author="Omkar Kulthe" w:date="2025-03-24T22:15:00Z">
              <w:rPr>
                <w:rStyle w:val="Hyperlink"/>
              </w:rPr>
            </w:rPrChange>
          </w:rPr>
          <w:delText>Issues</w:delText>
        </w:r>
        <w:r w:rsidRPr="00F80E7D" w:rsidDel="00F80E7D">
          <w:rPr>
            <w:rPrChange w:id="42" w:author="Omkar Kulthe" w:date="2025-03-24T22:15:00Z">
              <w:rPr>
                <w:rStyle w:val="Hyperlink"/>
                <w:spacing w:val="-6"/>
              </w:rPr>
            </w:rPrChange>
          </w:rPr>
          <w:delText xml:space="preserve"> </w:delText>
        </w:r>
        <w:r w:rsidRPr="00F80E7D" w:rsidDel="00F80E7D">
          <w:rPr>
            <w:rPrChange w:id="43" w:author="Omkar Kulthe" w:date="2025-03-24T22:15:00Z">
              <w:rPr>
                <w:rStyle w:val="Hyperlink"/>
              </w:rPr>
            </w:rPrChange>
          </w:rPr>
          <w:delText>and</w:delText>
        </w:r>
        <w:r w:rsidRPr="00F80E7D" w:rsidDel="00F80E7D">
          <w:rPr>
            <w:rPrChange w:id="44" w:author="Omkar Kulthe" w:date="2025-03-24T22:15:00Z">
              <w:rPr>
                <w:rStyle w:val="Hyperlink"/>
                <w:spacing w:val="-4"/>
              </w:rPr>
            </w:rPrChange>
          </w:rPr>
          <w:delText xml:space="preserve"> </w:delText>
        </w:r>
        <w:r w:rsidRPr="00F80E7D" w:rsidDel="00F80E7D">
          <w:rPr>
            <w:rPrChange w:id="45" w:author="Omkar Kulthe" w:date="2025-03-24T22:15:00Z">
              <w:rPr>
                <w:rStyle w:val="Hyperlink"/>
              </w:rPr>
            </w:rPrChange>
          </w:rPr>
          <w:delText>Dependencies</w:delText>
        </w:r>
        <w:r w:rsidDel="00F80E7D">
          <w:rPr>
            <w:webHidden/>
          </w:rPr>
          <w:tab/>
          <w:delText>9</w:delText>
        </w:r>
      </w:del>
    </w:p>
    <w:p w14:paraId="78FD1F1B" w14:textId="0E5EB92E" w:rsidR="00651664" w:rsidDel="00F80E7D" w:rsidRDefault="00651664">
      <w:pPr>
        <w:pStyle w:val="TOC2"/>
        <w:rPr>
          <w:del w:id="46" w:author="Omkar Kulthe" w:date="2025-03-24T22:15:00Z"/>
          <w:rFonts w:asciiTheme="minorHAnsi" w:eastAsiaTheme="minorEastAsia" w:hAnsiTheme="minorHAnsi" w:cstheme="minorBidi"/>
          <w:kern w:val="2"/>
          <w:sz w:val="24"/>
          <w:lang w:val="en-IN" w:eastAsia="en-IN"/>
          <w14:ligatures w14:val="standardContextual"/>
        </w:rPr>
      </w:pPr>
      <w:del w:id="47" w:author="Omkar Kulthe" w:date="2025-03-24T22:15:00Z">
        <w:r w:rsidRPr="00F80E7D" w:rsidDel="00F80E7D">
          <w:rPr>
            <w:rPrChange w:id="48" w:author="Omkar Kulthe" w:date="2025-03-24T22:15:00Z">
              <w:rPr>
                <w:rStyle w:val="Hyperlink"/>
              </w:rPr>
            </w:rPrChange>
          </w:rPr>
          <w:delText>1.7</w:delText>
        </w:r>
        <w:r w:rsidDel="00F80E7D">
          <w:rPr>
            <w:rFonts w:asciiTheme="minorHAnsi" w:eastAsiaTheme="minorEastAsia" w:hAnsiTheme="minorHAnsi" w:cstheme="minorBidi"/>
            <w:kern w:val="2"/>
            <w:sz w:val="24"/>
            <w:lang w:val="en-IN" w:eastAsia="en-IN"/>
            <w14:ligatures w14:val="standardContextual"/>
          </w:rPr>
          <w:tab/>
        </w:r>
        <w:r w:rsidRPr="00F80E7D" w:rsidDel="00F80E7D">
          <w:rPr>
            <w:rPrChange w:id="49" w:author="Omkar Kulthe" w:date="2025-03-24T22:15:00Z">
              <w:rPr>
                <w:rStyle w:val="Hyperlink"/>
              </w:rPr>
            </w:rPrChange>
          </w:rPr>
          <w:delText>CTO</w:delText>
        </w:r>
        <w:r w:rsidRPr="00F80E7D" w:rsidDel="00F80E7D">
          <w:rPr>
            <w:rPrChange w:id="50" w:author="Omkar Kulthe" w:date="2025-03-24T22:15:00Z">
              <w:rPr>
                <w:rStyle w:val="Hyperlink"/>
                <w:spacing w:val="-4"/>
              </w:rPr>
            </w:rPrChange>
          </w:rPr>
          <w:delText xml:space="preserve"> </w:delText>
        </w:r>
        <w:r w:rsidRPr="00F80E7D" w:rsidDel="00F80E7D">
          <w:rPr>
            <w:rPrChange w:id="51" w:author="Omkar Kulthe" w:date="2025-03-24T22:15:00Z">
              <w:rPr>
                <w:rStyle w:val="Hyperlink"/>
              </w:rPr>
            </w:rPrChange>
          </w:rPr>
          <w:delText>Exceptions</w:delText>
        </w:r>
        <w:r w:rsidDel="00F80E7D">
          <w:rPr>
            <w:webHidden/>
          </w:rPr>
          <w:tab/>
          <w:delText>9</w:delText>
        </w:r>
      </w:del>
    </w:p>
    <w:p w14:paraId="219F3756" w14:textId="62F2DD4B" w:rsidR="00651664" w:rsidDel="00F80E7D" w:rsidRDefault="00651664">
      <w:pPr>
        <w:pStyle w:val="TOC2"/>
        <w:rPr>
          <w:del w:id="52" w:author="Omkar Kulthe" w:date="2025-03-24T22:15:00Z"/>
          <w:rFonts w:asciiTheme="minorHAnsi" w:eastAsiaTheme="minorEastAsia" w:hAnsiTheme="minorHAnsi" w:cstheme="minorBidi"/>
          <w:kern w:val="2"/>
          <w:sz w:val="24"/>
          <w:lang w:val="en-IN" w:eastAsia="en-IN"/>
          <w14:ligatures w14:val="standardContextual"/>
        </w:rPr>
      </w:pPr>
      <w:del w:id="53" w:author="Omkar Kulthe" w:date="2025-03-24T22:15:00Z">
        <w:r w:rsidRPr="00F80E7D" w:rsidDel="00F80E7D">
          <w:rPr>
            <w:rPrChange w:id="54" w:author="Omkar Kulthe" w:date="2025-03-24T22:15:00Z">
              <w:rPr>
                <w:rStyle w:val="Hyperlink"/>
              </w:rPr>
            </w:rPrChange>
          </w:rPr>
          <w:delText>1.8</w:delText>
        </w:r>
        <w:r w:rsidDel="00F80E7D">
          <w:rPr>
            <w:rFonts w:asciiTheme="minorHAnsi" w:eastAsiaTheme="minorEastAsia" w:hAnsiTheme="minorHAnsi" w:cstheme="minorBidi"/>
            <w:kern w:val="2"/>
            <w:sz w:val="24"/>
            <w:lang w:val="en-IN" w:eastAsia="en-IN"/>
            <w14:ligatures w14:val="standardContextual"/>
          </w:rPr>
          <w:tab/>
        </w:r>
        <w:r w:rsidRPr="00F80E7D" w:rsidDel="00F80E7D">
          <w:rPr>
            <w:rPrChange w:id="55" w:author="Omkar Kulthe" w:date="2025-03-24T22:15:00Z">
              <w:rPr>
                <w:rStyle w:val="Hyperlink"/>
              </w:rPr>
            </w:rPrChange>
          </w:rPr>
          <w:delText>Requirements</w:delText>
        </w:r>
        <w:r w:rsidDel="00F80E7D">
          <w:rPr>
            <w:webHidden/>
          </w:rPr>
          <w:tab/>
          <w:delText>10</w:delText>
        </w:r>
      </w:del>
    </w:p>
    <w:p w14:paraId="741AA0B3" w14:textId="1A20804F" w:rsidR="00651664" w:rsidDel="00F80E7D" w:rsidRDefault="00651664">
      <w:pPr>
        <w:pStyle w:val="TOC2"/>
        <w:rPr>
          <w:del w:id="56" w:author="Omkar Kulthe" w:date="2025-03-24T22:15:00Z"/>
          <w:rFonts w:asciiTheme="minorHAnsi" w:eastAsiaTheme="minorEastAsia" w:hAnsiTheme="minorHAnsi" w:cstheme="minorBidi"/>
          <w:kern w:val="2"/>
          <w:sz w:val="24"/>
          <w:lang w:val="en-IN" w:eastAsia="en-IN"/>
          <w14:ligatures w14:val="standardContextual"/>
        </w:rPr>
      </w:pPr>
      <w:del w:id="57" w:author="Omkar Kulthe" w:date="2025-03-24T22:15:00Z">
        <w:r w:rsidRPr="00F80E7D" w:rsidDel="00F80E7D">
          <w:rPr>
            <w:rPrChange w:id="58" w:author="Omkar Kulthe" w:date="2025-03-24T22:15:00Z">
              <w:rPr>
                <w:rStyle w:val="Hyperlink"/>
              </w:rPr>
            </w:rPrChange>
          </w:rPr>
          <w:delText>1.9</w:delText>
        </w:r>
        <w:r w:rsidDel="00F80E7D">
          <w:rPr>
            <w:rFonts w:asciiTheme="minorHAnsi" w:eastAsiaTheme="minorEastAsia" w:hAnsiTheme="minorHAnsi" w:cstheme="minorBidi"/>
            <w:kern w:val="2"/>
            <w:sz w:val="24"/>
            <w:lang w:val="en-IN" w:eastAsia="en-IN"/>
            <w14:ligatures w14:val="standardContextual"/>
          </w:rPr>
          <w:tab/>
        </w:r>
        <w:r w:rsidRPr="00F80E7D" w:rsidDel="00F80E7D">
          <w:rPr>
            <w:rPrChange w:id="59" w:author="Omkar Kulthe" w:date="2025-03-24T22:15:00Z">
              <w:rPr>
                <w:rStyle w:val="Hyperlink"/>
              </w:rPr>
            </w:rPrChange>
          </w:rPr>
          <w:delText>Bandwidth</w:delText>
        </w:r>
        <w:r w:rsidRPr="00F80E7D" w:rsidDel="00F80E7D">
          <w:rPr>
            <w:rPrChange w:id="60" w:author="Omkar Kulthe" w:date="2025-03-24T22:15:00Z">
              <w:rPr>
                <w:rStyle w:val="Hyperlink"/>
                <w:spacing w:val="-2"/>
              </w:rPr>
            </w:rPrChange>
          </w:rPr>
          <w:delText xml:space="preserve"> </w:delText>
        </w:r>
        <w:r w:rsidRPr="00F80E7D" w:rsidDel="00F80E7D">
          <w:rPr>
            <w:rPrChange w:id="61" w:author="Omkar Kulthe" w:date="2025-03-24T22:15:00Z">
              <w:rPr>
                <w:rStyle w:val="Hyperlink"/>
              </w:rPr>
            </w:rPrChange>
          </w:rPr>
          <w:delText>and</w:delText>
        </w:r>
        <w:r w:rsidRPr="00F80E7D" w:rsidDel="00F80E7D">
          <w:rPr>
            <w:rPrChange w:id="62" w:author="Omkar Kulthe" w:date="2025-03-24T22:15:00Z">
              <w:rPr>
                <w:rStyle w:val="Hyperlink"/>
                <w:spacing w:val="-2"/>
              </w:rPr>
            </w:rPrChange>
          </w:rPr>
          <w:delText xml:space="preserve"> </w:delText>
        </w:r>
        <w:r w:rsidRPr="00F80E7D" w:rsidDel="00F80E7D">
          <w:rPr>
            <w:rPrChange w:id="63" w:author="Omkar Kulthe" w:date="2025-03-24T22:15:00Z">
              <w:rPr>
                <w:rStyle w:val="Hyperlink"/>
              </w:rPr>
            </w:rPrChange>
          </w:rPr>
          <w:delText>Latency</w:delText>
        </w:r>
        <w:r w:rsidDel="00F80E7D">
          <w:rPr>
            <w:webHidden/>
          </w:rPr>
          <w:tab/>
          <w:delText>10</w:delText>
        </w:r>
      </w:del>
    </w:p>
    <w:p w14:paraId="3C93F7A7" w14:textId="6BE7060D" w:rsidR="00651664" w:rsidDel="00F80E7D" w:rsidRDefault="00651664">
      <w:pPr>
        <w:pStyle w:val="TOC2"/>
        <w:rPr>
          <w:del w:id="64" w:author="Omkar Kulthe" w:date="2025-03-24T22:15:00Z"/>
          <w:rFonts w:asciiTheme="minorHAnsi" w:eastAsiaTheme="minorEastAsia" w:hAnsiTheme="minorHAnsi" w:cstheme="minorBidi"/>
          <w:kern w:val="2"/>
          <w:sz w:val="24"/>
          <w:lang w:val="en-IN" w:eastAsia="en-IN"/>
          <w14:ligatures w14:val="standardContextual"/>
        </w:rPr>
      </w:pPr>
      <w:del w:id="65" w:author="Omkar Kulthe" w:date="2025-03-24T22:15:00Z">
        <w:r w:rsidRPr="00F80E7D" w:rsidDel="00F80E7D">
          <w:rPr>
            <w:rPrChange w:id="66" w:author="Omkar Kulthe" w:date="2025-03-24T22:15:00Z">
              <w:rPr>
                <w:rStyle w:val="Hyperlink"/>
              </w:rPr>
            </w:rPrChange>
          </w:rPr>
          <w:delText>1.10</w:delText>
        </w:r>
        <w:r w:rsidDel="00F80E7D">
          <w:rPr>
            <w:rFonts w:asciiTheme="minorHAnsi" w:eastAsiaTheme="minorEastAsia" w:hAnsiTheme="minorHAnsi" w:cstheme="minorBidi"/>
            <w:kern w:val="2"/>
            <w:sz w:val="24"/>
            <w:lang w:val="en-IN" w:eastAsia="en-IN"/>
            <w14:ligatures w14:val="standardContextual"/>
          </w:rPr>
          <w:tab/>
        </w:r>
        <w:r w:rsidRPr="00F80E7D" w:rsidDel="00F80E7D">
          <w:rPr>
            <w:rPrChange w:id="67" w:author="Omkar Kulthe" w:date="2025-03-24T22:15:00Z">
              <w:rPr>
                <w:rStyle w:val="Hyperlink"/>
              </w:rPr>
            </w:rPrChange>
          </w:rPr>
          <w:delText>Management</w:delText>
        </w:r>
        <w:r w:rsidRPr="00F80E7D" w:rsidDel="00F80E7D">
          <w:rPr>
            <w:rPrChange w:id="68" w:author="Omkar Kulthe" w:date="2025-03-24T22:15:00Z">
              <w:rPr>
                <w:rStyle w:val="Hyperlink"/>
                <w:spacing w:val="-5"/>
              </w:rPr>
            </w:rPrChange>
          </w:rPr>
          <w:delText xml:space="preserve"> </w:delText>
        </w:r>
        <w:r w:rsidRPr="00F80E7D" w:rsidDel="00F80E7D">
          <w:rPr>
            <w:rPrChange w:id="69" w:author="Omkar Kulthe" w:date="2025-03-24T22:15:00Z">
              <w:rPr>
                <w:rStyle w:val="Hyperlink"/>
              </w:rPr>
            </w:rPrChange>
          </w:rPr>
          <w:delText>and</w:delText>
        </w:r>
        <w:r w:rsidRPr="00F80E7D" w:rsidDel="00F80E7D">
          <w:rPr>
            <w:rPrChange w:id="70" w:author="Omkar Kulthe" w:date="2025-03-24T22:15:00Z">
              <w:rPr>
                <w:rStyle w:val="Hyperlink"/>
                <w:spacing w:val="-4"/>
              </w:rPr>
            </w:rPrChange>
          </w:rPr>
          <w:delText xml:space="preserve"> </w:delText>
        </w:r>
        <w:r w:rsidRPr="00F80E7D" w:rsidDel="00F80E7D">
          <w:rPr>
            <w:rPrChange w:id="71" w:author="Omkar Kulthe" w:date="2025-03-24T22:15:00Z">
              <w:rPr>
                <w:rStyle w:val="Hyperlink"/>
              </w:rPr>
            </w:rPrChange>
          </w:rPr>
          <w:delText>Orchestration</w:delText>
        </w:r>
        <w:r w:rsidDel="00F80E7D">
          <w:rPr>
            <w:webHidden/>
          </w:rPr>
          <w:tab/>
          <w:delText>10</w:delText>
        </w:r>
      </w:del>
    </w:p>
    <w:p w14:paraId="139088A1" w14:textId="18E01923" w:rsidR="00651664" w:rsidDel="00F80E7D" w:rsidRDefault="00651664">
      <w:pPr>
        <w:pStyle w:val="TOC1"/>
        <w:rPr>
          <w:del w:id="72" w:author="Omkar Kulthe" w:date="2025-03-24T22:15:00Z"/>
          <w:rFonts w:asciiTheme="minorHAnsi" w:eastAsiaTheme="minorEastAsia" w:hAnsiTheme="minorHAnsi" w:cstheme="minorBidi"/>
          <w:kern w:val="2"/>
          <w:sz w:val="24"/>
          <w:lang w:val="en-IN" w:eastAsia="en-IN"/>
          <w14:ligatures w14:val="standardContextual"/>
        </w:rPr>
      </w:pPr>
      <w:del w:id="73" w:author="Omkar Kulthe" w:date="2025-03-24T22:15:00Z">
        <w:r w:rsidRPr="00F80E7D" w:rsidDel="00F80E7D">
          <w:rPr>
            <w:rPrChange w:id="74" w:author="Omkar Kulthe" w:date="2025-03-24T22:15:00Z">
              <w:rPr>
                <w:rStyle w:val="Hyperlink"/>
              </w:rPr>
            </w:rPrChange>
          </w:rPr>
          <w:delText>2</w:delText>
        </w:r>
        <w:r w:rsidDel="00F80E7D">
          <w:rPr>
            <w:rFonts w:asciiTheme="minorHAnsi" w:eastAsiaTheme="minorEastAsia" w:hAnsiTheme="minorHAnsi" w:cstheme="minorBidi"/>
            <w:kern w:val="2"/>
            <w:sz w:val="24"/>
            <w:lang w:val="en-IN" w:eastAsia="en-IN"/>
            <w14:ligatures w14:val="standardContextual"/>
          </w:rPr>
          <w:tab/>
        </w:r>
        <w:r w:rsidRPr="00F80E7D" w:rsidDel="00F80E7D">
          <w:rPr>
            <w:rPrChange w:id="75" w:author="Omkar Kulthe" w:date="2025-03-24T22:15:00Z">
              <w:rPr>
                <w:rStyle w:val="Hyperlink"/>
              </w:rPr>
            </w:rPrChange>
          </w:rPr>
          <w:delText>Architectural</w:delText>
        </w:r>
        <w:r w:rsidRPr="00F80E7D" w:rsidDel="00F80E7D">
          <w:rPr>
            <w:rPrChange w:id="76" w:author="Omkar Kulthe" w:date="2025-03-24T22:15:00Z">
              <w:rPr>
                <w:rStyle w:val="Hyperlink"/>
                <w:spacing w:val="-7"/>
              </w:rPr>
            </w:rPrChange>
          </w:rPr>
          <w:delText xml:space="preserve"> </w:delText>
        </w:r>
        <w:r w:rsidRPr="00F80E7D" w:rsidDel="00F80E7D">
          <w:rPr>
            <w:rPrChange w:id="77" w:author="Omkar Kulthe" w:date="2025-03-24T22:15:00Z">
              <w:rPr>
                <w:rStyle w:val="Hyperlink"/>
              </w:rPr>
            </w:rPrChange>
          </w:rPr>
          <w:delText>Overview</w:delText>
        </w:r>
        <w:r w:rsidDel="00F80E7D">
          <w:rPr>
            <w:webHidden/>
          </w:rPr>
          <w:tab/>
          <w:delText>11</w:delText>
        </w:r>
      </w:del>
    </w:p>
    <w:p w14:paraId="2AD63C7D" w14:textId="6831034B" w:rsidR="00651664" w:rsidDel="00F80E7D" w:rsidRDefault="00651664">
      <w:pPr>
        <w:pStyle w:val="TOC2"/>
        <w:rPr>
          <w:del w:id="78" w:author="Omkar Kulthe" w:date="2025-03-24T22:15:00Z"/>
          <w:rFonts w:asciiTheme="minorHAnsi" w:eastAsiaTheme="minorEastAsia" w:hAnsiTheme="minorHAnsi" w:cstheme="minorBidi"/>
          <w:kern w:val="2"/>
          <w:sz w:val="24"/>
          <w:lang w:val="en-IN" w:eastAsia="en-IN"/>
          <w14:ligatures w14:val="standardContextual"/>
        </w:rPr>
      </w:pPr>
      <w:del w:id="79" w:author="Omkar Kulthe" w:date="2025-03-24T22:15:00Z">
        <w:r w:rsidRPr="00F80E7D" w:rsidDel="00F80E7D">
          <w:rPr>
            <w:rPrChange w:id="80" w:author="Omkar Kulthe" w:date="2025-03-24T22:15:00Z">
              <w:rPr>
                <w:rStyle w:val="Hyperlink"/>
              </w:rPr>
            </w:rPrChange>
          </w:rPr>
          <w:delText>2.1</w:delText>
        </w:r>
        <w:r w:rsidDel="00F80E7D">
          <w:rPr>
            <w:rFonts w:asciiTheme="minorHAnsi" w:eastAsiaTheme="minorEastAsia" w:hAnsiTheme="minorHAnsi" w:cstheme="minorBidi"/>
            <w:kern w:val="2"/>
            <w:sz w:val="24"/>
            <w:lang w:val="en-IN" w:eastAsia="en-IN"/>
            <w14:ligatures w14:val="standardContextual"/>
          </w:rPr>
          <w:tab/>
        </w:r>
        <w:r w:rsidRPr="00F80E7D" w:rsidDel="00F80E7D">
          <w:rPr>
            <w:rPrChange w:id="81" w:author="Omkar Kulthe" w:date="2025-03-24T22:15:00Z">
              <w:rPr>
                <w:rStyle w:val="Hyperlink"/>
              </w:rPr>
            </w:rPrChange>
          </w:rPr>
          <w:delText>Service</w:delText>
        </w:r>
        <w:r w:rsidRPr="00F80E7D" w:rsidDel="00F80E7D">
          <w:rPr>
            <w:rPrChange w:id="82" w:author="Omkar Kulthe" w:date="2025-03-24T22:15:00Z">
              <w:rPr>
                <w:rStyle w:val="Hyperlink"/>
                <w:spacing w:val="-5"/>
              </w:rPr>
            </w:rPrChange>
          </w:rPr>
          <w:delText xml:space="preserve"> </w:delText>
        </w:r>
        <w:r w:rsidRPr="00F80E7D" w:rsidDel="00F80E7D">
          <w:rPr>
            <w:rPrChange w:id="83" w:author="Omkar Kulthe" w:date="2025-03-24T22:15:00Z">
              <w:rPr>
                <w:rStyle w:val="Hyperlink"/>
              </w:rPr>
            </w:rPrChange>
          </w:rPr>
          <w:delText>and</w:delText>
        </w:r>
        <w:r w:rsidRPr="00F80E7D" w:rsidDel="00F80E7D">
          <w:rPr>
            <w:rPrChange w:id="84" w:author="Omkar Kulthe" w:date="2025-03-24T22:15:00Z">
              <w:rPr>
                <w:rStyle w:val="Hyperlink"/>
                <w:spacing w:val="-5"/>
              </w:rPr>
            </w:rPrChange>
          </w:rPr>
          <w:delText xml:space="preserve"> </w:delText>
        </w:r>
        <w:r w:rsidRPr="00F80E7D" w:rsidDel="00F80E7D">
          <w:rPr>
            <w:rPrChange w:id="85" w:author="Omkar Kulthe" w:date="2025-03-24T22:15:00Z">
              <w:rPr>
                <w:rStyle w:val="Hyperlink"/>
              </w:rPr>
            </w:rPrChange>
          </w:rPr>
          <w:delText>Architecture</w:delText>
        </w:r>
        <w:r w:rsidRPr="00F80E7D" w:rsidDel="00F80E7D">
          <w:rPr>
            <w:rPrChange w:id="86" w:author="Omkar Kulthe" w:date="2025-03-24T22:15:00Z">
              <w:rPr>
                <w:rStyle w:val="Hyperlink"/>
                <w:spacing w:val="-5"/>
              </w:rPr>
            </w:rPrChange>
          </w:rPr>
          <w:delText xml:space="preserve"> </w:delText>
        </w:r>
        <w:r w:rsidRPr="00F80E7D" w:rsidDel="00F80E7D">
          <w:rPr>
            <w:rPrChange w:id="87" w:author="Omkar Kulthe" w:date="2025-03-24T22:15:00Z">
              <w:rPr>
                <w:rStyle w:val="Hyperlink"/>
              </w:rPr>
            </w:rPrChange>
          </w:rPr>
          <w:delText>Summary</w:delText>
        </w:r>
        <w:r w:rsidDel="00F80E7D">
          <w:rPr>
            <w:webHidden/>
          </w:rPr>
          <w:tab/>
          <w:delText>11</w:delText>
        </w:r>
      </w:del>
    </w:p>
    <w:p w14:paraId="77DB637E" w14:textId="3B583B33" w:rsidR="00651664" w:rsidDel="00F80E7D" w:rsidRDefault="00651664">
      <w:pPr>
        <w:pStyle w:val="TOC2"/>
        <w:rPr>
          <w:del w:id="88" w:author="Omkar Kulthe" w:date="2025-03-24T22:15:00Z"/>
          <w:rFonts w:asciiTheme="minorHAnsi" w:eastAsiaTheme="minorEastAsia" w:hAnsiTheme="minorHAnsi" w:cstheme="minorBidi"/>
          <w:kern w:val="2"/>
          <w:sz w:val="24"/>
          <w:lang w:val="en-IN" w:eastAsia="en-IN"/>
          <w14:ligatures w14:val="standardContextual"/>
        </w:rPr>
      </w:pPr>
      <w:del w:id="89" w:author="Omkar Kulthe" w:date="2025-03-24T22:15:00Z">
        <w:r w:rsidRPr="00F80E7D" w:rsidDel="00F80E7D">
          <w:rPr>
            <w:rPrChange w:id="90" w:author="Omkar Kulthe" w:date="2025-03-24T22:15:00Z">
              <w:rPr>
                <w:rStyle w:val="Hyperlink"/>
              </w:rPr>
            </w:rPrChange>
          </w:rPr>
          <w:delText>2.2</w:delText>
        </w:r>
        <w:r w:rsidDel="00F80E7D">
          <w:rPr>
            <w:rFonts w:asciiTheme="minorHAnsi" w:eastAsiaTheme="minorEastAsia" w:hAnsiTheme="minorHAnsi" w:cstheme="minorBidi"/>
            <w:kern w:val="2"/>
            <w:sz w:val="24"/>
            <w:lang w:val="en-IN" w:eastAsia="en-IN"/>
            <w14:ligatures w14:val="standardContextual"/>
          </w:rPr>
          <w:tab/>
        </w:r>
        <w:r w:rsidRPr="00F80E7D" w:rsidDel="00F80E7D">
          <w:rPr>
            <w:rPrChange w:id="91" w:author="Omkar Kulthe" w:date="2025-03-24T22:15:00Z">
              <w:rPr>
                <w:rStyle w:val="Hyperlink"/>
              </w:rPr>
            </w:rPrChange>
          </w:rPr>
          <w:delText>Design</w:delText>
        </w:r>
        <w:r w:rsidRPr="00F80E7D" w:rsidDel="00F80E7D">
          <w:rPr>
            <w:rPrChange w:id="92" w:author="Omkar Kulthe" w:date="2025-03-24T22:15:00Z">
              <w:rPr>
                <w:rStyle w:val="Hyperlink"/>
                <w:spacing w:val="-5"/>
              </w:rPr>
            </w:rPrChange>
          </w:rPr>
          <w:delText xml:space="preserve"> </w:delText>
        </w:r>
        <w:r w:rsidRPr="00F80E7D" w:rsidDel="00F80E7D">
          <w:rPr>
            <w:rPrChange w:id="93" w:author="Omkar Kulthe" w:date="2025-03-24T22:15:00Z">
              <w:rPr>
                <w:rStyle w:val="Hyperlink"/>
              </w:rPr>
            </w:rPrChange>
          </w:rPr>
          <w:delText>Principles</w:delText>
        </w:r>
        <w:r w:rsidDel="00F80E7D">
          <w:rPr>
            <w:webHidden/>
          </w:rPr>
          <w:tab/>
          <w:delText>12</w:delText>
        </w:r>
      </w:del>
    </w:p>
    <w:p w14:paraId="3684E20B" w14:textId="42E3DD08" w:rsidR="00651664" w:rsidDel="00F80E7D" w:rsidRDefault="00651664">
      <w:pPr>
        <w:pStyle w:val="TOC2"/>
        <w:rPr>
          <w:del w:id="94" w:author="Omkar Kulthe" w:date="2025-03-24T22:15:00Z"/>
          <w:rFonts w:asciiTheme="minorHAnsi" w:eastAsiaTheme="minorEastAsia" w:hAnsiTheme="minorHAnsi" w:cstheme="minorBidi"/>
          <w:kern w:val="2"/>
          <w:sz w:val="24"/>
          <w:lang w:val="en-IN" w:eastAsia="en-IN"/>
          <w14:ligatures w14:val="standardContextual"/>
        </w:rPr>
      </w:pPr>
      <w:del w:id="95" w:author="Omkar Kulthe" w:date="2025-03-24T22:15:00Z">
        <w:r w:rsidRPr="00F80E7D" w:rsidDel="00F80E7D">
          <w:rPr>
            <w:rPrChange w:id="96" w:author="Omkar Kulthe" w:date="2025-03-24T22:15:00Z">
              <w:rPr>
                <w:rStyle w:val="Hyperlink"/>
              </w:rPr>
            </w:rPrChange>
          </w:rPr>
          <w:delText>2.3</w:delText>
        </w:r>
        <w:r w:rsidDel="00F80E7D">
          <w:rPr>
            <w:rFonts w:asciiTheme="minorHAnsi" w:eastAsiaTheme="minorEastAsia" w:hAnsiTheme="minorHAnsi" w:cstheme="minorBidi"/>
            <w:kern w:val="2"/>
            <w:sz w:val="24"/>
            <w:lang w:val="en-IN" w:eastAsia="en-IN"/>
            <w14:ligatures w14:val="standardContextual"/>
          </w:rPr>
          <w:tab/>
        </w:r>
        <w:r w:rsidRPr="00F80E7D" w:rsidDel="00F80E7D">
          <w:rPr>
            <w:rPrChange w:id="97" w:author="Omkar Kulthe" w:date="2025-03-24T22:15:00Z">
              <w:rPr>
                <w:rStyle w:val="Hyperlink"/>
              </w:rPr>
            </w:rPrChange>
          </w:rPr>
          <w:delText>Server</w:delText>
        </w:r>
        <w:r w:rsidRPr="00F80E7D" w:rsidDel="00F80E7D">
          <w:rPr>
            <w:rPrChange w:id="98" w:author="Omkar Kulthe" w:date="2025-03-24T22:15:00Z">
              <w:rPr>
                <w:rStyle w:val="Hyperlink"/>
                <w:spacing w:val="-5"/>
              </w:rPr>
            </w:rPrChange>
          </w:rPr>
          <w:delText xml:space="preserve"> </w:delText>
        </w:r>
        <w:r w:rsidRPr="00F80E7D" w:rsidDel="00F80E7D">
          <w:rPr>
            <w:rPrChange w:id="99" w:author="Omkar Kulthe" w:date="2025-03-24T22:15:00Z">
              <w:rPr>
                <w:rStyle w:val="Hyperlink"/>
              </w:rPr>
            </w:rPrChange>
          </w:rPr>
          <w:delText>Details</w:delText>
        </w:r>
        <w:r w:rsidDel="00F80E7D">
          <w:rPr>
            <w:webHidden/>
          </w:rPr>
          <w:tab/>
          <w:delText>12</w:delText>
        </w:r>
      </w:del>
    </w:p>
    <w:p w14:paraId="22E090D9" w14:textId="3AA35D04" w:rsidR="00651664" w:rsidDel="00F80E7D" w:rsidRDefault="00651664">
      <w:pPr>
        <w:pStyle w:val="TOC2"/>
        <w:rPr>
          <w:del w:id="100" w:author="Omkar Kulthe" w:date="2025-03-24T22:15:00Z"/>
          <w:rFonts w:asciiTheme="minorHAnsi" w:eastAsiaTheme="minorEastAsia" w:hAnsiTheme="minorHAnsi" w:cstheme="minorBidi"/>
          <w:kern w:val="2"/>
          <w:sz w:val="24"/>
          <w:lang w:val="en-IN" w:eastAsia="en-IN"/>
          <w14:ligatures w14:val="standardContextual"/>
        </w:rPr>
      </w:pPr>
      <w:del w:id="101" w:author="Omkar Kulthe" w:date="2025-03-24T22:15:00Z">
        <w:r w:rsidRPr="00F80E7D" w:rsidDel="00F80E7D">
          <w:rPr>
            <w:rPrChange w:id="102" w:author="Omkar Kulthe" w:date="2025-03-24T22:15:00Z">
              <w:rPr>
                <w:rStyle w:val="Hyperlink"/>
              </w:rPr>
            </w:rPrChange>
          </w:rPr>
          <w:delText>2.4</w:delText>
        </w:r>
        <w:r w:rsidDel="00F80E7D">
          <w:rPr>
            <w:rFonts w:asciiTheme="minorHAnsi" w:eastAsiaTheme="minorEastAsia" w:hAnsiTheme="minorHAnsi" w:cstheme="minorBidi"/>
            <w:kern w:val="2"/>
            <w:sz w:val="24"/>
            <w:lang w:val="en-IN" w:eastAsia="en-IN"/>
            <w14:ligatures w14:val="standardContextual"/>
          </w:rPr>
          <w:tab/>
        </w:r>
        <w:r w:rsidRPr="00F80E7D" w:rsidDel="00F80E7D">
          <w:rPr>
            <w:rPrChange w:id="103" w:author="Omkar Kulthe" w:date="2025-03-24T22:15:00Z">
              <w:rPr>
                <w:rStyle w:val="Hyperlink"/>
              </w:rPr>
            </w:rPrChange>
          </w:rPr>
          <w:delText>Baseline</w:delText>
        </w:r>
        <w:r w:rsidRPr="00F80E7D" w:rsidDel="00F80E7D">
          <w:rPr>
            <w:rPrChange w:id="104" w:author="Omkar Kulthe" w:date="2025-03-24T22:15:00Z">
              <w:rPr>
                <w:rStyle w:val="Hyperlink"/>
                <w:spacing w:val="-6"/>
              </w:rPr>
            </w:rPrChange>
          </w:rPr>
          <w:delText xml:space="preserve"> </w:delText>
        </w:r>
        <w:r w:rsidRPr="00F80E7D" w:rsidDel="00F80E7D">
          <w:rPr>
            <w:rPrChange w:id="105" w:author="Omkar Kulthe" w:date="2025-03-24T22:15:00Z">
              <w:rPr>
                <w:rStyle w:val="Hyperlink"/>
              </w:rPr>
            </w:rPrChange>
          </w:rPr>
          <w:delText>Architecture</w:delText>
        </w:r>
        <w:r w:rsidDel="00F80E7D">
          <w:rPr>
            <w:webHidden/>
          </w:rPr>
          <w:tab/>
          <w:delText>12</w:delText>
        </w:r>
      </w:del>
    </w:p>
    <w:p w14:paraId="1C2187F0" w14:textId="28342584" w:rsidR="00651664" w:rsidDel="00F80E7D" w:rsidRDefault="00651664">
      <w:pPr>
        <w:pStyle w:val="TOC2"/>
        <w:rPr>
          <w:del w:id="106" w:author="Omkar Kulthe" w:date="2025-03-24T22:15:00Z"/>
          <w:rFonts w:asciiTheme="minorHAnsi" w:eastAsiaTheme="minorEastAsia" w:hAnsiTheme="minorHAnsi" w:cstheme="minorBidi"/>
          <w:kern w:val="2"/>
          <w:sz w:val="24"/>
          <w:lang w:val="en-IN" w:eastAsia="en-IN"/>
          <w14:ligatures w14:val="standardContextual"/>
        </w:rPr>
      </w:pPr>
      <w:del w:id="107" w:author="Omkar Kulthe" w:date="2025-03-24T22:15:00Z">
        <w:r w:rsidRPr="00F80E7D" w:rsidDel="00F80E7D">
          <w:rPr>
            <w:rPrChange w:id="108" w:author="Omkar Kulthe" w:date="2025-03-24T22:15:00Z">
              <w:rPr>
                <w:rStyle w:val="Hyperlink"/>
              </w:rPr>
            </w:rPrChange>
          </w:rPr>
          <w:delText>2.5</w:delText>
        </w:r>
        <w:r w:rsidDel="00F80E7D">
          <w:rPr>
            <w:rFonts w:asciiTheme="minorHAnsi" w:eastAsiaTheme="minorEastAsia" w:hAnsiTheme="minorHAnsi" w:cstheme="minorBidi"/>
            <w:kern w:val="2"/>
            <w:sz w:val="24"/>
            <w:lang w:val="en-IN" w:eastAsia="en-IN"/>
            <w14:ligatures w14:val="standardContextual"/>
          </w:rPr>
          <w:tab/>
        </w:r>
        <w:r w:rsidRPr="00F80E7D" w:rsidDel="00F80E7D">
          <w:rPr>
            <w:rPrChange w:id="109" w:author="Omkar Kulthe" w:date="2025-03-24T22:15:00Z">
              <w:rPr>
                <w:rStyle w:val="Hyperlink"/>
              </w:rPr>
            </w:rPrChange>
          </w:rPr>
          <w:delText>Architecture</w:delText>
        </w:r>
        <w:r w:rsidRPr="00F80E7D" w:rsidDel="00F80E7D">
          <w:rPr>
            <w:rPrChange w:id="110" w:author="Omkar Kulthe" w:date="2025-03-24T22:15:00Z">
              <w:rPr>
                <w:rStyle w:val="Hyperlink"/>
                <w:spacing w:val="-5"/>
              </w:rPr>
            </w:rPrChange>
          </w:rPr>
          <w:delText xml:space="preserve"> </w:delText>
        </w:r>
        <w:r w:rsidRPr="00F80E7D" w:rsidDel="00F80E7D">
          <w:rPr>
            <w:rPrChange w:id="111" w:author="Omkar Kulthe" w:date="2025-03-24T22:15:00Z">
              <w:rPr>
                <w:rStyle w:val="Hyperlink"/>
              </w:rPr>
            </w:rPrChange>
          </w:rPr>
          <w:delText>Description</w:delText>
        </w:r>
        <w:r w:rsidDel="00F80E7D">
          <w:rPr>
            <w:webHidden/>
          </w:rPr>
          <w:tab/>
          <w:delText>12</w:delText>
        </w:r>
      </w:del>
    </w:p>
    <w:p w14:paraId="4D68B104" w14:textId="7390023B" w:rsidR="00651664" w:rsidDel="00F80E7D" w:rsidRDefault="00651664">
      <w:pPr>
        <w:pStyle w:val="TOC2"/>
        <w:rPr>
          <w:del w:id="112" w:author="Omkar Kulthe" w:date="2025-03-24T22:15:00Z"/>
          <w:rFonts w:asciiTheme="minorHAnsi" w:eastAsiaTheme="minorEastAsia" w:hAnsiTheme="minorHAnsi" w:cstheme="minorBidi"/>
          <w:kern w:val="2"/>
          <w:sz w:val="24"/>
          <w:lang w:val="en-IN" w:eastAsia="en-IN"/>
          <w14:ligatures w14:val="standardContextual"/>
        </w:rPr>
      </w:pPr>
      <w:del w:id="113" w:author="Omkar Kulthe" w:date="2025-03-24T22:15:00Z">
        <w:r w:rsidRPr="00F80E7D" w:rsidDel="00F80E7D">
          <w:rPr>
            <w:rPrChange w:id="114" w:author="Omkar Kulthe" w:date="2025-03-24T22:15:00Z">
              <w:rPr>
                <w:rStyle w:val="Hyperlink"/>
              </w:rPr>
            </w:rPrChange>
          </w:rPr>
          <w:delText>2.6</w:delText>
        </w:r>
        <w:r w:rsidDel="00F80E7D">
          <w:rPr>
            <w:rFonts w:asciiTheme="minorHAnsi" w:eastAsiaTheme="minorEastAsia" w:hAnsiTheme="minorHAnsi" w:cstheme="minorBidi"/>
            <w:kern w:val="2"/>
            <w:sz w:val="24"/>
            <w:lang w:val="en-IN" w:eastAsia="en-IN"/>
            <w14:ligatures w14:val="standardContextual"/>
          </w:rPr>
          <w:tab/>
        </w:r>
        <w:r w:rsidRPr="00F80E7D" w:rsidDel="00F80E7D">
          <w:rPr>
            <w:rPrChange w:id="115" w:author="Omkar Kulthe" w:date="2025-03-24T22:15:00Z">
              <w:rPr>
                <w:rStyle w:val="Hyperlink"/>
              </w:rPr>
            </w:rPrChange>
          </w:rPr>
          <w:delText>Target</w:delText>
        </w:r>
        <w:r w:rsidRPr="00F80E7D" w:rsidDel="00F80E7D">
          <w:rPr>
            <w:rPrChange w:id="116" w:author="Omkar Kulthe" w:date="2025-03-24T22:15:00Z">
              <w:rPr>
                <w:rStyle w:val="Hyperlink"/>
                <w:spacing w:val="-8"/>
              </w:rPr>
            </w:rPrChange>
          </w:rPr>
          <w:delText xml:space="preserve"> </w:delText>
        </w:r>
        <w:r w:rsidRPr="00F80E7D" w:rsidDel="00F80E7D">
          <w:rPr>
            <w:rPrChange w:id="117" w:author="Omkar Kulthe" w:date="2025-03-24T22:15:00Z">
              <w:rPr>
                <w:rStyle w:val="Hyperlink"/>
              </w:rPr>
            </w:rPrChange>
          </w:rPr>
          <w:delText>Architecture</w:delText>
        </w:r>
        <w:r w:rsidDel="00F80E7D">
          <w:rPr>
            <w:webHidden/>
          </w:rPr>
          <w:tab/>
          <w:delText>13</w:delText>
        </w:r>
      </w:del>
    </w:p>
    <w:p w14:paraId="445BD473" w14:textId="76B283FF" w:rsidR="00651664" w:rsidDel="00F80E7D" w:rsidRDefault="00651664">
      <w:pPr>
        <w:pStyle w:val="TOC2"/>
        <w:rPr>
          <w:del w:id="118" w:author="Omkar Kulthe" w:date="2025-03-24T22:15:00Z"/>
          <w:rFonts w:asciiTheme="minorHAnsi" w:eastAsiaTheme="minorEastAsia" w:hAnsiTheme="minorHAnsi" w:cstheme="minorBidi"/>
          <w:kern w:val="2"/>
          <w:sz w:val="24"/>
          <w:lang w:val="en-IN" w:eastAsia="en-IN"/>
          <w14:ligatures w14:val="standardContextual"/>
        </w:rPr>
      </w:pPr>
      <w:del w:id="119" w:author="Omkar Kulthe" w:date="2025-03-24T22:15:00Z">
        <w:r w:rsidRPr="00F80E7D" w:rsidDel="00F80E7D">
          <w:rPr>
            <w:rPrChange w:id="120" w:author="Omkar Kulthe" w:date="2025-03-24T22:15:00Z">
              <w:rPr>
                <w:rStyle w:val="Hyperlink"/>
              </w:rPr>
            </w:rPrChange>
          </w:rPr>
          <w:delText>2.7</w:delText>
        </w:r>
        <w:r w:rsidDel="00F80E7D">
          <w:rPr>
            <w:rFonts w:asciiTheme="minorHAnsi" w:eastAsiaTheme="minorEastAsia" w:hAnsiTheme="minorHAnsi" w:cstheme="minorBidi"/>
            <w:kern w:val="2"/>
            <w:sz w:val="24"/>
            <w:lang w:val="en-IN" w:eastAsia="en-IN"/>
            <w14:ligatures w14:val="standardContextual"/>
          </w:rPr>
          <w:tab/>
        </w:r>
        <w:r w:rsidRPr="00F80E7D" w:rsidDel="00F80E7D">
          <w:rPr>
            <w:rPrChange w:id="121" w:author="Omkar Kulthe" w:date="2025-03-24T22:15:00Z">
              <w:rPr>
                <w:rStyle w:val="Hyperlink"/>
              </w:rPr>
            </w:rPrChange>
          </w:rPr>
          <w:delText>New Features in Hyper V 2022</w:delText>
        </w:r>
        <w:r w:rsidDel="00F80E7D">
          <w:rPr>
            <w:webHidden/>
          </w:rPr>
          <w:tab/>
          <w:delText>13</w:delText>
        </w:r>
      </w:del>
    </w:p>
    <w:p w14:paraId="11F20C22" w14:textId="397EC380" w:rsidR="00651664" w:rsidDel="00F80E7D" w:rsidRDefault="00651664">
      <w:pPr>
        <w:pStyle w:val="TOC1"/>
        <w:rPr>
          <w:del w:id="122" w:author="Omkar Kulthe" w:date="2025-03-24T22:15:00Z"/>
          <w:rFonts w:asciiTheme="minorHAnsi" w:eastAsiaTheme="minorEastAsia" w:hAnsiTheme="minorHAnsi" w:cstheme="minorBidi"/>
          <w:kern w:val="2"/>
          <w:sz w:val="24"/>
          <w:lang w:val="en-IN" w:eastAsia="en-IN"/>
          <w14:ligatures w14:val="standardContextual"/>
        </w:rPr>
      </w:pPr>
      <w:del w:id="123" w:author="Omkar Kulthe" w:date="2025-03-24T22:15:00Z">
        <w:r w:rsidRPr="00F80E7D" w:rsidDel="00F80E7D">
          <w:rPr>
            <w:rPrChange w:id="124" w:author="Omkar Kulthe" w:date="2025-03-24T22:15:00Z">
              <w:rPr>
                <w:rStyle w:val="Hyperlink"/>
              </w:rPr>
            </w:rPrChange>
          </w:rPr>
          <w:delText>3</w:delText>
        </w:r>
        <w:r w:rsidDel="00F80E7D">
          <w:rPr>
            <w:rFonts w:asciiTheme="minorHAnsi" w:eastAsiaTheme="minorEastAsia" w:hAnsiTheme="minorHAnsi" w:cstheme="minorBidi"/>
            <w:kern w:val="2"/>
            <w:sz w:val="24"/>
            <w:lang w:val="en-IN" w:eastAsia="en-IN"/>
            <w14:ligatures w14:val="standardContextual"/>
          </w:rPr>
          <w:tab/>
        </w:r>
        <w:r w:rsidRPr="00F80E7D" w:rsidDel="00F80E7D">
          <w:rPr>
            <w:rPrChange w:id="125" w:author="Omkar Kulthe" w:date="2025-03-24T22:15:00Z">
              <w:rPr>
                <w:rStyle w:val="Hyperlink"/>
              </w:rPr>
            </w:rPrChange>
          </w:rPr>
          <w:delText>Conceptual</w:delText>
        </w:r>
        <w:r w:rsidRPr="00F80E7D" w:rsidDel="00F80E7D">
          <w:rPr>
            <w:rPrChange w:id="126" w:author="Omkar Kulthe" w:date="2025-03-24T22:15:00Z">
              <w:rPr>
                <w:rStyle w:val="Hyperlink"/>
                <w:spacing w:val="-3"/>
              </w:rPr>
            </w:rPrChange>
          </w:rPr>
          <w:delText xml:space="preserve"> </w:delText>
        </w:r>
        <w:r w:rsidRPr="00F80E7D" w:rsidDel="00F80E7D">
          <w:rPr>
            <w:rPrChange w:id="127" w:author="Omkar Kulthe" w:date="2025-03-24T22:15:00Z">
              <w:rPr>
                <w:rStyle w:val="Hyperlink"/>
              </w:rPr>
            </w:rPrChange>
          </w:rPr>
          <w:delText>Design</w:delText>
        </w:r>
        <w:r w:rsidDel="00F80E7D">
          <w:rPr>
            <w:webHidden/>
          </w:rPr>
          <w:tab/>
          <w:delText>15</w:delText>
        </w:r>
      </w:del>
    </w:p>
    <w:p w14:paraId="0DC82B5A" w14:textId="4F1ED4B3" w:rsidR="00651664" w:rsidDel="00F80E7D" w:rsidRDefault="00651664">
      <w:pPr>
        <w:pStyle w:val="TOC2"/>
        <w:rPr>
          <w:del w:id="128" w:author="Omkar Kulthe" w:date="2025-03-24T22:15:00Z"/>
          <w:rFonts w:asciiTheme="minorHAnsi" w:eastAsiaTheme="minorEastAsia" w:hAnsiTheme="minorHAnsi" w:cstheme="minorBidi"/>
          <w:kern w:val="2"/>
          <w:sz w:val="24"/>
          <w:lang w:val="en-IN" w:eastAsia="en-IN"/>
          <w14:ligatures w14:val="standardContextual"/>
        </w:rPr>
      </w:pPr>
      <w:del w:id="129" w:author="Omkar Kulthe" w:date="2025-03-24T22:15:00Z">
        <w:r w:rsidRPr="00F80E7D" w:rsidDel="00F80E7D">
          <w:rPr>
            <w:rPrChange w:id="130" w:author="Omkar Kulthe" w:date="2025-03-24T22:15:00Z">
              <w:rPr>
                <w:rStyle w:val="Hyperlink"/>
                <w:spacing w:val="-4"/>
              </w:rPr>
            </w:rPrChange>
          </w:rPr>
          <w:delText>3.1</w:delText>
        </w:r>
        <w:r w:rsidDel="00F80E7D">
          <w:rPr>
            <w:rFonts w:asciiTheme="minorHAnsi" w:eastAsiaTheme="minorEastAsia" w:hAnsiTheme="minorHAnsi" w:cstheme="minorBidi"/>
            <w:kern w:val="2"/>
            <w:sz w:val="24"/>
            <w:lang w:val="en-IN" w:eastAsia="en-IN"/>
            <w14:ligatures w14:val="standardContextual"/>
          </w:rPr>
          <w:tab/>
        </w:r>
        <w:r w:rsidRPr="00F80E7D" w:rsidDel="00F80E7D">
          <w:rPr>
            <w:rPrChange w:id="131" w:author="Omkar Kulthe" w:date="2025-03-24T22:15:00Z">
              <w:rPr>
                <w:rStyle w:val="Hyperlink"/>
              </w:rPr>
            </w:rPrChange>
          </w:rPr>
          <w:delText>Example</w:delText>
        </w:r>
        <w:r w:rsidDel="00F80E7D">
          <w:rPr>
            <w:webHidden/>
          </w:rPr>
          <w:tab/>
          <w:delText>15</w:delText>
        </w:r>
      </w:del>
    </w:p>
    <w:p w14:paraId="5333DB9C" w14:textId="6CD2B0A4" w:rsidR="00651664" w:rsidDel="00F80E7D" w:rsidRDefault="00651664">
      <w:pPr>
        <w:pStyle w:val="TOC2"/>
        <w:rPr>
          <w:del w:id="132" w:author="Omkar Kulthe" w:date="2025-03-24T22:15:00Z"/>
          <w:rFonts w:asciiTheme="minorHAnsi" w:eastAsiaTheme="minorEastAsia" w:hAnsiTheme="minorHAnsi" w:cstheme="minorBidi"/>
          <w:kern w:val="2"/>
          <w:sz w:val="24"/>
          <w:lang w:val="en-IN" w:eastAsia="en-IN"/>
          <w14:ligatures w14:val="standardContextual"/>
        </w:rPr>
      </w:pPr>
      <w:del w:id="133" w:author="Omkar Kulthe" w:date="2025-03-24T22:15:00Z">
        <w:r w:rsidRPr="00F80E7D" w:rsidDel="00F80E7D">
          <w:rPr>
            <w:rPrChange w:id="134" w:author="Omkar Kulthe" w:date="2025-03-24T22:15:00Z">
              <w:rPr>
                <w:rStyle w:val="Hyperlink"/>
              </w:rPr>
            </w:rPrChange>
          </w:rPr>
          <w:delText>3.2</w:delText>
        </w:r>
        <w:r w:rsidDel="00F80E7D">
          <w:rPr>
            <w:rFonts w:asciiTheme="minorHAnsi" w:eastAsiaTheme="minorEastAsia" w:hAnsiTheme="minorHAnsi" w:cstheme="minorBidi"/>
            <w:kern w:val="2"/>
            <w:sz w:val="24"/>
            <w:lang w:val="en-IN" w:eastAsia="en-IN"/>
            <w14:ligatures w14:val="standardContextual"/>
          </w:rPr>
          <w:tab/>
        </w:r>
        <w:r w:rsidRPr="00F80E7D" w:rsidDel="00F80E7D">
          <w:rPr>
            <w:rPrChange w:id="135" w:author="Omkar Kulthe" w:date="2025-03-24T22:15:00Z">
              <w:rPr>
                <w:rStyle w:val="Hyperlink"/>
              </w:rPr>
            </w:rPrChange>
          </w:rPr>
          <w:delText>Description</w:delText>
        </w:r>
        <w:r w:rsidDel="00F80E7D">
          <w:rPr>
            <w:webHidden/>
          </w:rPr>
          <w:tab/>
          <w:delText>15</w:delText>
        </w:r>
      </w:del>
    </w:p>
    <w:p w14:paraId="077CC731" w14:textId="69CF66B5" w:rsidR="00651664" w:rsidDel="00F80E7D" w:rsidRDefault="00651664">
      <w:pPr>
        <w:pStyle w:val="TOC1"/>
        <w:rPr>
          <w:del w:id="136" w:author="Omkar Kulthe" w:date="2025-03-24T22:15:00Z"/>
          <w:rFonts w:asciiTheme="minorHAnsi" w:eastAsiaTheme="minorEastAsia" w:hAnsiTheme="minorHAnsi" w:cstheme="minorBidi"/>
          <w:kern w:val="2"/>
          <w:sz w:val="24"/>
          <w:lang w:val="en-IN" w:eastAsia="en-IN"/>
          <w14:ligatures w14:val="standardContextual"/>
        </w:rPr>
      </w:pPr>
      <w:del w:id="137" w:author="Omkar Kulthe" w:date="2025-03-24T22:15:00Z">
        <w:r w:rsidRPr="00F80E7D" w:rsidDel="00F80E7D">
          <w:rPr>
            <w:rPrChange w:id="138" w:author="Omkar Kulthe" w:date="2025-03-24T22:15:00Z">
              <w:rPr>
                <w:rStyle w:val="Hyperlink"/>
              </w:rPr>
            </w:rPrChange>
          </w:rPr>
          <w:delText>4</w:delText>
        </w:r>
        <w:r w:rsidDel="00F80E7D">
          <w:rPr>
            <w:rFonts w:asciiTheme="minorHAnsi" w:eastAsiaTheme="minorEastAsia" w:hAnsiTheme="minorHAnsi" w:cstheme="minorBidi"/>
            <w:kern w:val="2"/>
            <w:sz w:val="24"/>
            <w:lang w:val="en-IN" w:eastAsia="en-IN"/>
            <w14:ligatures w14:val="standardContextual"/>
          </w:rPr>
          <w:tab/>
        </w:r>
        <w:r w:rsidRPr="00F80E7D" w:rsidDel="00F80E7D">
          <w:rPr>
            <w:rPrChange w:id="139" w:author="Omkar Kulthe" w:date="2025-03-24T22:15:00Z">
              <w:rPr>
                <w:rStyle w:val="Hyperlink"/>
              </w:rPr>
            </w:rPrChange>
          </w:rPr>
          <w:delText>Service</w:delText>
        </w:r>
        <w:r w:rsidRPr="00F80E7D" w:rsidDel="00F80E7D">
          <w:rPr>
            <w:rPrChange w:id="140" w:author="Omkar Kulthe" w:date="2025-03-24T22:15:00Z">
              <w:rPr>
                <w:rStyle w:val="Hyperlink"/>
                <w:spacing w:val="-5"/>
              </w:rPr>
            </w:rPrChange>
          </w:rPr>
          <w:delText xml:space="preserve"> </w:delText>
        </w:r>
        <w:r w:rsidRPr="00F80E7D" w:rsidDel="00F80E7D">
          <w:rPr>
            <w:rPrChange w:id="141" w:author="Omkar Kulthe" w:date="2025-03-24T22:15:00Z">
              <w:rPr>
                <w:rStyle w:val="Hyperlink"/>
              </w:rPr>
            </w:rPrChange>
          </w:rPr>
          <w:delText>Design</w:delText>
        </w:r>
        <w:r w:rsidDel="00F80E7D">
          <w:rPr>
            <w:webHidden/>
          </w:rPr>
          <w:tab/>
          <w:delText>16</w:delText>
        </w:r>
      </w:del>
    </w:p>
    <w:p w14:paraId="58F25C45" w14:textId="54A41395" w:rsidR="00651664" w:rsidDel="00F80E7D" w:rsidRDefault="00651664">
      <w:pPr>
        <w:pStyle w:val="TOC2"/>
        <w:rPr>
          <w:del w:id="142" w:author="Omkar Kulthe" w:date="2025-03-24T22:15:00Z"/>
          <w:rFonts w:asciiTheme="minorHAnsi" w:eastAsiaTheme="minorEastAsia" w:hAnsiTheme="minorHAnsi" w:cstheme="minorBidi"/>
          <w:kern w:val="2"/>
          <w:sz w:val="24"/>
          <w:lang w:val="en-IN" w:eastAsia="en-IN"/>
          <w14:ligatures w14:val="standardContextual"/>
        </w:rPr>
      </w:pPr>
      <w:del w:id="143" w:author="Omkar Kulthe" w:date="2025-03-24T22:15:00Z">
        <w:r w:rsidRPr="00F80E7D" w:rsidDel="00F80E7D">
          <w:rPr>
            <w:rPrChange w:id="144" w:author="Omkar Kulthe" w:date="2025-03-24T22:15:00Z">
              <w:rPr>
                <w:rStyle w:val="Hyperlink"/>
              </w:rPr>
            </w:rPrChange>
          </w:rPr>
          <w:delText>4.1</w:delText>
        </w:r>
        <w:r w:rsidDel="00F80E7D">
          <w:rPr>
            <w:rFonts w:asciiTheme="minorHAnsi" w:eastAsiaTheme="minorEastAsia" w:hAnsiTheme="minorHAnsi" w:cstheme="minorBidi"/>
            <w:kern w:val="2"/>
            <w:sz w:val="24"/>
            <w:lang w:val="en-IN" w:eastAsia="en-IN"/>
            <w14:ligatures w14:val="standardContextual"/>
          </w:rPr>
          <w:tab/>
        </w:r>
        <w:r w:rsidRPr="00F80E7D" w:rsidDel="00F80E7D">
          <w:rPr>
            <w:rPrChange w:id="145" w:author="Omkar Kulthe" w:date="2025-03-24T22:15:00Z">
              <w:rPr>
                <w:rStyle w:val="Hyperlink"/>
              </w:rPr>
            </w:rPrChange>
          </w:rPr>
          <w:delText>Reporting</w:delText>
        </w:r>
        <w:r w:rsidDel="00F80E7D">
          <w:rPr>
            <w:webHidden/>
          </w:rPr>
          <w:tab/>
          <w:delText>17</w:delText>
        </w:r>
      </w:del>
    </w:p>
    <w:p w14:paraId="64CAA91E" w14:textId="35900F33" w:rsidR="00651664" w:rsidDel="00F80E7D" w:rsidRDefault="00651664">
      <w:pPr>
        <w:pStyle w:val="TOC2"/>
        <w:rPr>
          <w:del w:id="146" w:author="Omkar Kulthe" w:date="2025-03-24T22:15:00Z"/>
          <w:rFonts w:asciiTheme="minorHAnsi" w:eastAsiaTheme="minorEastAsia" w:hAnsiTheme="minorHAnsi" w:cstheme="minorBidi"/>
          <w:kern w:val="2"/>
          <w:sz w:val="24"/>
          <w:lang w:val="en-IN" w:eastAsia="en-IN"/>
          <w14:ligatures w14:val="standardContextual"/>
        </w:rPr>
      </w:pPr>
      <w:del w:id="147" w:author="Omkar Kulthe" w:date="2025-03-24T22:15:00Z">
        <w:r w:rsidRPr="00F80E7D" w:rsidDel="00F80E7D">
          <w:rPr>
            <w:rPrChange w:id="148" w:author="Omkar Kulthe" w:date="2025-03-24T22:15:00Z">
              <w:rPr>
                <w:rStyle w:val="Hyperlink"/>
              </w:rPr>
            </w:rPrChange>
          </w:rPr>
          <w:delText>4.2</w:delText>
        </w:r>
        <w:r w:rsidDel="00F80E7D">
          <w:rPr>
            <w:rFonts w:asciiTheme="minorHAnsi" w:eastAsiaTheme="minorEastAsia" w:hAnsiTheme="minorHAnsi" w:cstheme="minorBidi"/>
            <w:kern w:val="2"/>
            <w:sz w:val="24"/>
            <w:lang w:val="en-IN" w:eastAsia="en-IN"/>
            <w14:ligatures w14:val="standardContextual"/>
          </w:rPr>
          <w:tab/>
        </w:r>
        <w:r w:rsidRPr="00F80E7D" w:rsidDel="00F80E7D">
          <w:rPr>
            <w:rPrChange w:id="149" w:author="Omkar Kulthe" w:date="2025-03-24T22:15:00Z">
              <w:rPr>
                <w:rStyle w:val="Hyperlink"/>
              </w:rPr>
            </w:rPrChange>
          </w:rPr>
          <w:delText>Service</w:delText>
        </w:r>
        <w:r w:rsidRPr="00F80E7D" w:rsidDel="00F80E7D">
          <w:rPr>
            <w:rPrChange w:id="150" w:author="Omkar Kulthe" w:date="2025-03-24T22:15:00Z">
              <w:rPr>
                <w:rStyle w:val="Hyperlink"/>
                <w:spacing w:val="-5"/>
              </w:rPr>
            </w:rPrChange>
          </w:rPr>
          <w:delText xml:space="preserve"> </w:delText>
        </w:r>
        <w:r w:rsidRPr="00F80E7D" w:rsidDel="00F80E7D">
          <w:rPr>
            <w:rPrChange w:id="151" w:author="Omkar Kulthe" w:date="2025-03-24T22:15:00Z">
              <w:rPr>
                <w:rStyle w:val="Hyperlink"/>
              </w:rPr>
            </w:rPrChange>
          </w:rPr>
          <w:delText>Delivery</w:delText>
        </w:r>
        <w:r w:rsidRPr="00F80E7D" w:rsidDel="00F80E7D">
          <w:rPr>
            <w:rPrChange w:id="152" w:author="Omkar Kulthe" w:date="2025-03-24T22:15:00Z">
              <w:rPr>
                <w:rStyle w:val="Hyperlink"/>
                <w:spacing w:val="-2"/>
              </w:rPr>
            </w:rPrChange>
          </w:rPr>
          <w:delText xml:space="preserve"> </w:delText>
        </w:r>
        <w:r w:rsidRPr="00F80E7D" w:rsidDel="00F80E7D">
          <w:rPr>
            <w:rPrChange w:id="153" w:author="Omkar Kulthe" w:date="2025-03-24T22:15:00Z">
              <w:rPr>
                <w:rStyle w:val="Hyperlink"/>
              </w:rPr>
            </w:rPrChange>
          </w:rPr>
          <w:delText>Model</w:delText>
        </w:r>
        <w:r w:rsidDel="00F80E7D">
          <w:rPr>
            <w:webHidden/>
          </w:rPr>
          <w:tab/>
          <w:delText>17</w:delText>
        </w:r>
      </w:del>
    </w:p>
    <w:p w14:paraId="4DC6CCDF" w14:textId="72A3E9B9" w:rsidR="00651664" w:rsidDel="00F80E7D" w:rsidRDefault="00651664">
      <w:pPr>
        <w:pStyle w:val="TOC2"/>
        <w:rPr>
          <w:del w:id="154" w:author="Omkar Kulthe" w:date="2025-03-24T22:15:00Z"/>
          <w:rFonts w:asciiTheme="minorHAnsi" w:eastAsiaTheme="minorEastAsia" w:hAnsiTheme="minorHAnsi" w:cstheme="minorBidi"/>
          <w:kern w:val="2"/>
          <w:sz w:val="24"/>
          <w:lang w:val="en-IN" w:eastAsia="en-IN"/>
          <w14:ligatures w14:val="standardContextual"/>
        </w:rPr>
      </w:pPr>
      <w:del w:id="155" w:author="Omkar Kulthe" w:date="2025-03-24T22:15:00Z">
        <w:r w:rsidRPr="00F80E7D" w:rsidDel="00F80E7D">
          <w:rPr>
            <w:rPrChange w:id="156" w:author="Omkar Kulthe" w:date="2025-03-24T22:15:00Z">
              <w:rPr>
                <w:rStyle w:val="Hyperlink"/>
              </w:rPr>
            </w:rPrChange>
          </w:rPr>
          <w:delText>4.3</w:delText>
        </w:r>
        <w:r w:rsidDel="00F80E7D">
          <w:rPr>
            <w:rFonts w:asciiTheme="minorHAnsi" w:eastAsiaTheme="minorEastAsia" w:hAnsiTheme="minorHAnsi" w:cstheme="minorBidi"/>
            <w:kern w:val="2"/>
            <w:sz w:val="24"/>
            <w:lang w:val="en-IN" w:eastAsia="en-IN"/>
            <w14:ligatures w14:val="standardContextual"/>
          </w:rPr>
          <w:tab/>
        </w:r>
        <w:r w:rsidRPr="00F80E7D" w:rsidDel="00F80E7D">
          <w:rPr>
            <w:rPrChange w:id="157" w:author="Omkar Kulthe" w:date="2025-03-24T22:15:00Z">
              <w:rPr>
                <w:rStyle w:val="Hyperlink"/>
              </w:rPr>
            </w:rPrChange>
          </w:rPr>
          <w:delText>Service</w:delText>
        </w:r>
        <w:r w:rsidRPr="00F80E7D" w:rsidDel="00F80E7D">
          <w:rPr>
            <w:rPrChange w:id="158" w:author="Omkar Kulthe" w:date="2025-03-24T22:15:00Z">
              <w:rPr>
                <w:rStyle w:val="Hyperlink"/>
                <w:spacing w:val="-5"/>
              </w:rPr>
            </w:rPrChange>
          </w:rPr>
          <w:delText xml:space="preserve"> </w:delText>
        </w:r>
        <w:r w:rsidRPr="00F80E7D" w:rsidDel="00F80E7D">
          <w:rPr>
            <w:rPrChange w:id="159" w:author="Omkar Kulthe" w:date="2025-03-24T22:15:00Z">
              <w:rPr>
                <w:rStyle w:val="Hyperlink"/>
              </w:rPr>
            </w:rPrChange>
          </w:rPr>
          <w:delText>Ownership</w:delText>
        </w:r>
        <w:r w:rsidDel="00F80E7D">
          <w:rPr>
            <w:webHidden/>
          </w:rPr>
          <w:tab/>
          <w:delText>18</w:delText>
        </w:r>
      </w:del>
    </w:p>
    <w:p w14:paraId="5EAE7335" w14:textId="154A4204" w:rsidR="00651664" w:rsidDel="00F80E7D" w:rsidRDefault="00651664">
      <w:pPr>
        <w:pStyle w:val="TOC2"/>
        <w:rPr>
          <w:del w:id="160" w:author="Omkar Kulthe" w:date="2025-03-24T22:15:00Z"/>
          <w:rFonts w:asciiTheme="minorHAnsi" w:eastAsiaTheme="minorEastAsia" w:hAnsiTheme="minorHAnsi" w:cstheme="minorBidi"/>
          <w:kern w:val="2"/>
          <w:sz w:val="24"/>
          <w:lang w:val="en-IN" w:eastAsia="en-IN"/>
          <w14:ligatures w14:val="standardContextual"/>
        </w:rPr>
      </w:pPr>
      <w:del w:id="161" w:author="Omkar Kulthe" w:date="2025-03-24T22:15:00Z">
        <w:r w:rsidRPr="00F80E7D" w:rsidDel="00F80E7D">
          <w:rPr>
            <w:rPrChange w:id="162" w:author="Omkar Kulthe" w:date="2025-03-24T22:15:00Z">
              <w:rPr>
                <w:rStyle w:val="Hyperlink"/>
              </w:rPr>
            </w:rPrChange>
          </w:rPr>
          <w:delText>4.4</w:delText>
        </w:r>
        <w:r w:rsidDel="00F80E7D">
          <w:rPr>
            <w:rFonts w:asciiTheme="minorHAnsi" w:eastAsiaTheme="minorEastAsia" w:hAnsiTheme="minorHAnsi" w:cstheme="minorBidi"/>
            <w:kern w:val="2"/>
            <w:sz w:val="24"/>
            <w:lang w:val="en-IN" w:eastAsia="en-IN"/>
            <w14:ligatures w14:val="standardContextual"/>
          </w:rPr>
          <w:tab/>
        </w:r>
        <w:r w:rsidRPr="00F80E7D" w:rsidDel="00F80E7D">
          <w:rPr>
            <w:rPrChange w:id="163" w:author="Omkar Kulthe" w:date="2025-03-24T22:15:00Z">
              <w:rPr>
                <w:rStyle w:val="Hyperlink"/>
              </w:rPr>
            </w:rPrChange>
          </w:rPr>
          <w:delText>Third</w:delText>
        </w:r>
        <w:r w:rsidRPr="00F80E7D" w:rsidDel="00F80E7D">
          <w:rPr>
            <w:rPrChange w:id="164" w:author="Omkar Kulthe" w:date="2025-03-24T22:15:00Z">
              <w:rPr>
                <w:rStyle w:val="Hyperlink"/>
                <w:spacing w:val="-3"/>
              </w:rPr>
            </w:rPrChange>
          </w:rPr>
          <w:delText xml:space="preserve"> </w:delText>
        </w:r>
        <w:r w:rsidRPr="00F80E7D" w:rsidDel="00F80E7D">
          <w:rPr>
            <w:rPrChange w:id="165" w:author="Omkar Kulthe" w:date="2025-03-24T22:15:00Z">
              <w:rPr>
                <w:rStyle w:val="Hyperlink"/>
              </w:rPr>
            </w:rPrChange>
          </w:rPr>
          <w:delText>Party</w:delText>
        </w:r>
        <w:r w:rsidRPr="00F80E7D" w:rsidDel="00F80E7D">
          <w:rPr>
            <w:rPrChange w:id="166" w:author="Omkar Kulthe" w:date="2025-03-24T22:15:00Z">
              <w:rPr>
                <w:rStyle w:val="Hyperlink"/>
                <w:spacing w:val="-4"/>
              </w:rPr>
            </w:rPrChange>
          </w:rPr>
          <w:delText xml:space="preserve"> </w:delText>
        </w:r>
        <w:r w:rsidRPr="00F80E7D" w:rsidDel="00F80E7D">
          <w:rPr>
            <w:rPrChange w:id="167" w:author="Omkar Kulthe" w:date="2025-03-24T22:15:00Z">
              <w:rPr>
                <w:rStyle w:val="Hyperlink"/>
              </w:rPr>
            </w:rPrChange>
          </w:rPr>
          <w:delText>Support</w:delText>
        </w:r>
        <w:r w:rsidRPr="00F80E7D" w:rsidDel="00F80E7D">
          <w:rPr>
            <w:rPrChange w:id="168" w:author="Omkar Kulthe" w:date="2025-03-24T22:15:00Z">
              <w:rPr>
                <w:rStyle w:val="Hyperlink"/>
                <w:spacing w:val="-2"/>
              </w:rPr>
            </w:rPrChange>
          </w:rPr>
          <w:delText xml:space="preserve"> </w:delText>
        </w:r>
        <w:r w:rsidRPr="00F80E7D" w:rsidDel="00F80E7D">
          <w:rPr>
            <w:rPrChange w:id="169" w:author="Omkar Kulthe" w:date="2025-03-24T22:15:00Z">
              <w:rPr>
                <w:rStyle w:val="Hyperlink"/>
              </w:rPr>
            </w:rPrChange>
          </w:rPr>
          <w:delText>Agreements</w:delText>
        </w:r>
        <w:r w:rsidDel="00F80E7D">
          <w:rPr>
            <w:webHidden/>
          </w:rPr>
          <w:tab/>
          <w:delText>18</w:delText>
        </w:r>
      </w:del>
    </w:p>
    <w:p w14:paraId="65869D2E" w14:textId="5CD344D4" w:rsidR="00651664" w:rsidDel="00F80E7D" w:rsidRDefault="00651664">
      <w:pPr>
        <w:pStyle w:val="TOC1"/>
        <w:rPr>
          <w:del w:id="170" w:author="Omkar Kulthe" w:date="2025-03-24T22:15:00Z"/>
          <w:rFonts w:asciiTheme="minorHAnsi" w:eastAsiaTheme="minorEastAsia" w:hAnsiTheme="minorHAnsi" w:cstheme="minorBidi"/>
          <w:kern w:val="2"/>
          <w:sz w:val="24"/>
          <w:lang w:val="en-IN" w:eastAsia="en-IN"/>
          <w14:ligatures w14:val="standardContextual"/>
        </w:rPr>
      </w:pPr>
      <w:del w:id="171" w:author="Omkar Kulthe" w:date="2025-03-24T22:15:00Z">
        <w:r w:rsidRPr="00F80E7D" w:rsidDel="00F80E7D">
          <w:rPr>
            <w:rPrChange w:id="172" w:author="Omkar Kulthe" w:date="2025-03-24T22:15:00Z">
              <w:rPr>
                <w:rStyle w:val="Hyperlink"/>
              </w:rPr>
            </w:rPrChange>
          </w:rPr>
          <w:delText>5</w:delText>
        </w:r>
        <w:r w:rsidDel="00F80E7D">
          <w:rPr>
            <w:rFonts w:asciiTheme="minorHAnsi" w:eastAsiaTheme="minorEastAsia" w:hAnsiTheme="minorHAnsi" w:cstheme="minorBidi"/>
            <w:kern w:val="2"/>
            <w:sz w:val="24"/>
            <w:lang w:val="en-IN" w:eastAsia="en-IN"/>
            <w14:ligatures w14:val="standardContextual"/>
          </w:rPr>
          <w:tab/>
        </w:r>
        <w:r w:rsidRPr="00F80E7D" w:rsidDel="00F80E7D">
          <w:rPr>
            <w:rPrChange w:id="173" w:author="Omkar Kulthe" w:date="2025-03-24T22:15:00Z">
              <w:rPr>
                <w:rStyle w:val="Hyperlink"/>
              </w:rPr>
            </w:rPrChange>
          </w:rPr>
          <w:delText>Logical</w:delText>
        </w:r>
        <w:r w:rsidRPr="00F80E7D" w:rsidDel="00F80E7D">
          <w:rPr>
            <w:rPrChange w:id="174" w:author="Omkar Kulthe" w:date="2025-03-24T22:15:00Z">
              <w:rPr>
                <w:rStyle w:val="Hyperlink"/>
                <w:spacing w:val="-4"/>
              </w:rPr>
            </w:rPrChange>
          </w:rPr>
          <w:delText xml:space="preserve"> </w:delText>
        </w:r>
        <w:r w:rsidRPr="00F80E7D" w:rsidDel="00F80E7D">
          <w:rPr>
            <w:rPrChange w:id="175" w:author="Omkar Kulthe" w:date="2025-03-24T22:15:00Z">
              <w:rPr>
                <w:rStyle w:val="Hyperlink"/>
              </w:rPr>
            </w:rPrChange>
          </w:rPr>
          <w:delText>Design</w:delText>
        </w:r>
        <w:r w:rsidDel="00F80E7D">
          <w:rPr>
            <w:webHidden/>
          </w:rPr>
          <w:tab/>
          <w:delText>19</w:delText>
        </w:r>
      </w:del>
    </w:p>
    <w:p w14:paraId="7848E13F" w14:textId="30046DC1" w:rsidR="00651664" w:rsidDel="00F80E7D" w:rsidRDefault="00651664">
      <w:pPr>
        <w:pStyle w:val="TOC2"/>
        <w:rPr>
          <w:del w:id="176" w:author="Omkar Kulthe" w:date="2025-03-24T22:15:00Z"/>
          <w:rFonts w:asciiTheme="minorHAnsi" w:eastAsiaTheme="minorEastAsia" w:hAnsiTheme="minorHAnsi" w:cstheme="minorBidi"/>
          <w:kern w:val="2"/>
          <w:sz w:val="24"/>
          <w:lang w:val="en-IN" w:eastAsia="en-IN"/>
          <w14:ligatures w14:val="standardContextual"/>
        </w:rPr>
      </w:pPr>
      <w:del w:id="177" w:author="Omkar Kulthe" w:date="2025-03-24T22:15:00Z">
        <w:r w:rsidRPr="00F80E7D" w:rsidDel="00F80E7D">
          <w:rPr>
            <w:rPrChange w:id="178" w:author="Omkar Kulthe" w:date="2025-03-24T22:15:00Z">
              <w:rPr>
                <w:rStyle w:val="Hyperlink"/>
              </w:rPr>
            </w:rPrChange>
          </w:rPr>
          <w:delText>5.1</w:delText>
        </w:r>
        <w:r w:rsidDel="00F80E7D">
          <w:rPr>
            <w:rFonts w:asciiTheme="minorHAnsi" w:eastAsiaTheme="minorEastAsia" w:hAnsiTheme="minorHAnsi" w:cstheme="minorBidi"/>
            <w:kern w:val="2"/>
            <w:sz w:val="24"/>
            <w:lang w:val="en-IN" w:eastAsia="en-IN"/>
            <w14:ligatures w14:val="standardContextual"/>
          </w:rPr>
          <w:tab/>
        </w:r>
        <w:r w:rsidRPr="00F80E7D" w:rsidDel="00F80E7D">
          <w:rPr>
            <w:rPrChange w:id="179" w:author="Omkar Kulthe" w:date="2025-03-24T22:15:00Z">
              <w:rPr>
                <w:rStyle w:val="Hyperlink"/>
              </w:rPr>
            </w:rPrChange>
          </w:rPr>
          <w:delText>Component</w:delText>
        </w:r>
        <w:r w:rsidRPr="00F80E7D" w:rsidDel="00F80E7D">
          <w:rPr>
            <w:rPrChange w:id="180" w:author="Omkar Kulthe" w:date="2025-03-24T22:15:00Z">
              <w:rPr>
                <w:rStyle w:val="Hyperlink"/>
                <w:spacing w:val="-8"/>
              </w:rPr>
            </w:rPrChange>
          </w:rPr>
          <w:delText xml:space="preserve"> </w:delText>
        </w:r>
        <w:r w:rsidRPr="00F80E7D" w:rsidDel="00F80E7D">
          <w:rPr>
            <w:rPrChange w:id="181" w:author="Omkar Kulthe" w:date="2025-03-24T22:15:00Z">
              <w:rPr>
                <w:rStyle w:val="Hyperlink"/>
              </w:rPr>
            </w:rPrChange>
          </w:rPr>
          <w:delText>Descriptions</w:delText>
        </w:r>
        <w:r w:rsidDel="00F80E7D">
          <w:rPr>
            <w:webHidden/>
          </w:rPr>
          <w:tab/>
          <w:delText>19</w:delText>
        </w:r>
      </w:del>
    </w:p>
    <w:p w14:paraId="1EF6318A" w14:textId="34F35ECE" w:rsidR="00651664" w:rsidDel="00F80E7D" w:rsidRDefault="00651664">
      <w:pPr>
        <w:pStyle w:val="TOC2"/>
        <w:rPr>
          <w:del w:id="182" w:author="Omkar Kulthe" w:date="2025-03-24T22:15:00Z"/>
          <w:rFonts w:asciiTheme="minorHAnsi" w:eastAsiaTheme="minorEastAsia" w:hAnsiTheme="minorHAnsi" w:cstheme="minorBidi"/>
          <w:kern w:val="2"/>
          <w:sz w:val="24"/>
          <w:lang w:val="en-IN" w:eastAsia="en-IN"/>
          <w14:ligatures w14:val="standardContextual"/>
        </w:rPr>
      </w:pPr>
      <w:del w:id="183" w:author="Omkar Kulthe" w:date="2025-03-24T22:15:00Z">
        <w:r w:rsidRPr="00F80E7D" w:rsidDel="00F80E7D">
          <w:rPr>
            <w:rPrChange w:id="184" w:author="Omkar Kulthe" w:date="2025-03-24T22:15:00Z">
              <w:rPr>
                <w:rStyle w:val="Hyperlink"/>
              </w:rPr>
            </w:rPrChange>
          </w:rPr>
          <w:delText>5.2</w:delText>
        </w:r>
        <w:r w:rsidDel="00F80E7D">
          <w:rPr>
            <w:rFonts w:asciiTheme="minorHAnsi" w:eastAsiaTheme="minorEastAsia" w:hAnsiTheme="minorHAnsi" w:cstheme="minorBidi"/>
            <w:kern w:val="2"/>
            <w:sz w:val="24"/>
            <w:lang w:val="en-IN" w:eastAsia="en-IN"/>
            <w14:ligatures w14:val="standardContextual"/>
          </w:rPr>
          <w:tab/>
        </w:r>
        <w:r w:rsidRPr="00F80E7D" w:rsidDel="00F80E7D">
          <w:rPr>
            <w:rPrChange w:id="185" w:author="Omkar Kulthe" w:date="2025-03-24T22:15:00Z">
              <w:rPr>
                <w:rStyle w:val="Hyperlink"/>
              </w:rPr>
            </w:rPrChange>
          </w:rPr>
          <w:delText>ATF</w:delText>
        </w:r>
        <w:r w:rsidRPr="00F80E7D" w:rsidDel="00F80E7D">
          <w:rPr>
            <w:rPrChange w:id="186" w:author="Omkar Kulthe" w:date="2025-03-24T22:15:00Z">
              <w:rPr>
                <w:rStyle w:val="Hyperlink"/>
                <w:spacing w:val="-4"/>
              </w:rPr>
            </w:rPrChange>
          </w:rPr>
          <w:delText xml:space="preserve"> </w:delText>
        </w:r>
        <w:r w:rsidRPr="00F80E7D" w:rsidDel="00F80E7D">
          <w:rPr>
            <w:rPrChange w:id="187" w:author="Omkar Kulthe" w:date="2025-03-24T22:15:00Z">
              <w:rPr>
                <w:rStyle w:val="Hyperlink"/>
              </w:rPr>
            </w:rPrChange>
          </w:rPr>
          <w:delText>Tooling</w:delText>
        </w:r>
        <w:r w:rsidRPr="00F80E7D" w:rsidDel="00F80E7D">
          <w:rPr>
            <w:rPrChange w:id="188" w:author="Omkar Kulthe" w:date="2025-03-24T22:15:00Z">
              <w:rPr>
                <w:rStyle w:val="Hyperlink"/>
                <w:spacing w:val="-3"/>
              </w:rPr>
            </w:rPrChange>
          </w:rPr>
          <w:delText xml:space="preserve"> </w:delText>
        </w:r>
        <w:r w:rsidRPr="00F80E7D" w:rsidDel="00F80E7D">
          <w:rPr>
            <w:rPrChange w:id="189" w:author="Omkar Kulthe" w:date="2025-03-24T22:15:00Z">
              <w:rPr>
                <w:rStyle w:val="Hyperlink"/>
              </w:rPr>
            </w:rPrChange>
          </w:rPr>
          <w:delText>Integration</w:delText>
        </w:r>
        <w:r w:rsidDel="00F80E7D">
          <w:rPr>
            <w:webHidden/>
          </w:rPr>
          <w:tab/>
          <w:delText>19</w:delText>
        </w:r>
      </w:del>
    </w:p>
    <w:p w14:paraId="65D73427" w14:textId="7788C891" w:rsidR="00651664" w:rsidDel="00F80E7D" w:rsidRDefault="00651664">
      <w:pPr>
        <w:pStyle w:val="TOC2"/>
        <w:rPr>
          <w:del w:id="190" w:author="Omkar Kulthe" w:date="2025-03-24T22:15:00Z"/>
          <w:rFonts w:asciiTheme="minorHAnsi" w:eastAsiaTheme="minorEastAsia" w:hAnsiTheme="minorHAnsi" w:cstheme="minorBidi"/>
          <w:kern w:val="2"/>
          <w:sz w:val="24"/>
          <w:lang w:val="en-IN" w:eastAsia="en-IN"/>
          <w14:ligatures w14:val="standardContextual"/>
        </w:rPr>
      </w:pPr>
      <w:del w:id="191" w:author="Omkar Kulthe" w:date="2025-03-24T22:15:00Z">
        <w:r w:rsidRPr="00F80E7D" w:rsidDel="00F80E7D">
          <w:rPr>
            <w:rPrChange w:id="192" w:author="Omkar Kulthe" w:date="2025-03-24T22:15:00Z">
              <w:rPr>
                <w:rStyle w:val="Hyperlink"/>
              </w:rPr>
            </w:rPrChange>
          </w:rPr>
          <w:delText>5.3</w:delText>
        </w:r>
        <w:r w:rsidDel="00F80E7D">
          <w:rPr>
            <w:rFonts w:asciiTheme="minorHAnsi" w:eastAsiaTheme="minorEastAsia" w:hAnsiTheme="minorHAnsi" w:cstheme="minorBidi"/>
            <w:kern w:val="2"/>
            <w:sz w:val="24"/>
            <w:lang w:val="en-IN" w:eastAsia="en-IN"/>
            <w14:ligatures w14:val="standardContextual"/>
          </w:rPr>
          <w:tab/>
        </w:r>
        <w:r w:rsidRPr="00F80E7D" w:rsidDel="00F80E7D">
          <w:rPr>
            <w:rPrChange w:id="193" w:author="Omkar Kulthe" w:date="2025-03-24T22:15:00Z">
              <w:rPr>
                <w:rStyle w:val="Hyperlink"/>
              </w:rPr>
            </w:rPrChange>
          </w:rPr>
          <w:delText>Anti-Virus/Anti-Malware</w:delText>
        </w:r>
        <w:r w:rsidRPr="00F80E7D" w:rsidDel="00F80E7D">
          <w:rPr>
            <w:rPrChange w:id="194" w:author="Omkar Kulthe" w:date="2025-03-24T22:15:00Z">
              <w:rPr>
                <w:rStyle w:val="Hyperlink"/>
                <w:spacing w:val="-8"/>
              </w:rPr>
            </w:rPrChange>
          </w:rPr>
          <w:delText xml:space="preserve"> </w:delText>
        </w:r>
        <w:r w:rsidRPr="00F80E7D" w:rsidDel="00F80E7D">
          <w:rPr>
            <w:rPrChange w:id="195" w:author="Omkar Kulthe" w:date="2025-03-24T22:15:00Z">
              <w:rPr>
                <w:rStyle w:val="Hyperlink"/>
              </w:rPr>
            </w:rPrChange>
          </w:rPr>
          <w:delText>Services</w:delText>
        </w:r>
        <w:r w:rsidDel="00F80E7D">
          <w:rPr>
            <w:webHidden/>
          </w:rPr>
          <w:tab/>
          <w:delText>21</w:delText>
        </w:r>
      </w:del>
    </w:p>
    <w:p w14:paraId="0BF89EC7" w14:textId="55836AAB" w:rsidR="00651664" w:rsidDel="00F80E7D" w:rsidRDefault="00651664">
      <w:pPr>
        <w:pStyle w:val="TOC2"/>
        <w:rPr>
          <w:del w:id="196" w:author="Omkar Kulthe" w:date="2025-03-24T22:15:00Z"/>
          <w:rFonts w:asciiTheme="minorHAnsi" w:eastAsiaTheme="minorEastAsia" w:hAnsiTheme="minorHAnsi" w:cstheme="minorBidi"/>
          <w:kern w:val="2"/>
          <w:sz w:val="24"/>
          <w:lang w:val="en-IN" w:eastAsia="en-IN"/>
          <w14:ligatures w14:val="standardContextual"/>
        </w:rPr>
      </w:pPr>
      <w:del w:id="197" w:author="Omkar Kulthe" w:date="2025-03-24T22:15:00Z">
        <w:r w:rsidRPr="00F80E7D" w:rsidDel="00F80E7D">
          <w:rPr>
            <w:rPrChange w:id="198" w:author="Omkar Kulthe" w:date="2025-03-24T22:15:00Z">
              <w:rPr>
                <w:rStyle w:val="Hyperlink"/>
              </w:rPr>
            </w:rPrChange>
          </w:rPr>
          <w:delText>5.4</w:delText>
        </w:r>
        <w:r w:rsidDel="00F80E7D">
          <w:rPr>
            <w:rFonts w:asciiTheme="minorHAnsi" w:eastAsiaTheme="minorEastAsia" w:hAnsiTheme="minorHAnsi" w:cstheme="minorBidi"/>
            <w:kern w:val="2"/>
            <w:sz w:val="24"/>
            <w:lang w:val="en-IN" w:eastAsia="en-IN"/>
            <w14:ligatures w14:val="standardContextual"/>
          </w:rPr>
          <w:tab/>
        </w:r>
        <w:r w:rsidRPr="00F80E7D" w:rsidDel="00F80E7D">
          <w:rPr>
            <w:rPrChange w:id="199" w:author="Omkar Kulthe" w:date="2025-03-24T22:15:00Z">
              <w:rPr>
                <w:rStyle w:val="Hyperlink"/>
              </w:rPr>
            </w:rPrChange>
          </w:rPr>
          <w:delText>Data</w:delText>
        </w:r>
        <w:r w:rsidRPr="00F80E7D" w:rsidDel="00F80E7D">
          <w:rPr>
            <w:rPrChange w:id="200" w:author="Omkar Kulthe" w:date="2025-03-24T22:15:00Z">
              <w:rPr>
                <w:rStyle w:val="Hyperlink"/>
                <w:spacing w:val="-6"/>
              </w:rPr>
            </w:rPrChange>
          </w:rPr>
          <w:delText xml:space="preserve"> </w:delText>
        </w:r>
        <w:r w:rsidRPr="00F80E7D" w:rsidDel="00F80E7D">
          <w:rPr>
            <w:rPrChange w:id="201" w:author="Omkar Kulthe" w:date="2025-03-24T22:15:00Z">
              <w:rPr>
                <w:rStyle w:val="Hyperlink"/>
              </w:rPr>
            </w:rPrChange>
          </w:rPr>
          <w:delText>protection</w:delText>
        </w:r>
        <w:r w:rsidRPr="00F80E7D" w:rsidDel="00F80E7D">
          <w:rPr>
            <w:rPrChange w:id="202" w:author="Omkar Kulthe" w:date="2025-03-24T22:15:00Z">
              <w:rPr>
                <w:rStyle w:val="Hyperlink"/>
                <w:spacing w:val="-7"/>
              </w:rPr>
            </w:rPrChange>
          </w:rPr>
          <w:delText xml:space="preserve"> </w:delText>
        </w:r>
        <w:r w:rsidRPr="00F80E7D" w:rsidDel="00F80E7D">
          <w:rPr>
            <w:rPrChange w:id="203" w:author="Omkar Kulthe" w:date="2025-03-24T22:15:00Z">
              <w:rPr>
                <w:rStyle w:val="Hyperlink"/>
              </w:rPr>
            </w:rPrChange>
          </w:rPr>
          <w:delText>requirements</w:delText>
        </w:r>
        <w:r w:rsidDel="00F80E7D">
          <w:rPr>
            <w:webHidden/>
          </w:rPr>
          <w:tab/>
          <w:delText>21</w:delText>
        </w:r>
      </w:del>
    </w:p>
    <w:p w14:paraId="5BEFED44" w14:textId="2DA01609" w:rsidR="00651664" w:rsidDel="00F80E7D" w:rsidRDefault="00651664">
      <w:pPr>
        <w:pStyle w:val="TOC2"/>
        <w:rPr>
          <w:del w:id="204" w:author="Omkar Kulthe" w:date="2025-03-24T22:15:00Z"/>
          <w:rFonts w:asciiTheme="minorHAnsi" w:eastAsiaTheme="minorEastAsia" w:hAnsiTheme="minorHAnsi" w:cstheme="minorBidi"/>
          <w:kern w:val="2"/>
          <w:sz w:val="24"/>
          <w:lang w:val="en-IN" w:eastAsia="en-IN"/>
          <w14:ligatures w14:val="standardContextual"/>
        </w:rPr>
      </w:pPr>
      <w:del w:id="205" w:author="Omkar Kulthe" w:date="2025-03-24T22:15:00Z">
        <w:r w:rsidRPr="00F80E7D" w:rsidDel="00F80E7D">
          <w:rPr>
            <w:rPrChange w:id="206" w:author="Omkar Kulthe" w:date="2025-03-24T22:15:00Z">
              <w:rPr>
                <w:rStyle w:val="Hyperlink"/>
              </w:rPr>
            </w:rPrChange>
          </w:rPr>
          <w:delText>5.5</w:delText>
        </w:r>
        <w:r w:rsidDel="00F80E7D">
          <w:rPr>
            <w:rFonts w:asciiTheme="minorHAnsi" w:eastAsiaTheme="minorEastAsia" w:hAnsiTheme="minorHAnsi" w:cstheme="minorBidi"/>
            <w:kern w:val="2"/>
            <w:sz w:val="24"/>
            <w:lang w:val="en-IN" w:eastAsia="en-IN"/>
            <w14:ligatures w14:val="standardContextual"/>
          </w:rPr>
          <w:tab/>
        </w:r>
        <w:r w:rsidRPr="00F80E7D" w:rsidDel="00F80E7D">
          <w:rPr>
            <w:rPrChange w:id="207" w:author="Omkar Kulthe" w:date="2025-03-24T22:15:00Z">
              <w:rPr>
                <w:rStyle w:val="Hyperlink"/>
              </w:rPr>
            </w:rPrChange>
          </w:rPr>
          <w:delText>High</w:delText>
        </w:r>
        <w:r w:rsidRPr="00F80E7D" w:rsidDel="00F80E7D">
          <w:rPr>
            <w:rPrChange w:id="208" w:author="Omkar Kulthe" w:date="2025-03-24T22:15:00Z">
              <w:rPr>
                <w:rStyle w:val="Hyperlink"/>
                <w:spacing w:val="-5"/>
              </w:rPr>
            </w:rPrChange>
          </w:rPr>
          <w:delText xml:space="preserve"> </w:delText>
        </w:r>
        <w:r w:rsidRPr="00F80E7D" w:rsidDel="00F80E7D">
          <w:rPr>
            <w:rPrChange w:id="209" w:author="Omkar Kulthe" w:date="2025-03-24T22:15:00Z">
              <w:rPr>
                <w:rStyle w:val="Hyperlink"/>
              </w:rPr>
            </w:rPrChange>
          </w:rPr>
          <w:delText>Availability</w:delText>
        </w:r>
        <w:r w:rsidRPr="00F80E7D" w:rsidDel="00F80E7D">
          <w:rPr>
            <w:rPrChange w:id="210" w:author="Omkar Kulthe" w:date="2025-03-24T22:15:00Z">
              <w:rPr>
                <w:rStyle w:val="Hyperlink"/>
                <w:spacing w:val="-3"/>
              </w:rPr>
            </w:rPrChange>
          </w:rPr>
          <w:delText xml:space="preserve"> </w:delText>
        </w:r>
        <w:r w:rsidRPr="00F80E7D" w:rsidDel="00F80E7D">
          <w:rPr>
            <w:rPrChange w:id="211" w:author="Omkar Kulthe" w:date="2025-03-24T22:15:00Z">
              <w:rPr>
                <w:rStyle w:val="Hyperlink"/>
              </w:rPr>
            </w:rPrChange>
          </w:rPr>
          <w:delText>/</w:delText>
        </w:r>
        <w:r w:rsidRPr="00F80E7D" w:rsidDel="00F80E7D">
          <w:rPr>
            <w:rPrChange w:id="212" w:author="Omkar Kulthe" w:date="2025-03-24T22:15:00Z">
              <w:rPr>
                <w:rStyle w:val="Hyperlink"/>
                <w:spacing w:val="-4"/>
              </w:rPr>
            </w:rPrChange>
          </w:rPr>
          <w:delText xml:space="preserve"> </w:delText>
        </w:r>
        <w:r w:rsidRPr="00F80E7D" w:rsidDel="00F80E7D">
          <w:rPr>
            <w:rPrChange w:id="213" w:author="Omkar Kulthe" w:date="2025-03-24T22:15:00Z">
              <w:rPr>
                <w:rStyle w:val="Hyperlink"/>
              </w:rPr>
            </w:rPrChange>
          </w:rPr>
          <w:delText>Disaster</w:delText>
        </w:r>
        <w:r w:rsidRPr="00F80E7D" w:rsidDel="00F80E7D">
          <w:rPr>
            <w:rPrChange w:id="214" w:author="Omkar Kulthe" w:date="2025-03-24T22:15:00Z">
              <w:rPr>
                <w:rStyle w:val="Hyperlink"/>
                <w:spacing w:val="-3"/>
              </w:rPr>
            </w:rPrChange>
          </w:rPr>
          <w:delText xml:space="preserve"> </w:delText>
        </w:r>
        <w:r w:rsidRPr="00F80E7D" w:rsidDel="00F80E7D">
          <w:rPr>
            <w:rPrChange w:id="215" w:author="Omkar Kulthe" w:date="2025-03-24T22:15:00Z">
              <w:rPr>
                <w:rStyle w:val="Hyperlink"/>
              </w:rPr>
            </w:rPrChange>
          </w:rPr>
          <w:delText>Recovery</w:delText>
        </w:r>
        <w:r w:rsidDel="00F80E7D">
          <w:rPr>
            <w:webHidden/>
          </w:rPr>
          <w:tab/>
          <w:delText>21</w:delText>
        </w:r>
      </w:del>
    </w:p>
    <w:p w14:paraId="1E6E33A7" w14:textId="717A3108" w:rsidR="00651664" w:rsidDel="00F80E7D" w:rsidRDefault="00651664">
      <w:pPr>
        <w:pStyle w:val="TOC2"/>
        <w:rPr>
          <w:del w:id="216" w:author="Omkar Kulthe" w:date="2025-03-24T22:15:00Z"/>
          <w:rFonts w:asciiTheme="minorHAnsi" w:eastAsiaTheme="minorEastAsia" w:hAnsiTheme="minorHAnsi" w:cstheme="minorBidi"/>
          <w:kern w:val="2"/>
          <w:sz w:val="24"/>
          <w:lang w:val="en-IN" w:eastAsia="en-IN"/>
          <w14:ligatures w14:val="standardContextual"/>
        </w:rPr>
      </w:pPr>
      <w:del w:id="217" w:author="Omkar Kulthe" w:date="2025-03-24T22:15:00Z">
        <w:r w:rsidRPr="00F80E7D" w:rsidDel="00F80E7D">
          <w:rPr>
            <w:rPrChange w:id="218" w:author="Omkar Kulthe" w:date="2025-03-24T22:15:00Z">
              <w:rPr>
                <w:rStyle w:val="Hyperlink"/>
              </w:rPr>
            </w:rPrChange>
          </w:rPr>
          <w:delText>5.6</w:delText>
        </w:r>
        <w:r w:rsidDel="00F80E7D">
          <w:rPr>
            <w:rFonts w:asciiTheme="minorHAnsi" w:eastAsiaTheme="minorEastAsia" w:hAnsiTheme="minorHAnsi" w:cstheme="minorBidi"/>
            <w:kern w:val="2"/>
            <w:sz w:val="24"/>
            <w:lang w:val="en-IN" w:eastAsia="en-IN"/>
            <w14:ligatures w14:val="standardContextual"/>
          </w:rPr>
          <w:tab/>
        </w:r>
        <w:r w:rsidRPr="00F80E7D" w:rsidDel="00F80E7D">
          <w:rPr>
            <w:rPrChange w:id="219" w:author="Omkar Kulthe" w:date="2025-03-24T22:15:00Z">
              <w:rPr>
                <w:rStyle w:val="Hyperlink"/>
              </w:rPr>
            </w:rPrChange>
          </w:rPr>
          <w:delText>Scalability</w:delText>
        </w:r>
        <w:r w:rsidDel="00F80E7D">
          <w:rPr>
            <w:webHidden/>
          </w:rPr>
          <w:tab/>
          <w:delText>22</w:delText>
        </w:r>
      </w:del>
    </w:p>
    <w:p w14:paraId="04C0615E" w14:textId="77B7F0F8" w:rsidR="00651664" w:rsidDel="00F80E7D" w:rsidRDefault="00651664">
      <w:pPr>
        <w:pStyle w:val="TOC2"/>
        <w:rPr>
          <w:del w:id="220" w:author="Omkar Kulthe" w:date="2025-03-24T22:15:00Z"/>
          <w:rFonts w:asciiTheme="minorHAnsi" w:eastAsiaTheme="minorEastAsia" w:hAnsiTheme="minorHAnsi" w:cstheme="minorBidi"/>
          <w:kern w:val="2"/>
          <w:sz w:val="24"/>
          <w:lang w:val="en-IN" w:eastAsia="en-IN"/>
          <w14:ligatures w14:val="standardContextual"/>
        </w:rPr>
      </w:pPr>
      <w:del w:id="221" w:author="Omkar Kulthe" w:date="2025-03-24T22:15:00Z">
        <w:r w:rsidRPr="00F80E7D" w:rsidDel="00F80E7D">
          <w:rPr>
            <w:rPrChange w:id="222" w:author="Omkar Kulthe" w:date="2025-03-24T22:15:00Z">
              <w:rPr>
                <w:rStyle w:val="Hyperlink"/>
              </w:rPr>
            </w:rPrChange>
          </w:rPr>
          <w:delText>5.7</w:delText>
        </w:r>
        <w:r w:rsidDel="00F80E7D">
          <w:rPr>
            <w:rFonts w:asciiTheme="minorHAnsi" w:eastAsiaTheme="minorEastAsia" w:hAnsiTheme="minorHAnsi" w:cstheme="minorBidi"/>
            <w:kern w:val="2"/>
            <w:sz w:val="24"/>
            <w:lang w:val="en-IN" w:eastAsia="en-IN"/>
            <w14:ligatures w14:val="standardContextual"/>
          </w:rPr>
          <w:tab/>
        </w:r>
        <w:r w:rsidRPr="00F80E7D" w:rsidDel="00F80E7D">
          <w:rPr>
            <w:rPrChange w:id="223" w:author="Omkar Kulthe" w:date="2025-03-24T22:15:00Z">
              <w:rPr>
                <w:rStyle w:val="Hyperlink"/>
              </w:rPr>
            </w:rPrChange>
          </w:rPr>
          <w:delText>Operating</w:delText>
        </w:r>
        <w:r w:rsidRPr="00F80E7D" w:rsidDel="00F80E7D">
          <w:rPr>
            <w:rPrChange w:id="224" w:author="Omkar Kulthe" w:date="2025-03-24T22:15:00Z">
              <w:rPr>
                <w:rStyle w:val="Hyperlink"/>
                <w:spacing w:val="-6"/>
              </w:rPr>
            </w:rPrChange>
          </w:rPr>
          <w:delText xml:space="preserve"> </w:delText>
        </w:r>
        <w:r w:rsidRPr="00F80E7D" w:rsidDel="00F80E7D">
          <w:rPr>
            <w:rPrChange w:id="225" w:author="Omkar Kulthe" w:date="2025-03-24T22:15:00Z">
              <w:rPr>
                <w:rStyle w:val="Hyperlink"/>
              </w:rPr>
            </w:rPrChange>
          </w:rPr>
          <w:delText>Model</w:delText>
        </w:r>
        <w:r w:rsidDel="00F80E7D">
          <w:rPr>
            <w:webHidden/>
          </w:rPr>
          <w:tab/>
          <w:delText>22</w:delText>
        </w:r>
      </w:del>
    </w:p>
    <w:p w14:paraId="63640280" w14:textId="66A45E0A" w:rsidR="00651664" w:rsidDel="00F80E7D" w:rsidRDefault="00651664">
      <w:pPr>
        <w:pStyle w:val="TOC2"/>
        <w:rPr>
          <w:del w:id="226" w:author="Omkar Kulthe" w:date="2025-03-24T22:15:00Z"/>
          <w:rFonts w:asciiTheme="minorHAnsi" w:eastAsiaTheme="minorEastAsia" w:hAnsiTheme="minorHAnsi" w:cstheme="minorBidi"/>
          <w:kern w:val="2"/>
          <w:sz w:val="24"/>
          <w:lang w:val="en-IN" w:eastAsia="en-IN"/>
          <w14:ligatures w14:val="standardContextual"/>
        </w:rPr>
      </w:pPr>
      <w:del w:id="227" w:author="Omkar Kulthe" w:date="2025-03-24T22:15:00Z">
        <w:r w:rsidRPr="00F80E7D" w:rsidDel="00F80E7D">
          <w:rPr>
            <w:rPrChange w:id="228" w:author="Omkar Kulthe" w:date="2025-03-24T22:15:00Z">
              <w:rPr>
                <w:rStyle w:val="Hyperlink"/>
              </w:rPr>
            </w:rPrChange>
          </w:rPr>
          <w:delText>5.8</w:delText>
        </w:r>
        <w:r w:rsidDel="00F80E7D">
          <w:rPr>
            <w:rFonts w:asciiTheme="minorHAnsi" w:eastAsiaTheme="minorEastAsia" w:hAnsiTheme="minorHAnsi" w:cstheme="minorBidi"/>
            <w:kern w:val="2"/>
            <w:sz w:val="24"/>
            <w:lang w:val="en-IN" w:eastAsia="en-IN"/>
            <w14:ligatures w14:val="standardContextual"/>
          </w:rPr>
          <w:tab/>
        </w:r>
        <w:r w:rsidRPr="00F80E7D" w:rsidDel="00F80E7D">
          <w:rPr>
            <w:rPrChange w:id="229" w:author="Omkar Kulthe" w:date="2025-03-24T22:15:00Z">
              <w:rPr>
                <w:rStyle w:val="Hyperlink"/>
              </w:rPr>
            </w:rPrChange>
          </w:rPr>
          <w:delText>Licensing</w:delText>
        </w:r>
        <w:r w:rsidDel="00F80E7D">
          <w:rPr>
            <w:webHidden/>
          </w:rPr>
          <w:tab/>
          <w:delText>22</w:delText>
        </w:r>
      </w:del>
    </w:p>
    <w:p w14:paraId="0EC0E0EA" w14:textId="4AB8A0E4" w:rsidR="00651664" w:rsidDel="00F80E7D" w:rsidRDefault="00651664">
      <w:pPr>
        <w:pStyle w:val="TOC2"/>
        <w:rPr>
          <w:del w:id="230" w:author="Omkar Kulthe" w:date="2025-03-24T22:15:00Z"/>
          <w:rFonts w:asciiTheme="minorHAnsi" w:eastAsiaTheme="minorEastAsia" w:hAnsiTheme="minorHAnsi" w:cstheme="minorBidi"/>
          <w:kern w:val="2"/>
          <w:sz w:val="24"/>
          <w:lang w:val="en-IN" w:eastAsia="en-IN"/>
          <w14:ligatures w14:val="standardContextual"/>
        </w:rPr>
      </w:pPr>
      <w:del w:id="231" w:author="Omkar Kulthe" w:date="2025-03-24T22:15:00Z">
        <w:r w:rsidRPr="00F80E7D" w:rsidDel="00F80E7D">
          <w:rPr>
            <w:rPrChange w:id="232" w:author="Omkar Kulthe" w:date="2025-03-24T22:15:00Z">
              <w:rPr>
                <w:rStyle w:val="Hyperlink"/>
              </w:rPr>
            </w:rPrChange>
          </w:rPr>
          <w:lastRenderedPageBreak/>
          <w:delText>5.9</w:delText>
        </w:r>
        <w:r w:rsidDel="00F80E7D">
          <w:rPr>
            <w:rFonts w:asciiTheme="minorHAnsi" w:eastAsiaTheme="minorEastAsia" w:hAnsiTheme="minorHAnsi" w:cstheme="minorBidi"/>
            <w:kern w:val="2"/>
            <w:sz w:val="24"/>
            <w:lang w:val="en-IN" w:eastAsia="en-IN"/>
            <w14:ligatures w14:val="standardContextual"/>
          </w:rPr>
          <w:tab/>
        </w:r>
        <w:r w:rsidRPr="00F80E7D" w:rsidDel="00F80E7D">
          <w:rPr>
            <w:rPrChange w:id="233" w:author="Omkar Kulthe" w:date="2025-03-24T22:15:00Z">
              <w:rPr>
                <w:rStyle w:val="Hyperlink"/>
              </w:rPr>
            </w:rPrChange>
          </w:rPr>
          <w:delText>Server</w:delText>
        </w:r>
        <w:r w:rsidRPr="00F80E7D" w:rsidDel="00F80E7D">
          <w:rPr>
            <w:rPrChange w:id="234" w:author="Omkar Kulthe" w:date="2025-03-24T22:15:00Z">
              <w:rPr>
                <w:rStyle w:val="Hyperlink"/>
                <w:spacing w:val="-6"/>
              </w:rPr>
            </w:rPrChange>
          </w:rPr>
          <w:delText xml:space="preserve"> </w:delText>
        </w:r>
        <w:r w:rsidRPr="00F80E7D" w:rsidDel="00F80E7D">
          <w:rPr>
            <w:rPrChange w:id="235" w:author="Omkar Kulthe" w:date="2025-03-24T22:15:00Z">
              <w:rPr>
                <w:rStyle w:val="Hyperlink"/>
              </w:rPr>
            </w:rPrChange>
          </w:rPr>
          <w:delText>Patching</w:delText>
        </w:r>
        <w:r w:rsidDel="00F80E7D">
          <w:rPr>
            <w:webHidden/>
          </w:rPr>
          <w:tab/>
          <w:delText>23</w:delText>
        </w:r>
      </w:del>
    </w:p>
    <w:p w14:paraId="18812084" w14:textId="28011CF4" w:rsidR="00651664" w:rsidDel="00F80E7D" w:rsidRDefault="00651664">
      <w:pPr>
        <w:pStyle w:val="TOC2"/>
        <w:rPr>
          <w:del w:id="236" w:author="Omkar Kulthe" w:date="2025-03-24T22:15:00Z"/>
          <w:rFonts w:asciiTheme="minorHAnsi" w:eastAsiaTheme="minorEastAsia" w:hAnsiTheme="minorHAnsi" w:cstheme="minorBidi"/>
          <w:kern w:val="2"/>
          <w:sz w:val="24"/>
          <w:lang w:val="en-IN" w:eastAsia="en-IN"/>
          <w14:ligatures w14:val="standardContextual"/>
        </w:rPr>
      </w:pPr>
      <w:del w:id="237" w:author="Omkar Kulthe" w:date="2025-03-24T22:15:00Z">
        <w:r w:rsidRPr="00F80E7D" w:rsidDel="00F80E7D">
          <w:rPr>
            <w:rPrChange w:id="238" w:author="Omkar Kulthe" w:date="2025-03-24T22:15:00Z">
              <w:rPr>
                <w:rStyle w:val="Hyperlink"/>
              </w:rPr>
            </w:rPrChange>
          </w:rPr>
          <w:delText>5.10</w:delText>
        </w:r>
        <w:r w:rsidDel="00F80E7D">
          <w:rPr>
            <w:rFonts w:asciiTheme="minorHAnsi" w:eastAsiaTheme="minorEastAsia" w:hAnsiTheme="minorHAnsi" w:cstheme="minorBidi"/>
            <w:kern w:val="2"/>
            <w:sz w:val="24"/>
            <w:lang w:val="en-IN" w:eastAsia="en-IN"/>
            <w14:ligatures w14:val="standardContextual"/>
          </w:rPr>
          <w:tab/>
        </w:r>
        <w:r w:rsidRPr="00F80E7D" w:rsidDel="00F80E7D">
          <w:rPr>
            <w:rPrChange w:id="239" w:author="Omkar Kulthe" w:date="2025-03-24T22:15:00Z">
              <w:rPr>
                <w:rStyle w:val="Hyperlink"/>
              </w:rPr>
            </w:rPrChange>
          </w:rPr>
          <w:delText>Management</w:delText>
        </w:r>
        <w:r w:rsidRPr="00F80E7D" w:rsidDel="00F80E7D">
          <w:rPr>
            <w:rPrChange w:id="240" w:author="Omkar Kulthe" w:date="2025-03-24T22:15:00Z">
              <w:rPr>
                <w:rStyle w:val="Hyperlink"/>
                <w:spacing w:val="-5"/>
              </w:rPr>
            </w:rPrChange>
          </w:rPr>
          <w:delText xml:space="preserve"> </w:delText>
        </w:r>
        <w:r w:rsidRPr="00F80E7D" w:rsidDel="00F80E7D">
          <w:rPr>
            <w:rPrChange w:id="241" w:author="Omkar Kulthe" w:date="2025-03-24T22:15:00Z">
              <w:rPr>
                <w:rStyle w:val="Hyperlink"/>
              </w:rPr>
            </w:rPrChange>
          </w:rPr>
          <w:delText>Reporting</w:delText>
        </w:r>
        <w:r w:rsidDel="00F80E7D">
          <w:rPr>
            <w:webHidden/>
          </w:rPr>
          <w:tab/>
          <w:delText>23</w:delText>
        </w:r>
      </w:del>
    </w:p>
    <w:p w14:paraId="2CC92193" w14:textId="4DC0731D" w:rsidR="00651664" w:rsidDel="00F80E7D" w:rsidRDefault="00651664">
      <w:pPr>
        <w:pStyle w:val="TOC2"/>
        <w:rPr>
          <w:del w:id="242" w:author="Omkar Kulthe" w:date="2025-03-24T22:15:00Z"/>
          <w:rFonts w:asciiTheme="minorHAnsi" w:eastAsiaTheme="minorEastAsia" w:hAnsiTheme="minorHAnsi" w:cstheme="minorBidi"/>
          <w:kern w:val="2"/>
          <w:sz w:val="24"/>
          <w:lang w:val="en-IN" w:eastAsia="en-IN"/>
          <w14:ligatures w14:val="standardContextual"/>
        </w:rPr>
      </w:pPr>
      <w:del w:id="243" w:author="Omkar Kulthe" w:date="2025-03-24T22:15:00Z">
        <w:r w:rsidRPr="00F80E7D" w:rsidDel="00F80E7D">
          <w:rPr>
            <w:rPrChange w:id="244" w:author="Omkar Kulthe" w:date="2025-03-24T22:15:00Z">
              <w:rPr>
                <w:rStyle w:val="Hyperlink"/>
              </w:rPr>
            </w:rPrChange>
          </w:rPr>
          <w:delText>5.11</w:delText>
        </w:r>
        <w:r w:rsidDel="00F80E7D">
          <w:rPr>
            <w:rFonts w:asciiTheme="minorHAnsi" w:eastAsiaTheme="minorEastAsia" w:hAnsiTheme="minorHAnsi" w:cstheme="minorBidi"/>
            <w:kern w:val="2"/>
            <w:sz w:val="24"/>
            <w:lang w:val="en-IN" w:eastAsia="en-IN"/>
            <w14:ligatures w14:val="standardContextual"/>
          </w:rPr>
          <w:tab/>
        </w:r>
        <w:r w:rsidRPr="00F80E7D" w:rsidDel="00F80E7D">
          <w:rPr>
            <w:rPrChange w:id="245" w:author="Omkar Kulthe" w:date="2025-03-24T22:15:00Z">
              <w:rPr>
                <w:rStyle w:val="Hyperlink"/>
              </w:rPr>
            </w:rPrChange>
          </w:rPr>
          <w:delText>Remote</w:delText>
        </w:r>
        <w:r w:rsidRPr="00F80E7D" w:rsidDel="00F80E7D">
          <w:rPr>
            <w:rPrChange w:id="246" w:author="Omkar Kulthe" w:date="2025-03-24T22:15:00Z">
              <w:rPr>
                <w:rStyle w:val="Hyperlink"/>
                <w:spacing w:val="-6"/>
              </w:rPr>
            </w:rPrChange>
          </w:rPr>
          <w:delText xml:space="preserve"> </w:delText>
        </w:r>
        <w:r w:rsidRPr="00F80E7D" w:rsidDel="00F80E7D">
          <w:rPr>
            <w:rPrChange w:id="247" w:author="Omkar Kulthe" w:date="2025-03-24T22:15:00Z">
              <w:rPr>
                <w:rStyle w:val="Hyperlink"/>
              </w:rPr>
            </w:rPrChange>
          </w:rPr>
          <w:delText>Access</w:delText>
        </w:r>
        <w:r w:rsidDel="00F80E7D">
          <w:rPr>
            <w:webHidden/>
          </w:rPr>
          <w:tab/>
          <w:delText>24</w:delText>
        </w:r>
      </w:del>
    </w:p>
    <w:p w14:paraId="3B19D207" w14:textId="6B0CFB65" w:rsidR="00651664" w:rsidDel="00F80E7D" w:rsidRDefault="00651664">
      <w:pPr>
        <w:pStyle w:val="TOC2"/>
        <w:rPr>
          <w:del w:id="248" w:author="Omkar Kulthe" w:date="2025-03-24T22:15:00Z"/>
          <w:rFonts w:asciiTheme="minorHAnsi" w:eastAsiaTheme="minorEastAsia" w:hAnsiTheme="minorHAnsi" w:cstheme="minorBidi"/>
          <w:kern w:val="2"/>
          <w:sz w:val="24"/>
          <w:lang w:val="en-IN" w:eastAsia="en-IN"/>
          <w14:ligatures w14:val="standardContextual"/>
        </w:rPr>
      </w:pPr>
      <w:del w:id="249" w:author="Omkar Kulthe" w:date="2025-03-24T22:15:00Z">
        <w:r w:rsidRPr="00F80E7D" w:rsidDel="00F80E7D">
          <w:rPr>
            <w:rPrChange w:id="250" w:author="Omkar Kulthe" w:date="2025-03-24T22:15:00Z">
              <w:rPr>
                <w:rStyle w:val="Hyperlink"/>
              </w:rPr>
            </w:rPrChange>
          </w:rPr>
          <w:delText>5.12</w:delText>
        </w:r>
        <w:r w:rsidDel="00F80E7D">
          <w:rPr>
            <w:rFonts w:asciiTheme="minorHAnsi" w:eastAsiaTheme="minorEastAsia" w:hAnsiTheme="minorHAnsi" w:cstheme="minorBidi"/>
            <w:kern w:val="2"/>
            <w:sz w:val="24"/>
            <w:lang w:val="en-IN" w:eastAsia="en-IN"/>
            <w14:ligatures w14:val="standardContextual"/>
          </w:rPr>
          <w:tab/>
        </w:r>
        <w:r w:rsidRPr="00F80E7D" w:rsidDel="00F80E7D">
          <w:rPr>
            <w:rPrChange w:id="251" w:author="Omkar Kulthe" w:date="2025-03-24T22:15:00Z">
              <w:rPr>
                <w:rStyle w:val="Hyperlink"/>
              </w:rPr>
            </w:rPrChange>
          </w:rPr>
          <w:delText>Backup</w:delText>
        </w:r>
        <w:r w:rsidRPr="00F80E7D" w:rsidDel="00F80E7D">
          <w:rPr>
            <w:rPrChange w:id="252" w:author="Omkar Kulthe" w:date="2025-03-24T22:15:00Z">
              <w:rPr>
                <w:rStyle w:val="Hyperlink"/>
                <w:spacing w:val="-2"/>
              </w:rPr>
            </w:rPrChange>
          </w:rPr>
          <w:delText xml:space="preserve"> </w:delText>
        </w:r>
        <w:r w:rsidRPr="00F80E7D" w:rsidDel="00F80E7D">
          <w:rPr>
            <w:rPrChange w:id="253" w:author="Omkar Kulthe" w:date="2025-03-24T22:15:00Z">
              <w:rPr>
                <w:rStyle w:val="Hyperlink"/>
              </w:rPr>
            </w:rPrChange>
          </w:rPr>
          <w:delText>and</w:delText>
        </w:r>
        <w:r w:rsidRPr="00F80E7D" w:rsidDel="00F80E7D">
          <w:rPr>
            <w:rPrChange w:id="254" w:author="Omkar Kulthe" w:date="2025-03-24T22:15:00Z">
              <w:rPr>
                <w:rStyle w:val="Hyperlink"/>
                <w:spacing w:val="-1"/>
              </w:rPr>
            </w:rPrChange>
          </w:rPr>
          <w:delText xml:space="preserve"> </w:delText>
        </w:r>
        <w:r w:rsidRPr="00F80E7D" w:rsidDel="00F80E7D">
          <w:rPr>
            <w:rPrChange w:id="255" w:author="Omkar Kulthe" w:date="2025-03-24T22:15:00Z">
              <w:rPr>
                <w:rStyle w:val="Hyperlink"/>
              </w:rPr>
            </w:rPrChange>
          </w:rPr>
          <w:delText>Recovery</w:delText>
        </w:r>
        <w:r w:rsidDel="00F80E7D">
          <w:rPr>
            <w:webHidden/>
          </w:rPr>
          <w:tab/>
          <w:delText>24</w:delText>
        </w:r>
      </w:del>
    </w:p>
    <w:p w14:paraId="689B3746" w14:textId="6C15460D" w:rsidR="00651664" w:rsidDel="00F80E7D" w:rsidRDefault="00651664">
      <w:pPr>
        <w:pStyle w:val="TOC2"/>
        <w:rPr>
          <w:del w:id="256" w:author="Omkar Kulthe" w:date="2025-03-24T22:15:00Z"/>
          <w:rFonts w:asciiTheme="minorHAnsi" w:eastAsiaTheme="minorEastAsia" w:hAnsiTheme="minorHAnsi" w:cstheme="minorBidi"/>
          <w:kern w:val="2"/>
          <w:sz w:val="24"/>
          <w:lang w:val="en-IN" w:eastAsia="en-IN"/>
          <w14:ligatures w14:val="standardContextual"/>
        </w:rPr>
      </w:pPr>
      <w:del w:id="257" w:author="Omkar Kulthe" w:date="2025-03-24T22:15:00Z">
        <w:r w:rsidRPr="00F80E7D" w:rsidDel="00F80E7D">
          <w:rPr>
            <w:rPrChange w:id="258" w:author="Omkar Kulthe" w:date="2025-03-24T22:15:00Z">
              <w:rPr>
                <w:rStyle w:val="Hyperlink"/>
              </w:rPr>
            </w:rPrChange>
          </w:rPr>
          <w:delText>5.13</w:delText>
        </w:r>
        <w:r w:rsidDel="00F80E7D">
          <w:rPr>
            <w:rFonts w:asciiTheme="minorHAnsi" w:eastAsiaTheme="minorEastAsia" w:hAnsiTheme="minorHAnsi" w:cstheme="minorBidi"/>
            <w:kern w:val="2"/>
            <w:sz w:val="24"/>
            <w:lang w:val="en-IN" w:eastAsia="en-IN"/>
            <w14:ligatures w14:val="standardContextual"/>
          </w:rPr>
          <w:tab/>
        </w:r>
        <w:r w:rsidRPr="00F80E7D" w:rsidDel="00F80E7D">
          <w:rPr>
            <w:rPrChange w:id="259" w:author="Omkar Kulthe" w:date="2025-03-24T22:15:00Z">
              <w:rPr>
                <w:rStyle w:val="Hyperlink"/>
              </w:rPr>
            </w:rPrChange>
          </w:rPr>
          <w:delText>Network</w:delText>
        </w:r>
        <w:r w:rsidRPr="00F80E7D" w:rsidDel="00F80E7D">
          <w:rPr>
            <w:rPrChange w:id="260" w:author="Omkar Kulthe" w:date="2025-03-24T22:15:00Z">
              <w:rPr>
                <w:rStyle w:val="Hyperlink"/>
                <w:spacing w:val="-4"/>
              </w:rPr>
            </w:rPrChange>
          </w:rPr>
          <w:delText xml:space="preserve"> </w:delText>
        </w:r>
        <w:r w:rsidRPr="00F80E7D" w:rsidDel="00F80E7D">
          <w:rPr>
            <w:rPrChange w:id="261" w:author="Omkar Kulthe" w:date="2025-03-24T22:15:00Z">
              <w:rPr>
                <w:rStyle w:val="Hyperlink"/>
              </w:rPr>
            </w:rPrChange>
          </w:rPr>
          <w:delText>Connectivity</w:delText>
        </w:r>
        <w:r w:rsidDel="00F80E7D">
          <w:rPr>
            <w:webHidden/>
          </w:rPr>
          <w:tab/>
          <w:delText>24</w:delText>
        </w:r>
      </w:del>
    </w:p>
    <w:p w14:paraId="25A46561" w14:textId="072D6460" w:rsidR="00651664" w:rsidDel="00F80E7D" w:rsidRDefault="00651664">
      <w:pPr>
        <w:pStyle w:val="TOC2"/>
        <w:rPr>
          <w:del w:id="262" w:author="Omkar Kulthe" w:date="2025-03-24T22:15:00Z"/>
          <w:rFonts w:asciiTheme="minorHAnsi" w:eastAsiaTheme="minorEastAsia" w:hAnsiTheme="minorHAnsi" w:cstheme="minorBidi"/>
          <w:kern w:val="2"/>
          <w:sz w:val="24"/>
          <w:lang w:val="en-IN" w:eastAsia="en-IN"/>
          <w14:ligatures w14:val="standardContextual"/>
        </w:rPr>
      </w:pPr>
      <w:del w:id="263" w:author="Omkar Kulthe" w:date="2025-03-24T22:15:00Z">
        <w:r w:rsidRPr="00F80E7D" w:rsidDel="00F80E7D">
          <w:rPr>
            <w:rPrChange w:id="264" w:author="Omkar Kulthe" w:date="2025-03-24T22:15:00Z">
              <w:rPr>
                <w:rStyle w:val="Hyperlink"/>
              </w:rPr>
            </w:rPrChange>
          </w:rPr>
          <w:delText>5.14</w:delText>
        </w:r>
        <w:r w:rsidDel="00F80E7D">
          <w:rPr>
            <w:rFonts w:asciiTheme="minorHAnsi" w:eastAsiaTheme="minorEastAsia" w:hAnsiTheme="minorHAnsi" w:cstheme="minorBidi"/>
            <w:kern w:val="2"/>
            <w:sz w:val="24"/>
            <w:lang w:val="en-IN" w:eastAsia="en-IN"/>
            <w14:ligatures w14:val="standardContextual"/>
          </w:rPr>
          <w:tab/>
        </w:r>
        <w:r w:rsidRPr="00F80E7D" w:rsidDel="00F80E7D">
          <w:rPr>
            <w:rPrChange w:id="265" w:author="Omkar Kulthe" w:date="2025-03-24T22:15:00Z">
              <w:rPr>
                <w:rStyle w:val="Hyperlink"/>
              </w:rPr>
            </w:rPrChange>
          </w:rPr>
          <w:delText>Storage</w:delText>
        </w:r>
        <w:r w:rsidDel="00F80E7D">
          <w:rPr>
            <w:webHidden/>
          </w:rPr>
          <w:tab/>
          <w:delText>25</w:delText>
        </w:r>
      </w:del>
    </w:p>
    <w:p w14:paraId="2ED1F1C3" w14:textId="73706FE5" w:rsidR="00651664" w:rsidDel="00F80E7D" w:rsidRDefault="00651664">
      <w:pPr>
        <w:pStyle w:val="TOC1"/>
        <w:rPr>
          <w:del w:id="266" w:author="Omkar Kulthe" w:date="2025-03-24T22:15:00Z"/>
          <w:rFonts w:asciiTheme="minorHAnsi" w:eastAsiaTheme="minorEastAsia" w:hAnsiTheme="minorHAnsi" w:cstheme="minorBidi"/>
          <w:kern w:val="2"/>
          <w:sz w:val="24"/>
          <w:lang w:val="en-IN" w:eastAsia="en-IN"/>
          <w14:ligatures w14:val="standardContextual"/>
        </w:rPr>
      </w:pPr>
      <w:del w:id="267" w:author="Omkar Kulthe" w:date="2025-03-24T22:15:00Z">
        <w:r w:rsidRPr="00F80E7D" w:rsidDel="00F80E7D">
          <w:rPr>
            <w:rPrChange w:id="268" w:author="Omkar Kulthe" w:date="2025-03-24T22:15:00Z">
              <w:rPr>
                <w:rStyle w:val="Hyperlink"/>
              </w:rPr>
            </w:rPrChange>
          </w:rPr>
          <w:delText>6</w:delText>
        </w:r>
        <w:r w:rsidDel="00F80E7D">
          <w:rPr>
            <w:rFonts w:asciiTheme="minorHAnsi" w:eastAsiaTheme="minorEastAsia" w:hAnsiTheme="minorHAnsi" w:cstheme="minorBidi"/>
            <w:kern w:val="2"/>
            <w:sz w:val="24"/>
            <w:lang w:val="en-IN" w:eastAsia="en-IN"/>
            <w14:ligatures w14:val="standardContextual"/>
          </w:rPr>
          <w:tab/>
        </w:r>
        <w:r w:rsidRPr="00F80E7D" w:rsidDel="00F80E7D">
          <w:rPr>
            <w:rPrChange w:id="269" w:author="Omkar Kulthe" w:date="2025-03-24T22:15:00Z">
              <w:rPr>
                <w:rStyle w:val="Hyperlink"/>
              </w:rPr>
            </w:rPrChange>
          </w:rPr>
          <w:delText>Migration</w:delText>
        </w:r>
        <w:r w:rsidRPr="00F80E7D" w:rsidDel="00F80E7D">
          <w:rPr>
            <w:rPrChange w:id="270" w:author="Omkar Kulthe" w:date="2025-03-24T22:15:00Z">
              <w:rPr>
                <w:rStyle w:val="Hyperlink"/>
                <w:spacing w:val="-2"/>
              </w:rPr>
            </w:rPrChange>
          </w:rPr>
          <w:delText xml:space="preserve"> </w:delText>
        </w:r>
        <w:r w:rsidRPr="00F80E7D" w:rsidDel="00F80E7D">
          <w:rPr>
            <w:rPrChange w:id="271" w:author="Omkar Kulthe" w:date="2025-03-24T22:15:00Z">
              <w:rPr>
                <w:rStyle w:val="Hyperlink"/>
              </w:rPr>
            </w:rPrChange>
          </w:rPr>
          <w:delText>Planning</w:delText>
        </w:r>
        <w:r w:rsidDel="00F80E7D">
          <w:rPr>
            <w:webHidden/>
          </w:rPr>
          <w:tab/>
          <w:delText>26</w:delText>
        </w:r>
      </w:del>
    </w:p>
    <w:p w14:paraId="4734902B" w14:textId="3B8186CC" w:rsidR="00651664" w:rsidDel="00F80E7D" w:rsidRDefault="00651664">
      <w:pPr>
        <w:pStyle w:val="TOC2"/>
        <w:rPr>
          <w:del w:id="272" w:author="Omkar Kulthe" w:date="2025-03-24T22:15:00Z"/>
          <w:rFonts w:asciiTheme="minorHAnsi" w:eastAsiaTheme="minorEastAsia" w:hAnsiTheme="minorHAnsi" w:cstheme="minorBidi"/>
          <w:kern w:val="2"/>
          <w:sz w:val="24"/>
          <w:lang w:val="en-IN" w:eastAsia="en-IN"/>
          <w14:ligatures w14:val="standardContextual"/>
        </w:rPr>
      </w:pPr>
      <w:del w:id="273" w:author="Omkar Kulthe" w:date="2025-03-24T22:15:00Z">
        <w:r w:rsidRPr="00F80E7D" w:rsidDel="00F80E7D">
          <w:rPr>
            <w:rPrChange w:id="274" w:author="Omkar Kulthe" w:date="2025-03-24T22:15:00Z">
              <w:rPr>
                <w:rStyle w:val="Hyperlink"/>
              </w:rPr>
            </w:rPrChange>
          </w:rPr>
          <w:delText>6.1</w:delText>
        </w:r>
        <w:r w:rsidDel="00F80E7D">
          <w:rPr>
            <w:rFonts w:asciiTheme="minorHAnsi" w:eastAsiaTheme="minorEastAsia" w:hAnsiTheme="minorHAnsi" w:cstheme="minorBidi"/>
            <w:kern w:val="2"/>
            <w:sz w:val="24"/>
            <w:lang w:val="en-IN" w:eastAsia="en-IN"/>
            <w14:ligatures w14:val="standardContextual"/>
          </w:rPr>
          <w:tab/>
        </w:r>
        <w:r w:rsidRPr="00F80E7D" w:rsidDel="00F80E7D">
          <w:rPr>
            <w:rPrChange w:id="275" w:author="Omkar Kulthe" w:date="2025-03-24T22:15:00Z">
              <w:rPr>
                <w:rStyle w:val="Hyperlink"/>
              </w:rPr>
            </w:rPrChange>
          </w:rPr>
          <w:delText>Hyper-V</w:delText>
        </w:r>
        <w:r w:rsidRPr="00F80E7D" w:rsidDel="00F80E7D">
          <w:rPr>
            <w:rPrChange w:id="276" w:author="Omkar Kulthe" w:date="2025-03-24T22:15:00Z">
              <w:rPr>
                <w:rStyle w:val="Hyperlink"/>
                <w:spacing w:val="-5"/>
              </w:rPr>
            </w:rPrChange>
          </w:rPr>
          <w:delText xml:space="preserve"> </w:delText>
        </w:r>
        <w:r w:rsidRPr="00F80E7D" w:rsidDel="00F80E7D">
          <w:rPr>
            <w:rPrChange w:id="277" w:author="Omkar Kulthe" w:date="2025-03-24T22:15:00Z">
              <w:rPr>
                <w:rStyle w:val="Hyperlink"/>
              </w:rPr>
            </w:rPrChange>
          </w:rPr>
          <w:delText>Security</w:delText>
        </w:r>
        <w:r w:rsidDel="00F80E7D">
          <w:rPr>
            <w:webHidden/>
          </w:rPr>
          <w:tab/>
          <w:delText>26</w:delText>
        </w:r>
      </w:del>
    </w:p>
    <w:p w14:paraId="468BA2A7" w14:textId="731D1B72" w:rsidR="00651664" w:rsidDel="00F80E7D" w:rsidRDefault="00651664">
      <w:pPr>
        <w:pStyle w:val="TOC2"/>
        <w:rPr>
          <w:del w:id="278" w:author="Omkar Kulthe" w:date="2025-03-24T22:15:00Z"/>
          <w:rFonts w:asciiTheme="minorHAnsi" w:eastAsiaTheme="minorEastAsia" w:hAnsiTheme="minorHAnsi" w:cstheme="minorBidi"/>
          <w:kern w:val="2"/>
          <w:sz w:val="24"/>
          <w:lang w:val="en-IN" w:eastAsia="en-IN"/>
          <w14:ligatures w14:val="standardContextual"/>
        </w:rPr>
      </w:pPr>
      <w:del w:id="279" w:author="Omkar Kulthe" w:date="2025-03-24T22:15:00Z">
        <w:r w:rsidRPr="00F80E7D" w:rsidDel="00F80E7D">
          <w:rPr>
            <w:rPrChange w:id="280" w:author="Omkar Kulthe" w:date="2025-03-24T22:15:00Z">
              <w:rPr>
                <w:rStyle w:val="Hyperlink"/>
              </w:rPr>
            </w:rPrChange>
          </w:rPr>
          <w:delText>6.2</w:delText>
        </w:r>
        <w:r w:rsidDel="00F80E7D">
          <w:rPr>
            <w:rFonts w:asciiTheme="minorHAnsi" w:eastAsiaTheme="minorEastAsia" w:hAnsiTheme="minorHAnsi" w:cstheme="minorBidi"/>
            <w:kern w:val="2"/>
            <w:sz w:val="24"/>
            <w:lang w:val="en-IN" w:eastAsia="en-IN"/>
            <w14:ligatures w14:val="standardContextual"/>
          </w:rPr>
          <w:tab/>
        </w:r>
        <w:r w:rsidRPr="00F80E7D" w:rsidDel="00F80E7D">
          <w:rPr>
            <w:rPrChange w:id="281" w:author="Omkar Kulthe" w:date="2025-03-24T22:15:00Z">
              <w:rPr>
                <w:rStyle w:val="Hyperlink"/>
              </w:rPr>
            </w:rPrChange>
          </w:rPr>
          <w:delText>Solution</w:delText>
        </w:r>
        <w:r w:rsidRPr="00F80E7D" w:rsidDel="00F80E7D">
          <w:rPr>
            <w:rPrChange w:id="282" w:author="Omkar Kulthe" w:date="2025-03-24T22:15:00Z">
              <w:rPr>
                <w:rStyle w:val="Hyperlink"/>
                <w:spacing w:val="-5"/>
              </w:rPr>
            </w:rPrChange>
          </w:rPr>
          <w:delText xml:space="preserve"> </w:delText>
        </w:r>
        <w:r w:rsidRPr="00F80E7D" w:rsidDel="00F80E7D">
          <w:rPr>
            <w:rPrChange w:id="283" w:author="Omkar Kulthe" w:date="2025-03-24T22:15:00Z">
              <w:rPr>
                <w:rStyle w:val="Hyperlink"/>
              </w:rPr>
            </w:rPrChange>
          </w:rPr>
          <w:delText>Security</w:delText>
        </w:r>
        <w:r w:rsidDel="00F80E7D">
          <w:rPr>
            <w:webHidden/>
          </w:rPr>
          <w:tab/>
          <w:delText>27</w:delText>
        </w:r>
      </w:del>
    </w:p>
    <w:p w14:paraId="75EBC31F" w14:textId="3EB2CE5D" w:rsidR="00651664" w:rsidDel="00F80E7D" w:rsidRDefault="00651664">
      <w:pPr>
        <w:pStyle w:val="TOC2"/>
        <w:rPr>
          <w:del w:id="284" w:author="Omkar Kulthe" w:date="2025-03-24T22:15:00Z"/>
          <w:rFonts w:asciiTheme="minorHAnsi" w:eastAsiaTheme="minorEastAsia" w:hAnsiTheme="minorHAnsi" w:cstheme="minorBidi"/>
          <w:kern w:val="2"/>
          <w:sz w:val="24"/>
          <w:lang w:val="en-IN" w:eastAsia="en-IN"/>
          <w14:ligatures w14:val="standardContextual"/>
        </w:rPr>
      </w:pPr>
      <w:del w:id="285" w:author="Omkar Kulthe" w:date="2025-03-24T22:15:00Z">
        <w:r w:rsidRPr="00F80E7D" w:rsidDel="00F80E7D">
          <w:rPr>
            <w:rPrChange w:id="286" w:author="Omkar Kulthe" w:date="2025-03-24T22:15:00Z">
              <w:rPr>
                <w:rStyle w:val="Hyperlink"/>
              </w:rPr>
            </w:rPrChange>
          </w:rPr>
          <w:delText>6.3</w:delText>
        </w:r>
        <w:r w:rsidDel="00F80E7D">
          <w:rPr>
            <w:rFonts w:asciiTheme="minorHAnsi" w:eastAsiaTheme="minorEastAsia" w:hAnsiTheme="minorHAnsi" w:cstheme="minorBidi"/>
            <w:kern w:val="2"/>
            <w:sz w:val="24"/>
            <w:lang w:val="en-IN" w:eastAsia="en-IN"/>
            <w14:ligatures w14:val="standardContextual"/>
          </w:rPr>
          <w:tab/>
        </w:r>
        <w:r w:rsidRPr="00F80E7D" w:rsidDel="00F80E7D">
          <w:rPr>
            <w:rPrChange w:id="287" w:author="Omkar Kulthe" w:date="2025-03-24T22:15:00Z">
              <w:rPr>
                <w:rStyle w:val="Hyperlink"/>
              </w:rPr>
            </w:rPrChange>
          </w:rPr>
          <w:delText>Third</w:delText>
        </w:r>
        <w:r w:rsidRPr="00F80E7D" w:rsidDel="00F80E7D">
          <w:rPr>
            <w:rPrChange w:id="288" w:author="Omkar Kulthe" w:date="2025-03-24T22:15:00Z">
              <w:rPr>
                <w:rStyle w:val="Hyperlink"/>
                <w:spacing w:val="-3"/>
              </w:rPr>
            </w:rPrChange>
          </w:rPr>
          <w:delText xml:space="preserve"> </w:delText>
        </w:r>
        <w:r w:rsidRPr="00F80E7D" w:rsidDel="00F80E7D">
          <w:rPr>
            <w:rPrChange w:id="289" w:author="Omkar Kulthe" w:date="2025-03-24T22:15:00Z">
              <w:rPr>
                <w:rStyle w:val="Hyperlink"/>
              </w:rPr>
            </w:rPrChange>
          </w:rPr>
          <w:delText>Party</w:delText>
        </w:r>
        <w:r w:rsidRPr="00F80E7D" w:rsidDel="00F80E7D">
          <w:rPr>
            <w:rPrChange w:id="290" w:author="Omkar Kulthe" w:date="2025-03-24T22:15:00Z">
              <w:rPr>
                <w:rStyle w:val="Hyperlink"/>
                <w:spacing w:val="-4"/>
              </w:rPr>
            </w:rPrChange>
          </w:rPr>
          <w:delText xml:space="preserve"> </w:delText>
        </w:r>
        <w:r w:rsidRPr="00F80E7D" w:rsidDel="00F80E7D">
          <w:rPr>
            <w:rPrChange w:id="291" w:author="Omkar Kulthe" w:date="2025-03-24T22:15:00Z">
              <w:rPr>
                <w:rStyle w:val="Hyperlink"/>
              </w:rPr>
            </w:rPrChange>
          </w:rPr>
          <w:delText>Security</w:delText>
        </w:r>
        <w:r w:rsidRPr="00F80E7D" w:rsidDel="00F80E7D">
          <w:rPr>
            <w:rPrChange w:id="292" w:author="Omkar Kulthe" w:date="2025-03-24T22:15:00Z">
              <w:rPr>
                <w:rStyle w:val="Hyperlink"/>
                <w:spacing w:val="-4"/>
              </w:rPr>
            </w:rPrChange>
          </w:rPr>
          <w:delText xml:space="preserve"> </w:delText>
        </w:r>
        <w:r w:rsidRPr="00F80E7D" w:rsidDel="00F80E7D">
          <w:rPr>
            <w:rPrChange w:id="293" w:author="Omkar Kulthe" w:date="2025-03-24T22:15:00Z">
              <w:rPr>
                <w:rStyle w:val="Hyperlink"/>
              </w:rPr>
            </w:rPrChange>
          </w:rPr>
          <w:delText>Consideration</w:delText>
        </w:r>
        <w:r w:rsidDel="00F80E7D">
          <w:rPr>
            <w:webHidden/>
          </w:rPr>
          <w:tab/>
          <w:delText>27</w:delText>
        </w:r>
      </w:del>
    </w:p>
    <w:p w14:paraId="70A97006" w14:textId="6CA399A1" w:rsidR="00651664" w:rsidDel="00F80E7D" w:rsidRDefault="00651664">
      <w:pPr>
        <w:pStyle w:val="TOC1"/>
        <w:rPr>
          <w:del w:id="294" w:author="Omkar Kulthe" w:date="2025-03-24T22:15:00Z"/>
          <w:rFonts w:asciiTheme="minorHAnsi" w:eastAsiaTheme="minorEastAsia" w:hAnsiTheme="minorHAnsi" w:cstheme="minorBidi"/>
          <w:kern w:val="2"/>
          <w:sz w:val="24"/>
          <w:lang w:val="en-IN" w:eastAsia="en-IN"/>
          <w14:ligatures w14:val="standardContextual"/>
        </w:rPr>
      </w:pPr>
      <w:del w:id="295" w:author="Omkar Kulthe" w:date="2025-03-24T22:15:00Z">
        <w:r w:rsidRPr="00F80E7D" w:rsidDel="00F80E7D">
          <w:rPr>
            <w:rPrChange w:id="296" w:author="Omkar Kulthe" w:date="2025-03-24T22:15:00Z">
              <w:rPr>
                <w:rStyle w:val="Hyperlink"/>
              </w:rPr>
            </w:rPrChange>
          </w:rPr>
          <w:delText>7</w:delText>
        </w:r>
        <w:r w:rsidDel="00F80E7D">
          <w:rPr>
            <w:rFonts w:asciiTheme="minorHAnsi" w:eastAsiaTheme="minorEastAsia" w:hAnsiTheme="minorHAnsi" w:cstheme="minorBidi"/>
            <w:kern w:val="2"/>
            <w:sz w:val="24"/>
            <w:lang w:val="en-IN" w:eastAsia="en-IN"/>
            <w14:ligatures w14:val="standardContextual"/>
          </w:rPr>
          <w:tab/>
        </w:r>
        <w:r w:rsidRPr="00F80E7D" w:rsidDel="00F80E7D">
          <w:rPr>
            <w:rPrChange w:id="297" w:author="Omkar Kulthe" w:date="2025-03-24T22:15:00Z">
              <w:rPr>
                <w:rStyle w:val="Hyperlink"/>
              </w:rPr>
            </w:rPrChange>
          </w:rPr>
          <w:delText>Disaster</w:delText>
        </w:r>
        <w:r w:rsidRPr="00F80E7D" w:rsidDel="00F80E7D">
          <w:rPr>
            <w:rPrChange w:id="298" w:author="Omkar Kulthe" w:date="2025-03-24T22:15:00Z">
              <w:rPr>
                <w:rStyle w:val="Hyperlink"/>
                <w:spacing w:val="-5"/>
              </w:rPr>
            </w:rPrChange>
          </w:rPr>
          <w:delText xml:space="preserve"> </w:delText>
        </w:r>
        <w:r w:rsidRPr="00F80E7D" w:rsidDel="00F80E7D">
          <w:rPr>
            <w:rPrChange w:id="299" w:author="Omkar Kulthe" w:date="2025-03-24T22:15:00Z">
              <w:rPr>
                <w:rStyle w:val="Hyperlink"/>
              </w:rPr>
            </w:rPrChange>
          </w:rPr>
          <w:delText>Recovery</w:delText>
        </w:r>
        <w:r w:rsidDel="00F80E7D">
          <w:rPr>
            <w:webHidden/>
          </w:rPr>
          <w:tab/>
          <w:delText>28</w:delText>
        </w:r>
      </w:del>
    </w:p>
    <w:p w14:paraId="2F3B8872" w14:textId="5B499924" w:rsidR="00651664" w:rsidDel="00F80E7D" w:rsidRDefault="00651664">
      <w:pPr>
        <w:pStyle w:val="TOC2"/>
        <w:rPr>
          <w:del w:id="300" w:author="Omkar Kulthe" w:date="2025-03-24T22:15:00Z"/>
          <w:rFonts w:asciiTheme="minorHAnsi" w:eastAsiaTheme="minorEastAsia" w:hAnsiTheme="minorHAnsi" w:cstheme="minorBidi"/>
          <w:kern w:val="2"/>
          <w:sz w:val="24"/>
          <w:lang w:val="en-IN" w:eastAsia="en-IN"/>
          <w14:ligatures w14:val="standardContextual"/>
        </w:rPr>
      </w:pPr>
      <w:del w:id="301" w:author="Omkar Kulthe" w:date="2025-03-24T22:15:00Z">
        <w:r w:rsidRPr="00F80E7D" w:rsidDel="00F80E7D">
          <w:rPr>
            <w:rPrChange w:id="302" w:author="Omkar Kulthe" w:date="2025-03-24T22:15:00Z">
              <w:rPr>
                <w:rStyle w:val="Hyperlink"/>
              </w:rPr>
            </w:rPrChange>
          </w:rPr>
          <w:delText>7.1</w:delText>
        </w:r>
        <w:r w:rsidDel="00F80E7D">
          <w:rPr>
            <w:rFonts w:asciiTheme="minorHAnsi" w:eastAsiaTheme="minorEastAsia" w:hAnsiTheme="minorHAnsi" w:cstheme="minorBidi"/>
            <w:kern w:val="2"/>
            <w:sz w:val="24"/>
            <w:lang w:val="en-IN" w:eastAsia="en-IN"/>
            <w14:ligatures w14:val="standardContextual"/>
          </w:rPr>
          <w:tab/>
        </w:r>
        <w:r w:rsidRPr="00F80E7D" w:rsidDel="00F80E7D">
          <w:rPr>
            <w:rPrChange w:id="303" w:author="Omkar Kulthe" w:date="2025-03-24T22:15:00Z">
              <w:rPr>
                <w:rStyle w:val="Hyperlink"/>
              </w:rPr>
            </w:rPrChange>
          </w:rPr>
          <w:delText>Hyper</w:delText>
        </w:r>
        <w:r w:rsidRPr="00F80E7D" w:rsidDel="00F80E7D">
          <w:rPr>
            <w:rPrChange w:id="304" w:author="Omkar Kulthe" w:date="2025-03-24T22:15:00Z">
              <w:rPr>
                <w:rStyle w:val="Hyperlink"/>
                <w:spacing w:val="-3"/>
              </w:rPr>
            </w:rPrChange>
          </w:rPr>
          <w:delText xml:space="preserve"> </w:delText>
        </w:r>
        <w:r w:rsidRPr="00F80E7D" w:rsidDel="00F80E7D">
          <w:rPr>
            <w:rPrChange w:id="305" w:author="Omkar Kulthe" w:date="2025-03-24T22:15:00Z">
              <w:rPr>
                <w:rStyle w:val="Hyperlink"/>
              </w:rPr>
            </w:rPrChange>
          </w:rPr>
          <w:delText>–</w:delText>
        </w:r>
        <w:r w:rsidRPr="00F80E7D" w:rsidDel="00F80E7D">
          <w:rPr>
            <w:rPrChange w:id="306" w:author="Omkar Kulthe" w:date="2025-03-24T22:15:00Z">
              <w:rPr>
                <w:rStyle w:val="Hyperlink"/>
                <w:spacing w:val="-3"/>
              </w:rPr>
            </w:rPrChange>
          </w:rPr>
          <w:delText xml:space="preserve"> </w:delText>
        </w:r>
        <w:r w:rsidRPr="00F80E7D" w:rsidDel="00F80E7D">
          <w:rPr>
            <w:rPrChange w:id="307" w:author="Omkar Kulthe" w:date="2025-03-24T22:15:00Z">
              <w:rPr>
                <w:rStyle w:val="Hyperlink"/>
              </w:rPr>
            </w:rPrChange>
          </w:rPr>
          <w:delText>V</w:delText>
        </w:r>
        <w:r w:rsidRPr="00F80E7D" w:rsidDel="00F80E7D">
          <w:rPr>
            <w:rPrChange w:id="308" w:author="Omkar Kulthe" w:date="2025-03-24T22:15:00Z">
              <w:rPr>
                <w:rStyle w:val="Hyperlink"/>
                <w:spacing w:val="-3"/>
              </w:rPr>
            </w:rPrChange>
          </w:rPr>
          <w:delText xml:space="preserve"> </w:delText>
        </w:r>
        <w:r w:rsidRPr="00F80E7D" w:rsidDel="00F80E7D">
          <w:rPr>
            <w:rPrChange w:id="309" w:author="Omkar Kulthe" w:date="2025-03-24T22:15:00Z">
              <w:rPr>
                <w:rStyle w:val="Hyperlink"/>
              </w:rPr>
            </w:rPrChange>
          </w:rPr>
          <w:delText>Replica</w:delText>
        </w:r>
        <w:r w:rsidDel="00F80E7D">
          <w:rPr>
            <w:webHidden/>
          </w:rPr>
          <w:tab/>
          <w:delText>28</w:delText>
        </w:r>
      </w:del>
    </w:p>
    <w:p w14:paraId="19EE5768" w14:textId="3184EA66" w:rsidR="00651664" w:rsidDel="00F80E7D" w:rsidRDefault="00651664">
      <w:pPr>
        <w:pStyle w:val="TOC2"/>
        <w:rPr>
          <w:del w:id="310" w:author="Omkar Kulthe" w:date="2025-03-24T22:15:00Z"/>
          <w:rFonts w:asciiTheme="minorHAnsi" w:eastAsiaTheme="minorEastAsia" w:hAnsiTheme="minorHAnsi" w:cstheme="minorBidi"/>
          <w:kern w:val="2"/>
          <w:sz w:val="24"/>
          <w:lang w:val="en-IN" w:eastAsia="en-IN"/>
          <w14:ligatures w14:val="standardContextual"/>
        </w:rPr>
      </w:pPr>
      <w:del w:id="311" w:author="Omkar Kulthe" w:date="2025-03-24T22:15:00Z">
        <w:r w:rsidRPr="00F80E7D" w:rsidDel="00F80E7D">
          <w:rPr>
            <w:rPrChange w:id="312" w:author="Omkar Kulthe" w:date="2025-03-24T22:15:00Z">
              <w:rPr>
                <w:rStyle w:val="Hyperlink"/>
              </w:rPr>
            </w:rPrChange>
          </w:rPr>
          <w:delText>7.2</w:delText>
        </w:r>
        <w:r w:rsidDel="00F80E7D">
          <w:rPr>
            <w:rFonts w:asciiTheme="minorHAnsi" w:eastAsiaTheme="minorEastAsia" w:hAnsiTheme="minorHAnsi" w:cstheme="minorBidi"/>
            <w:kern w:val="2"/>
            <w:sz w:val="24"/>
            <w:lang w:val="en-IN" w:eastAsia="en-IN"/>
            <w14:ligatures w14:val="standardContextual"/>
          </w:rPr>
          <w:tab/>
        </w:r>
        <w:r w:rsidRPr="00F80E7D" w:rsidDel="00F80E7D">
          <w:rPr>
            <w:rPrChange w:id="313" w:author="Omkar Kulthe" w:date="2025-03-24T22:15:00Z">
              <w:rPr>
                <w:rStyle w:val="Hyperlink"/>
              </w:rPr>
            </w:rPrChange>
          </w:rPr>
          <w:delText>Failover</w:delText>
        </w:r>
        <w:r w:rsidRPr="00F80E7D" w:rsidDel="00F80E7D">
          <w:rPr>
            <w:rPrChange w:id="314" w:author="Omkar Kulthe" w:date="2025-03-24T22:15:00Z">
              <w:rPr>
                <w:rStyle w:val="Hyperlink"/>
                <w:spacing w:val="-5"/>
              </w:rPr>
            </w:rPrChange>
          </w:rPr>
          <w:delText xml:space="preserve"> </w:delText>
        </w:r>
        <w:r w:rsidRPr="00F80E7D" w:rsidDel="00F80E7D">
          <w:rPr>
            <w:rPrChange w:id="315" w:author="Omkar Kulthe" w:date="2025-03-24T22:15:00Z">
              <w:rPr>
                <w:rStyle w:val="Hyperlink"/>
              </w:rPr>
            </w:rPrChange>
          </w:rPr>
          <w:delText>Cluster</w:delText>
        </w:r>
        <w:r w:rsidRPr="00F80E7D" w:rsidDel="00F80E7D">
          <w:rPr>
            <w:rPrChange w:id="316" w:author="Omkar Kulthe" w:date="2025-03-24T22:15:00Z">
              <w:rPr>
                <w:rStyle w:val="Hyperlink"/>
                <w:spacing w:val="-5"/>
              </w:rPr>
            </w:rPrChange>
          </w:rPr>
          <w:delText xml:space="preserve"> </w:delText>
        </w:r>
        <w:r w:rsidRPr="00F80E7D" w:rsidDel="00F80E7D">
          <w:rPr>
            <w:rPrChange w:id="317" w:author="Omkar Kulthe" w:date="2025-03-24T22:15:00Z">
              <w:rPr>
                <w:rStyle w:val="Hyperlink"/>
              </w:rPr>
            </w:rPrChange>
          </w:rPr>
          <w:delText>Manager</w:delText>
        </w:r>
        <w:r w:rsidDel="00F80E7D">
          <w:rPr>
            <w:webHidden/>
          </w:rPr>
          <w:tab/>
          <w:delText>28</w:delText>
        </w:r>
      </w:del>
    </w:p>
    <w:p w14:paraId="679BEA06" w14:textId="5321093F" w:rsidR="00651664" w:rsidDel="00F80E7D" w:rsidRDefault="00651664">
      <w:pPr>
        <w:pStyle w:val="TOC2"/>
        <w:rPr>
          <w:del w:id="318" w:author="Omkar Kulthe" w:date="2025-03-24T22:15:00Z"/>
          <w:rFonts w:asciiTheme="minorHAnsi" w:eastAsiaTheme="minorEastAsia" w:hAnsiTheme="minorHAnsi" w:cstheme="minorBidi"/>
          <w:kern w:val="2"/>
          <w:sz w:val="24"/>
          <w:lang w:val="en-IN" w:eastAsia="en-IN"/>
          <w14:ligatures w14:val="standardContextual"/>
        </w:rPr>
      </w:pPr>
      <w:del w:id="319" w:author="Omkar Kulthe" w:date="2025-03-24T22:15:00Z">
        <w:r w:rsidRPr="00F80E7D" w:rsidDel="00F80E7D">
          <w:rPr>
            <w:rPrChange w:id="320" w:author="Omkar Kulthe" w:date="2025-03-24T22:15:00Z">
              <w:rPr>
                <w:rStyle w:val="Hyperlink"/>
              </w:rPr>
            </w:rPrChange>
          </w:rPr>
          <w:delText>7.3</w:delText>
        </w:r>
        <w:r w:rsidDel="00F80E7D">
          <w:rPr>
            <w:rFonts w:asciiTheme="minorHAnsi" w:eastAsiaTheme="minorEastAsia" w:hAnsiTheme="minorHAnsi" w:cstheme="minorBidi"/>
            <w:kern w:val="2"/>
            <w:sz w:val="24"/>
            <w:lang w:val="en-IN" w:eastAsia="en-IN"/>
            <w14:ligatures w14:val="standardContextual"/>
          </w:rPr>
          <w:tab/>
        </w:r>
        <w:r w:rsidRPr="00F80E7D" w:rsidDel="00F80E7D">
          <w:rPr>
            <w:rPrChange w:id="321" w:author="Omkar Kulthe" w:date="2025-03-24T22:15:00Z">
              <w:rPr>
                <w:rStyle w:val="Hyperlink"/>
              </w:rPr>
            </w:rPrChange>
          </w:rPr>
          <w:delText>Live</w:delText>
        </w:r>
        <w:r w:rsidRPr="00F80E7D" w:rsidDel="00F80E7D">
          <w:rPr>
            <w:rPrChange w:id="322" w:author="Omkar Kulthe" w:date="2025-03-24T22:15:00Z">
              <w:rPr>
                <w:rStyle w:val="Hyperlink"/>
                <w:spacing w:val="-2"/>
              </w:rPr>
            </w:rPrChange>
          </w:rPr>
          <w:delText xml:space="preserve"> </w:delText>
        </w:r>
        <w:r w:rsidRPr="00F80E7D" w:rsidDel="00F80E7D">
          <w:rPr>
            <w:rPrChange w:id="323" w:author="Omkar Kulthe" w:date="2025-03-24T22:15:00Z">
              <w:rPr>
                <w:rStyle w:val="Hyperlink"/>
              </w:rPr>
            </w:rPrChange>
          </w:rPr>
          <w:delText>Migration</w:delText>
        </w:r>
        <w:r w:rsidDel="00F80E7D">
          <w:rPr>
            <w:webHidden/>
          </w:rPr>
          <w:tab/>
          <w:delText>28</w:delText>
        </w:r>
      </w:del>
    </w:p>
    <w:p w14:paraId="636DDFB0" w14:textId="356C8696" w:rsidR="00651664" w:rsidDel="00F80E7D" w:rsidRDefault="00651664">
      <w:pPr>
        <w:pStyle w:val="TOC2"/>
        <w:rPr>
          <w:del w:id="324" w:author="Omkar Kulthe" w:date="2025-03-24T22:15:00Z"/>
          <w:rFonts w:asciiTheme="minorHAnsi" w:eastAsiaTheme="minorEastAsia" w:hAnsiTheme="minorHAnsi" w:cstheme="minorBidi"/>
          <w:kern w:val="2"/>
          <w:sz w:val="24"/>
          <w:lang w:val="en-IN" w:eastAsia="en-IN"/>
          <w14:ligatures w14:val="standardContextual"/>
        </w:rPr>
      </w:pPr>
      <w:del w:id="325" w:author="Omkar Kulthe" w:date="2025-03-24T22:15:00Z">
        <w:r w:rsidRPr="00F80E7D" w:rsidDel="00F80E7D">
          <w:rPr>
            <w:rPrChange w:id="326" w:author="Omkar Kulthe" w:date="2025-03-24T22:15:00Z">
              <w:rPr>
                <w:rStyle w:val="Hyperlink"/>
              </w:rPr>
            </w:rPrChange>
          </w:rPr>
          <w:delText>7.4</w:delText>
        </w:r>
        <w:r w:rsidDel="00F80E7D">
          <w:rPr>
            <w:rFonts w:asciiTheme="minorHAnsi" w:eastAsiaTheme="minorEastAsia" w:hAnsiTheme="minorHAnsi" w:cstheme="minorBidi"/>
            <w:kern w:val="2"/>
            <w:sz w:val="24"/>
            <w:lang w:val="en-IN" w:eastAsia="en-IN"/>
            <w14:ligatures w14:val="standardContextual"/>
          </w:rPr>
          <w:tab/>
        </w:r>
        <w:r w:rsidRPr="00F80E7D" w:rsidDel="00F80E7D">
          <w:rPr>
            <w:rPrChange w:id="327" w:author="Omkar Kulthe" w:date="2025-03-24T22:15:00Z">
              <w:rPr>
                <w:rStyle w:val="Hyperlink"/>
              </w:rPr>
            </w:rPrChange>
          </w:rPr>
          <w:delText>System</w:delText>
        </w:r>
        <w:r w:rsidRPr="00F80E7D" w:rsidDel="00F80E7D">
          <w:rPr>
            <w:rPrChange w:id="328" w:author="Omkar Kulthe" w:date="2025-03-24T22:15:00Z">
              <w:rPr>
                <w:rStyle w:val="Hyperlink"/>
                <w:spacing w:val="-7"/>
              </w:rPr>
            </w:rPrChange>
          </w:rPr>
          <w:delText xml:space="preserve"> </w:delText>
        </w:r>
        <w:r w:rsidRPr="00F80E7D" w:rsidDel="00F80E7D">
          <w:rPr>
            <w:rPrChange w:id="329" w:author="Omkar Kulthe" w:date="2025-03-24T22:15:00Z">
              <w:rPr>
                <w:rStyle w:val="Hyperlink"/>
              </w:rPr>
            </w:rPrChange>
          </w:rPr>
          <w:delText>Recovery</w:delText>
        </w:r>
        <w:r w:rsidDel="00F80E7D">
          <w:rPr>
            <w:webHidden/>
          </w:rPr>
          <w:tab/>
          <w:delText>28</w:delText>
        </w:r>
      </w:del>
    </w:p>
    <w:p w14:paraId="092B5847" w14:textId="1F73F406" w:rsidR="00651664" w:rsidDel="00F80E7D" w:rsidRDefault="00651664">
      <w:pPr>
        <w:pStyle w:val="TOC2"/>
        <w:rPr>
          <w:del w:id="330" w:author="Omkar Kulthe" w:date="2025-03-24T22:15:00Z"/>
          <w:rFonts w:asciiTheme="minorHAnsi" w:eastAsiaTheme="minorEastAsia" w:hAnsiTheme="minorHAnsi" w:cstheme="minorBidi"/>
          <w:kern w:val="2"/>
          <w:sz w:val="24"/>
          <w:lang w:val="en-IN" w:eastAsia="en-IN"/>
          <w14:ligatures w14:val="standardContextual"/>
        </w:rPr>
      </w:pPr>
      <w:del w:id="331" w:author="Omkar Kulthe" w:date="2025-03-24T22:15:00Z">
        <w:r w:rsidRPr="00F80E7D" w:rsidDel="00F80E7D">
          <w:rPr>
            <w:rPrChange w:id="332" w:author="Omkar Kulthe" w:date="2025-03-24T22:15:00Z">
              <w:rPr>
                <w:rStyle w:val="Hyperlink"/>
              </w:rPr>
            </w:rPrChange>
          </w:rPr>
          <w:delText>7.5</w:delText>
        </w:r>
        <w:r w:rsidDel="00F80E7D">
          <w:rPr>
            <w:rFonts w:asciiTheme="minorHAnsi" w:eastAsiaTheme="minorEastAsia" w:hAnsiTheme="minorHAnsi" w:cstheme="minorBidi"/>
            <w:kern w:val="2"/>
            <w:sz w:val="24"/>
            <w:lang w:val="en-IN" w:eastAsia="en-IN"/>
            <w14:ligatures w14:val="standardContextual"/>
          </w:rPr>
          <w:tab/>
        </w:r>
        <w:r w:rsidRPr="00F80E7D" w:rsidDel="00F80E7D">
          <w:rPr>
            <w:rPrChange w:id="333" w:author="Omkar Kulthe" w:date="2025-03-24T22:15:00Z">
              <w:rPr>
                <w:rStyle w:val="Hyperlink"/>
              </w:rPr>
            </w:rPrChange>
          </w:rPr>
          <w:delText>Disaster</w:delText>
        </w:r>
        <w:r w:rsidRPr="00F80E7D" w:rsidDel="00F80E7D">
          <w:rPr>
            <w:rPrChange w:id="334" w:author="Omkar Kulthe" w:date="2025-03-24T22:15:00Z">
              <w:rPr>
                <w:rStyle w:val="Hyperlink"/>
                <w:spacing w:val="-5"/>
              </w:rPr>
            </w:rPrChange>
          </w:rPr>
          <w:delText xml:space="preserve"> </w:delText>
        </w:r>
        <w:r w:rsidRPr="00F80E7D" w:rsidDel="00F80E7D">
          <w:rPr>
            <w:rPrChange w:id="335" w:author="Omkar Kulthe" w:date="2025-03-24T22:15:00Z">
              <w:rPr>
                <w:rStyle w:val="Hyperlink"/>
              </w:rPr>
            </w:rPrChange>
          </w:rPr>
          <w:delText>Recovery</w:delText>
        </w:r>
        <w:r w:rsidRPr="00F80E7D" w:rsidDel="00F80E7D">
          <w:rPr>
            <w:rPrChange w:id="336" w:author="Omkar Kulthe" w:date="2025-03-24T22:15:00Z">
              <w:rPr>
                <w:rStyle w:val="Hyperlink"/>
                <w:spacing w:val="-4"/>
              </w:rPr>
            </w:rPrChange>
          </w:rPr>
          <w:delText xml:space="preserve"> </w:delText>
        </w:r>
        <w:r w:rsidRPr="00F80E7D" w:rsidDel="00F80E7D">
          <w:rPr>
            <w:rPrChange w:id="337" w:author="Omkar Kulthe" w:date="2025-03-24T22:15:00Z">
              <w:rPr>
                <w:rStyle w:val="Hyperlink"/>
              </w:rPr>
            </w:rPrChange>
          </w:rPr>
          <w:delText>Strategy</w:delText>
        </w:r>
        <w:r w:rsidDel="00F80E7D">
          <w:rPr>
            <w:webHidden/>
          </w:rPr>
          <w:tab/>
          <w:delText>28</w:delText>
        </w:r>
      </w:del>
    </w:p>
    <w:p w14:paraId="5EE66080" w14:textId="3E654141" w:rsidR="00651664" w:rsidDel="00F80E7D" w:rsidRDefault="00651664">
      <w:pPr>
        <w:pStyle w:val="TOC1"/>
        <w:rPr>
          <w:del w:id="338" w:author="Omkar Kulthe" w:date="2025-03-24T22:15:00Z"/>
          <w:rFonts w:asciiTheme="minorHAnsi" w:eastAsiaTheme="minorEastAsia" w:hAnsiTheme="minorHAnsi" w:cstheme="minorBidi"/>
          <w:kern w:val="2"/>
          <w:sz w:val="24"/>
          <w:lang w:val="en-IN" w:eastAsia="en-IN"/>
          <w14:ligatures w14:val="standardContextual"/>
        </w:rPr>
      </w:pPr>
      <w:del w:id="339" w:author="Omkar Kulthe" w:date="2025-03-24T22:15:00Z">
        <w:r w:rsidRPr="00F80E7D" w:rsidDel="00F80E7D">
          <w:rPr>
            <w:rPrChange w:id="340" w:author="Omkar Kulthe" w:date="2025-03-24T22:15:00Z">
              <w:rPr>
                <w:rStyle w:val="Hyperlink"/>
              </w:rPr>
            </w:rPrChange>
          </w:rPr>
          <w:delText>8</w:delText>
        </w:r>
        <w:r w:rsidDel="00F80E7D">
          <w:rPr>
            <w:webHidden/>
          </w:rPr>
          <w:tab/>
          <w:delText>29</w:delText>
        </w:r>
      </w:del>
    </w:p>
    <w:p w14:paraId="06FDFB50" w14:textId="19992FDB" w:rsidR="00915C0E" w:rsidRPr="005C018E" w:rsidRDefault="00651664" w:rsidP="007815DD">
      <w:pPr>
        <w:pStyle w:val="TOC1"/>
        <w:rPr>
          <w:noProof w:val="0"/>
        </w:rPr>
      </w:pPr>
      <w:del w:id="341" w:author="Omkar Kulthe" w:date="2025-03-24T22:15:00Z">
        <w:r w:rsidDel="00F80E7D">
          <w:rPr>
            <w:noProof w:val="0"/>
          </w:rPr>
          <w:fldChar w:fldCharType="end"/>
        </w:r>
      </w:del>
    </w:p>
    <w:p w14:paraId="589ED86B" w14:textId="77777777" w:rsidR="00915C0E" w:rsidRPr="005C018E" w:rsidRDefault="00915C0E" w:rsidP="00915C0E">
      <w:pPr>
        <w:pStyle w:val="TOC1"/>
        <w:rPr>
          <w:noProof w:val="0"/>
        </w:rPr>
        <w:sectPr w:rsidR="00915C0E" w:rsidRPr="005C018E" w:rsidSect="007815DD">
          <w:headerReference w:type="even" r:id="rId13"/>
          <w:headerReference w:type="default" r:id="rId14"/>
          <w:footerReference w:type="even" r:id="rId15"/>
          <w:footerReference w:type="default" r:id="rId16"/>
          <w:headerReference w:type="first" r:id="rId17"/>
          <w:footerReference w:type="first" r:id="rId18"/>
          <w:pgSz w:w="11907" w:h="16839" w:code="9"/>
          <w:pgMar w:top="2892" w:right="1134" w:bottom="1418" w:left="1814" w:header="1531" w:footer="737" w:gutter="0"/>
          <w:cols w:space="708"/>
          <w:titlePg/>
          <w:docGrid w:linePitch="272"/>
        </w:sectPr>
      </w:pPr>
    </w:p>
    <w:p w14:paraId="60E16F17" w14:textId="5F946F44" w:rsidR="00915C0E" w:rsidRPr="005C018E" w:rsidRDefault="00915C0E" w:rsidP="007C225D">
      <w:pPr>
        <w:pStyle w:val="Heading0nono"/>
      </w:pPr>
      <w:r w:rsidRPr="005C018E">
        <w:lastRenderedPageBreak/>
        <w:fldChar w:fldCharType="begin"/>
      </w:r>
      <w:r w:rsidRPr="005C018E">
        <w:instrText xml:space="preserve"> DOCPROPERTY "lblListOfChanges" </w:instrText>
      </w:r>
      <w:r w:rsidRPr="005C018E">
        <w:fldChar w:fldCharType="separate"/>
      </w:r>
      <w:r w:rsidR="00B2496B">
        <w:t>List of changes</w:t>
      </w:r>
      <w:r w:rsidRPr="005C018E">
        <w:fldChar w:fldCharType="end"/>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1" w:type="dxa"/>
          <w:left w:w="85" w:type="dxa"/>
          <w:bottom w:w="11" w:type="dxa"/>
          <w:right w:w="85" w:type="dxa"/>
        </w:tblCellMar>
        <w:tblLook w:val="01E0" w:firstRow="1" w:lastRow="1" w:firstColumn="1" w:lastColumn="1" w:noHBand="0" w:noVBand="0"/>
      </w:tblPr>
      <w:tblGrid>
        <w:gridCol w:w="1273"/>
        <w:gridCol w:w="1766"/>
        <w:gridCol w:w="4503"/>
        <w:gridCol w:w="1407"/>
      </w:tblGrid>
      <w:tr w:rsidR="00DD5850" w:rsidRPr="005C018E" w14:paraId="56F5AE0C" w14:textId="77777777" w:rsidTr="00383B48">
        <w:trPr>
          <w:tblHeader/>
        </w:trPr>
        <w:tc>
          <w:tcPr>
            <w:tcW w:w="1285" w:type="dxa"/>
            <w:tcBorders>
              <w:right w:val="single" w:sz="4" w:space="0" w:color="FFFFFF"/>
            </w:tcBorders>
            <w:shd w:val="clear" w:color="auto" w:fill="1985FF"/>
            <w:tcMar>
              <w:top w:w="57" w:type="dxa"/>
            </w:tcMar>
          </w:tcPr>
          <w:p w14:paraId="436FA69D" w14:textId="530CB18D" w:rsidR="000B7AB6" w:rsidRPr="005C018E" w:rsidRDefault="000B7AB6" w:rsidP="00B25A91">
            <w:pPr>
              <w:pStyle w:val="TableHeader"/>
            </w:pPr>
            <w:r w:rsidRPr="005C018E">
              <w:fldChar w:fldCharType="begin"/>
            </w:r>
            <w:r w:rsidRPr="005C018E">
              <w:instrText xml:space="preserve"> DOCPROPERTY "lblVersion" </w:instrText>
            </w:r>
            <w:r w:rsidRPr="005C018E">
              <w:fldChar w:fldCharType="separate"/>
            </w:r>
            <w:r w:rsidR="00B2496B">
              <w:t>version</w:t>
            </w:r>
            <w:r w:rsidRPr="005C018E">
              <w:fldChar w:fldCharType="end"/>
            </w:r>
          </w:p>
        </w:tc>
        <w:tc>
          <w:tcPr>
            <w:tcW w:w="1800" w:type="dxa"/>
            <w:tcBorders>
              <w:left w:val="single" w:sz="4" w:space="0" w:color="FFFFFF"/>
              <w:right w:val="single" w:sz="4" w:space="0" w:color="FFFFFF"/>
            </w:tcBorders>
            <w:shd w:val="clear" w:color="auto" w:fill="1985FF"/>
            <w:tcMar>
              <w:top w:w="57" w:type="dxa"/>
            </w:tcMar>
          </w:tcPr>
          <w:p w14:paraId="2D57A609" w14:textId="268965C0" w:rsidR="000B7AB6" w:rsidRPr="005C018E" w:rsidRDefault="000B7AB6" w:rsidP="00B25A91">
            <w:pPr>
              <w:pStyle w:val="TableHeader"/>
            </w:pPr>
            <w:r w:rsidRPr="005C018E">
              <w:fldChar w:fldCharType="begin"/>
            </w:r>
            <w:r w:rsidRPr="005C018E">
              <w:instrText xml:space="preserve"> DOCPROPERTY "lblDate"</w:instrText>
            </w:r>
            <w:r w:rsidR="00DD7495" w:rsidRPr="005C018E">
              <w:instrText xml:space="preserve"> </w:instrText>
            </w:r>
            <w:r w:rsidRPr="005C018E">
              <w:fldChar w:fldCharType="separate"/>
            </w:r>
            <w:r w:rsidR="00B2496B">
              <w:t>Date</w:t>
            </w:r>
            <w:r w:rsidRPr="005C018E">
              <w:fldChar w:fldCharType="end"/>
            </w:r>
          </w:p>
        </w:tc>
        <w:tc>
          <w:tcPr>
            <w:tcW w:w="4600" w:type="dxa"/>
            <w:tcBorders>
              <w:left w:val="single" w:sz="4" w:space="0" w:color="FFFFFF"/>
              <w:right w:val="single" w:sz="4" w:space="0" w:color="FFFFFF"/>
            </w:tcBorders>
            <w:shd w:val="clear" w:color="auto" w:fill="1985FF"/>
            <w:tcMar>
              <w:top w:w="57" w:type="dxa"/>
            </w:tcMar>
          </w:tcPr>
          <w:p w14:paraId="1689684F" w14:textId="31117C44" w:rsidR="000B7AB6" w:rsidRPr="005C018E" w:rsidRDefault="000B7AB6" w:rsidP="00B25A91">
            <w:pPr>
              <w:pStyle w:val="TableHeader"/>
            </w:pPr>
            <w:r w:rsidRPr="005C018E">
              <w:fldChar w:fldCharType="begin"/>
            </w:r>
            <w:r w:rsidRPr="005C018E">
              <w:instrText xml:space="preserve"> DOCPROPER</w:instrText>
            </w:r>
            <w:r w:rsidR="00DD7495" w:rsidRPr="005C018E">
              <w:instrText xml:space="preserve">TY "lblDescription" </w:instrText>
            </w:r>
            <w:r w:rsidRPr="005C018E">
              <w:fldChar w:fldCharType="separate"/>
            </w:r>
            <w:r w:rsidR="00B2496B">
              <w:t>Description</w:t>
            </w:r>
            <w:r w:rsidRPr="005C018E">
              <w:fldChar w:fldCharType="end"/>
            </w:r>
          </w:p>
        </w:tc>
        <w:tc>
          <w:tcPr>
            <w:tcW w:w="1414" w:type="dxa"/>
            <w:tcBorders>
              <w:left w:val="single" w:sz="4" w:space="0" w:color="FFFFFF"/>
            </w:tcBorders>
            <w:shd w:val="clear" w:color="auto" w:fill="1985FF"/>
            <w:tcMar>
              <w:top w:w="57" w:type="dxa"/>
            </w:tcMar>
          </w:tcPr>
          <w:p w14:paraId="30736BA7" w14:textId="4D9C7BD6" w:rsidR="000B7AB6" w:rsidRPr="005C018E" w:rsidRDefault="000B7AB6" w:rsidP="00B25A91">
            <w:pPr>
              <w:pStyle w:val="TableHeader"/>
            </w:pPr>
            <w:r w:rsidRPr="005C018E">
              <w:fldChar w:fldCharType="begin"/>
            </w:r>
            <w:r w:rsidRPr="005C018E">
              <w:instrText xml:space="preserve"> DOCPROPERTY "lblAuthors" </w:instrText>
            </w:r>
            <w:r w:rsidRPr="005C018E">
              <w:fldChar w:fldCharType="separate"/>
            </w:r>
            <w:r w:rsidR="00B2496B">
              <w:t>Author(s)</w:t>
            </w:r>
            <w:r w:rsidRPr="005C018E">
              <w:fldChar w:fldCharType="end"/>
            </w:r>
          </w:p>
        </w:tc>
      </w:tr>
      <w:tr w:rsidR="00DD5850" w:rsidRPr="005C018E" w14:paraId="1ECAD34F" w14:textId="77777777">
        <w:trPr>
          <w:tblHeader/>
        </w:trPr>
        <w:tc>
          <w:tcPr>
            <w:tcW w:w="1285" w:type="dxa"/>
            <w:shd w:val="clear" w:color="auto" w:fill="auto"/>
            <w:tcMar>
              <w:top w:w="28" w:type="dxa"/>
            </w:tcMar>
          </w:tcPr>
          <w:p w14:paraId="2A22EE08" w14:textId="77777777" w:rsidR="000B7AB6" w:rsidRPr="005C018E" w:rsidRDefault="000B7AB6" w:rsidP="00B25A91">
            <w:pPr>
              <w:pStyle w:val="Table"/>
            </w:pPr>
          </w:p>
        </w:tc>
        <w:tc>
          <w:tcPr>
            <w:tcW w:w="1800" w:type="dxa"/>
            <w:shd w:val="clear" w:color="auto" w:fill="auto"/>
            <w:tcMar>
              <w:top w:w="28" w:type="dxa"/>
            </w:tcMar>
          </w:tcPr>
          <w:p w14:paraId="1912836C" w14:textId="77777777" w:rsidR="000B7AB6" w:rsidRPr="005C018E" w:rsidRDefault="000B7AB6" w:rsidP="00B25A91">
            <w:pPr>
              <w:pStyle w:val="Table"/>
            </w:pPr>
          </w:p>
        </w:tc>
        <w:tc>
          <w:tcPr>
            <w:tcW w:w="4600" w:type="dxa"/>
            <w:shd w:val="clear" w:color="auto" w:fill="auto"/>
            <w:tcMar>
              <w:top w:w="28" w:type="dxa"/>
            </w:tcMar>
          </w:tcPr>
          <w:p w14:paraId="764889E4" w14:textId="77777777" w:rsidR="000B7AB6" w:rsidRPr="005C018E" w:rsidRDefault="000B7AB6" w:rsidP="00B25A91">
            <w:pPr>
              <w:pStyle w:val="Table"/>
            </w:pPr>
          </w:p>
        </w:tc>
        <w:tc>
          <w:tcPr>
            <w:tcW w:w="1414" w:type="dxa"/>
            <w:shd w:val="clear" w:color="auto" w:fill="auto"/>
            <w:tcMar>
              <w:top w:w="28" w:type="dxa"/>
            </w:tcMar>
          </w:tcPr>
          <w:p w14:paraId="57DEF0DB" w14:textId="77777777" w:rsidR="000B7AB6" w:rsidRPr="005C018E" w:rsidRDefault="000B7AB6" w:rsidP="00B25A91">
            <w:pPr>
              <w:pStyle w:val="Table"/>
            </w:pPr>
          </w:p>
        </w:tc>
      </w:tr>
      <w:tr w:rsidR="00DD5850" w:rsidRPr="005C018E" w14:paraId="5277C08A" w14:textId="77777777">
        <w:trPr>
          <w:tblHeader/>
        </w:trPr>
        <w:tc>
          <w:tcPr>
            <w:tcW w:w="1285" w:type="dxa"/>
            <w:shd w:val="clear" w:color="auto" w:fill="auto"/>
            <w:tcMar>
              <w:top w:w="28" w:type="dxa"/>
            </w:tcMar>
          </w:tcPr>
          <w:p w14:paraId="661937B1" w14:textId="77777777" w:rsidR="000B7AB6" w:rsidRPr="005C018E" w:rsidRDefault="000B7AB6" w:rsidP="00B25A91">
            <w:pPr>
              <w:pStyle w:val="Table"/>
            </w:pPr>
          </w:p>
        </w:tc>
        <w:tc>
          <w:tcPr>
            <w:tcW w:w="1800" w:type="dxa"/>
            <w:shd w:val="clear" w:color="auto" w:fill="auto"/>
            <w:tcMar>
              <w:top w:w="28" w:type="dxa"/>
            </w:tcMar>
          </w:tcPr>
          <w:p w14:paraId="707A71C4" w14:textId="77777777" w:rsidR="000B7AB6" w:rsidRPr="005C018E" w:rsidRDefault="000B7AB6" w:rsidP="00B25A91">
            <w:pPr>
              <w:pStyle w:val="Table"/>
            </w:pPr>
          </w:p>
        </w:tc>
        <w:tc>
          <w:tcPr>
            <w:tcW w:w="4600" w:type="dxa"/>
            <w:shd w:val="clear" w:color="auto" w:fill="auto"/>
            <w:tcMar>
              <w:top w:w="28" w:type="dxa"/>
            </w:tcMar>
          </w:tcPr>
          <w:p w14:paraId="246B5EB2" w14:textId="77777777" w:rsidR="000B7AB6" w:rsidRPr="005C018E" w:rsidRDefault="000B7AB6" w:rsidP="00B25A91">
            <w:pPr>
              <w:pStyle w:val="Table"/>
            </w:pPr>
          </w:p>
        </w:tc>
        <w:tc>
          <w:tcPr>
            <w:tcW w:w="1414" w:type="dxa"/>
            <w:shd w:val="clear" w:color="auto" w:fill="auto"/>
            <w:tcMar>
              <w:top w:w="28" w:type="dxa"/>
            </w:tcMar>
          </w:tcPr>
          <w:p w14:paraId="461C9B1F" w14:textId="77777777" w:rsidR="000B7AB6" w:rsidRPr="005C018E" w:rsidRDefault="000B7AB6" w:rsidP="00B25A91">
            <w:pPr>
              <w:pStyle w:val="Table"/>
            </w:pPr>
          </w:p>
        </w:tc>
      </w:tr>
      <w:tr w:rsidR="00DD5850" w:rsidRPr="005C018E" w14:paraId="30FF8D03" w14:textId="77777777">
        <w:trPr>
          <w:tblHeader/>
        </w:trPr>
        <w:tc>
          <w:tcPr>
            <w:tcW w:w="1285" w:type="dxa"/>
            <w:shd w:val="clear" w:color="auto" w:fill="auto"/>
            <w:tcMar>
              <w:top w:w="28" w:type="dxa"/>
            </w:tcMar>
          </w:tcPr>
          <w:p w14:paraId="57224486" w14:textId="77777777" w:rsidR="000B7AB6" w:rsidRPr="005C018E" w:rsidRDefault="000B7AB6" w:rsidP="00B25A91">
            <w:pPr>
              <w:pStyle w:val="Table"/>
            </w:pPr>
          </w:p>
        </w:tc>
        <w:tc>
          <w:tcPr>
            <w:tcW w:w="1800" w:type="dxa"/>
            <w:shd w:val="clear" w:color="auto" w:fill="auto"/>
            <w:tcMar>
              <w:top w:w="28" w:type="dxa"/>
            </w:tcMar>
          </w:tcPr>
          <w:p w14:paraId="58ABB314" w14:textId="77777777" w:rsidR="000B7AB6" w:rsidRPr="005C018E" w:rsidRDefault="000B7AB6" w:rsidP="00BA601B">
            <w:pPr>
              <w:pStyle w:val="Table"/>
            </w:pPr>
          </w:p>
        </w:tc>
        <w:tc>
          <w:tcPr>
            <w:tcW w:w="4600" w:type="dxa"/>
            <w:shd w:val="clear" w:color="auto" w:fill="auto"/>
            <w:tcMar>
              <w:top w:w="28" w:type="dxa"/>
            </w:tcMar>
          </w:tcPr>
          <w:p w14:paraId="4E01DD68" w14:textId="77777777" w:rsidR="000B7AB6" w:rsidRPr="005C018E" w:rsidRDefault="000B7AB6" w:rsidP="00B25A91">
            <w:pPr>
              <w:pStyle w:val="Table"/>
            </w:pPr>
          </w:p>
        </w:tc>
        <w:tc>
          <w:tcPr>
            <w:tcW w:w="1414" w:type="dxa"/>
            <w:shd w:val="clear" w:color="auto" w:fill="auto"/>
            <w:tcMar>
              <w:top w:w="28" w:type="dxa"/>
            </w:tcMar>
          </w:tcPr>
          <w:p w14:paraId="3897C223" w14:textId="77777777" w:rsidR="000B7AB6" w:rsidRPr="005C018E" w:rsidRDefault="000B7AB6" w:rsidP="00B25A91">
            <w:pPr>
              <w:pStyle w:val="Table"/>
            </w:pPr>
          </w:p>
        </w:tc>
      </w:tr>
    </w:tbl>
    <w:p w14:paraId="56D16CD4" w14:textId="77777777" w:rsidR="00532057" w:rsidRPr="005C018E" w:rsidRDefault="00532057" w:rsidP="00915C0E"/>
    <w:p w14:paraId="3B48D875" w14:textId="77777777" w:rsidR="00532057" w:rsidRPr="005C018E" w:rsidRDefault="00532057"/>
    <w:p w14:paraId="74A4D95E" w14:textId="77777777" w:rsidR="000B7AB6" w:rsidRPr="005C018E" w:rsidRDefault="000B7AB6" w:rsidP="00915C0E"/>
    <w:p w14:paraId="25FBAE8E" w14:textId="60C5BA84" w:rsidR="00F42314" w:rsidRPr="00E0117F" w:rsidRDefault="00915C0E" w:rsidP="008A15C4">
      <w:pPr>
        <w:pStyle w:val="Heading0nono"/>
      </w:pPr>
      <w:bookmarkStart w:id="343" w:name="sys_DCO_Tables"/>
      <w:r w:rsidRPr="005C018E">
        <w:lastRenderedPageBreak/>
        <w:softHyphen/>
      </w:r>
      <w:bookmarkStart w:id="344" w:name="sys_DCO_Target"/>
      <w:r w:rsidR="00F42314">
        <w:fldChar w:fldCharType="begin"/>
      </w:r>
      <w:r w:rsidR="00F42314">
        <w:instrText xml:space="preserve"> DOCPROPERTY lblTargetReaders </w:instrText>
      </w:r>
      <w:r w:rsidR="00F42314">
        <w:fldChar w:fldCharType="separate"/>
      </w:r>
      <w:r w:rsidR="00B2496B">
        <w:t>Target readers, communication method</w:t>
      </w:r>
      <w:r w:rsidR="00F42314">
        <w:fldChar w:fldCharType="end"/>
      </w:r>
    </w:p>
    <w:tbl>
      <w:tblPr>
        <w:tblW w:w="9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 w:type="dxa"/>
          <w:left w:w="85" w:type="dxa"/>
          <w:bottom w:w="11" w:type="dxa"/>
          <w:right w:w="85" w:type="dxa"/>
        </w:tblCellMar>
        <w:tblLook w:val="01E0" w:firstRow="1" w:lastRow="1" w:firstColumn="1" w:lastColumn="1" w:noHBand="0" w:noVBand="0"/>
      </w:tblPr>
      <w:tblGrid>
        <w:gridCol w:w="3285"/>
        <w:gridCol w:w="5900"/>
      </w:tblGrid>
      <w:tr w:rsidR="00F42314" w:rsidRPr="006C1A9C" w14:paraId="2C4973DD" w14:textId="77777777" w:rsidTr="00A328F3">
        <w:trPr>
          <w:tblHeader/>
        </w:trPr>
        <w:tc>
          <w:tcPr>
            <w:tcW w:w="3285" w:type="dxa"/>
            <w:tcBorders>
              <w:right w:val="single" w:sz="4" w:space="0" w:color="FFFFFF"/>
            </w:tcBorders>
            <w:shd w:val="clear" w:color="auto" w:fill="1985FF"/>
            <w:tcMar>
              <w:top w:w="57" w:type="dxa"/>
            </w:tcMar>
          </w:tcPr>
          <w:p w14:paraId="436439AE" w14:textId="0AE41441" w:rsidR="00F42314" w:rsidRPr="006C1A9C" w:rsidRDefault="00F42314" w:rsidP="008A15C4">
            <w:pPr>
              <w:pStyle w:val="TableHeader"/>
              <w:rPr>
                <w:noProof/>
                <w:lang w:val="en-GB"/>
              </w:rPr>
            </w:pPr>
            <w:r w:rsidRPr="006C1A9C">
              <w:rPr>
                <w:noProof/>
              </w:rPr>
              <w:fldChar w:fldCharType="begin"/>
            </w:r>
            <w:r w:rsidRPr="006C1A9C">
              <w:rPr>
                <w:noProof/>
              </w:rPr>
              <w:instrText xml:space="preserve"> DOCPROPERTY lblTargetGroup </w:instrText>
            </w:r>
            <w:r w:rsidRPr="006C1A9C">
              <w:rPr>
                <w:noProof/>
              </w:rPr>
              <w:fldChar w:fldCharType="separate"/>
            </w:r>
            <w:r w:rsidR="00B2496B">
              <w:rPr>
                <w:noProof/>
              </w:rPr>
              <w:t>Target group</w:t>
            </w:r>
            <w:r w:rsidRPr="006C1A9C">
              <w:rPr>
                <w:noProof/>
              </w:rPr>
              <w:fldChar w:fldCharType="end"/>
            </w:r>
          </w:p>
        </w:tc>
        <w:tc>
          <w:tcPr>
            <w:tcW w:w="5900" w:type="dxa"/>
            <w:tcBorders>
              <w:left w:val="single" w:sz="4" w:space="0" w:color="FFFFFF"/>
            </w:tcBorders>
            <w:shd w:val="clear" w:color="auto" w:fill="1985FF"/>
            <w:tcMar>
              <w:top w:w="57" w:type="dxa"/>
            </w:tcMar>
          </w:tcPr>
          <w:p w14:paraId="7705959C" w14:textId="260DFFEA" w:rsidR="00F42314" w:rsidRPr="006C1A9C" w:rsidRDefault="00F42314" w:rsidP="008A15C4">
            <w:pPr>
              <w:pStyle w:val="TableHeader"/>
              <w:rPr>
                <w:noProof/>
                <w:lang w:val="en-GB"/>
              </w:rPr>
            </w:pPr>
            <w:r w:rsidRPr="006C1A9C">
              <w:rPr>
                <w:noProof/>
              </w:rPr>
              <w:fldChar w:fldCharType="begin"/>
            </w:r>
            <w:r w:rsidRPr="006C1A9C">
              <w:rPr>
                <w:noProof/>
              </w:rPr>
              <w:instrText xml:space="preserve"> DOCPROPERTY lblTargetDistribution </w:instrText>
            </w:r>
            <w:r w:rsidRPr="006C1A9C">
              <w:rPr>
                <w:noProof/>
              </w:rPr>
              <w:fldChar w:fldCharType="separate"/>
            </w:r>
            <w:r w:rsidR="00B2496B">
              <w:rPr>
                <w:noProof/>
              </w:rPr>
              <w:t>Distribution / publication method</w:t>
            </w:r>
            <w:r w:rsidRPr="006C1A9C">
              <w:rPr>
                <w:noProof/>
              </w:rPr>
              <w:fldChar w:fldCharType="end"/>
            </w:r>
          </w:p>
        </w:tc>
      </w:tr>
      <w:tr w:rsidR="003E2AE3" w:rsidRPr="006C1A9C" w14:paraId="43F52F0F" w14:textId="77777777" w:rsidTr="008A15C4">
        <w:tc>
          <w:tcPr>
            <w:tcW w:w="3285" w:type="dxa"/>
            <w:shd w:val="clear" w:color="auto" w:fill="auto"/>
            <w:tcMar>
              <w:top w:w="28" w:type="dxa"/>
            </w:tcMar>
          </w:tcPr>
          <w:p w14:paraId="18EEB83C" w14:textId="4E42D2B3" w:rsidR="003E2AE3" w:rsidRPr="006C1A9C" w:rsidRDefault="003E2AE3" w:rsidP="003E2AE3">
            <w:pPr>
              <w:pStyle w:val="Table"/>
              <w:rPr>
                <w:noProof/>
                <w:lang w:val="en-GB"/>
              </w:rPr>
            </w:pPr>
            <w:ins w:id="345" w:author="Omkar Kulthe" w:date="2025-03-19T15:34:00Z">
              <w:r>
                <w:t>All Atos Employees</w:t>
              </w:r>
            </w:ins>
          </w:p>
        </w:tc>
        <w:tc>
          <w:tcPr>
            <w:tcW w:w="5900" w:type="dxa"/>
            <w:shd w:val="clear" w:color="auto" w:fill="auto"/>
            <w:tcMar>
              <w:top w:w="28" w:type="dxa"/>
            </w:tcMar>
          </w:tcPr>
          <w:p w14:paraId="191E8C33" w14:textId="7499F3DE" w:rsidR="003E2AE3" w:rsidRPr="006C1A9C" w:rsidRDefault="003E2AE3" w:rsidP="003E2AE3">
            <w:pPr>
              <w:pStyle w:val="Table"/>
              <w:rPr>
                <w:noProof/>
                <w:lang w:val="en-GB"/>
              </w:rPr>
            </w:pPr>
            <w:ins w:id="346" w:author="Omkar Kulthe" w:date="2025-03-19T15:34:00Z">
              <w:r>
                <w:t>Refer REF001 in section 1.1</w:t>
              </w:r>
            </w:ins>
          </w:p>
        </w:tc>
      </w:tr>
      <w:tr w:rsidR="003E2AE3" w:rsidRPr="006C1A9C" w:rsidDel="00C64AD2" w14:paraId="49BE5A3D" w14:textId="7F323D3B" w:rsidTr="008A15C4">
        <w:trPr>
          <w:del w:id="347" w:author="Omkar Kulthe" w:date="2025-03-19T15:33:00Z"/>
        </w:trPr>
        <w:tc>
          <w:tcPr>
            <w:tcW w:w="3285" w:type="dxa"/>
            <w:shd w:val="clear" w:color="auto" w:fill="auto"/>
            <w:tcMar>
              <w:top w:w="28" w:type="dxa"/>
            </w:tcMar>
          </w:tcPr>
          <w:p w14:paraId="301B2492" w14:textId="22DFA3F8" w:rsidR="003E2AE3" w:rsidRPr="006C1A9C" w:rsidDel="00C64AD2" w:rsidRDefault="003E2AE3" w:rsidP="003E2AE3">
            <w:pPr>
              <w:pStyle w:val="Table"/>
              <w:rPr>
                <w:del w:id="348" w:author="Omkar Kulthe" w:date="2025-03-19T15:33:00Z"/>
                <w:noProof/>
                <w:lang w:val="en-GB"/>
              </w:rPr>
            </w:pPr>
          </w:p>
        </w:tc>
        <w:tc>
          <w:tcPr>
            <w:tcW w:w="5900" w:type="dxa"/>
            <w:shd w:val="clear" w:color="auto" w:fill="auto"/>
            <w:tcMar>
              <w:top w:w="28" w:type="dxa"/>
            </w:tcMar>
          </w:tcPr>
          <w:p w14:paraId="1C56D1E1" w14:textId="78A22354" w:rsidR="003E2AE3" w:rsidRPr="006C1A9C" w:rsidDel="00C64AD2" w:rsidRDefault="003E2AE3" w:rsidP="003E2AE3">
            <w:pPr>
              <w:pStyle w:val="Table"/>
              <w:rPr>
                <w:del w:id="349" w:author="Omkar Kulthe" w:date="2025-03-19T15:33:00Z"/>
                <w:noProof/>
                <w:lang w:val="en-GB"/>
              </w:rPr>
            </w:pPr>
          </w:p>
        </w:tc>
      </w:tr>
      <w:tr w:rsidR="003E2AE3" w:rsidRPr="006C1A9C" w:rsidDel="00C64AD2" w14:paraId="1E316227" w14:textId="663CDD58" w:rsidTr="008A15C4">
        <w:trPr>
          <w:del w:id="350" w:author="Omkar Kulthe" w:date="2025-03-19T15:33:00Z"/>
        </w:trPr>
        <w:tc>
          <w:tcPr>
            <w:tcW w:w="3285" w:type="dxa"/>
            <w:shd w:val="clear" w:color="auto" w:fill="auto"/>
            <w:tcMar>
              <w:top w:w="28" w:type="dxa"/>
            </w:tcMar>
          </w:tcPr>
          <w:p w14:paraId="2698A42A" w14:textId="4563FA0B" w:rsidR="003E2AE3" w:rsidRPr="006C1A9C" w:rsidDel="00C64AD2" w:rsidRDefault="003E2AE3" w:rsidP="003E2AE3">
            <w:pPr>
              <w:pStyle w:val="Table"/>
              <w:rPr>
                <w:del w:id="351" w:author="Omkar Kulthe" w:date="2025-03-19T15:33:00Z"/>
                <w:noProof/>
                <w:lang w:val="en-GB"/>
              </w:rPr>
            </w:pPr>
          </w:p>
        </w:tc>
        <w:tc>
          <w:tcPr>
            <w:tcW w:w="5900" w:type="dxa"/>
            <w:shd w:val="clear" w:color="auto" w:fill="auto"/>
            <w:tcMar>
              <w:top w:w="28" w:type="dxa"/>
            </w:tcMar>
          </w:tcPr>
          <w:p w14:paraId="48DE961B" w14:textId="277C4A58" w:rsidR="003E2AE3" w:rsidRPr="006C1A9C" w:rsidDel="00C64AD2" w:rsidRDefault="003E2AE3" w:rsidP="003E2AE3">
            <w:pPr>
              <w:pStyle w:val="Table"/>
              <w:rPr>
                <w:del w:id="352" w:author="Omkar Kulthe" w:date="2025-03-19T15:33:00Z"/>
                <w:noProof/>
                <w:lang w:val="en-GB"/>
              </w:rPr>
            </w:pPr>
          </w:p>
        </w:tc>
      </w:tr>
    </w:tbl>
    <w:bookmarkEnd w:id="344"/>
    <w:p w14:paraId="24A1BAD1" w14:textId="0ABD871E" w:rsidR="00F42314" w:rsidRPr="00EC5B0F" w:rsidRDefault="00915C0E" w:rsidP="008A15C4">
      <w:pPr>
        <w:pStyle w:val="Heading0nono"/>
      </w:pPr>
      <w:r w:rsidRPr="005C018E">
        <w:lastRenderedPageBreak/>
        <w:softHyphen/>
      </w:r>
      <w:bookmarkStart w:id="353" w:name="sys_DCO_Terms"/>
      <w:r w:rsidR="00F42314" w:rsidRPr="00EC5B0F">
        <w:fldChar w:fldCharType="begin"/>
      </w:r>
      <w:r w:rsidR="00F42314" w:rsidRPr="00EC5B0F">
        <w:instrText xml:space="preserve"> DOCPROPERTY lblTermsAndAbbreviations </w:instrText>
      </w:r>
      <w:r w:rsidR="00F42314" w:rsidRPr="00EC5B0F">
        <w:fldChar w:fldCharType="separate"/>
      </w:r>
      <w:r w:rsidR="00B2496B">
        <w:t>Terms and abbreviations</w:t>
      </w:r>
      <w:r w:rsidR="00F42314" w:rsidRPr="00EC5B0F">
        <w:fldChar w:fldCharType="end"/>
      </w:r>
    </w:p>
    <w:tbl>
      <w:tblPr>
        <w:tblW w:w="91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Change w:id="354" w:author="Omkar Kulthe" w:date="2025-03-19T15:35:00Z">
          <w:tblPr>
            <w:tblW w:w="91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auto"/>
            </w:tblBorders>
            <w:tblLayout w:type="fixed"/>
            <w:tblCellMar>
              <w:left w:w="0" w:type="dxa"/>
              <w:right w:w="0" w:type="dxa"/>
            </w:tblCellMar>
            <w:tblLook w:val="01E0" w:firstRow="1" w:lastRow="1" w:firstColumn="1" w:lastColumn="1" w:noHBand="0" w:noVBand="0"/>
          </w:tblPr>
        </w:tblPrChange>
      </w:tblPr>
      <w:tblGrid>
        <w:gridCol w:w="1587"/>
        <w:gridCol w:w="7603"/>
        <w:tblGridChange w:id="355">
          <w:tblGrid>
            <w:gridCol w:w="15"/>
            <w:gridCol w:w="5"/>
            <w:gridCol w:w="1567"/>
            <w:gridCol w:w="15"/>
            <w:gridCol w:w="3"/>
            <w:gridCol w:w="7585"/>
            <w:gridCol w:w="15"/>
          </w:tblGrid>
        </w:tblGridChange>
      </w:tblGrid>
      <w:tr w:rsidR="00792726" w:rsidRPr="0023754F" w14:paraId="6D42B427" w14:textId="77777777" w:rsidTr="00792726">
        <w:trPr>
          <w:trHeight w:val="549"/>
          <w:tblHeader/>
          <w:ins w:id="356" w:author="Omkar Kulthe" w:date="2025-03-19T15:34:00Z"/>
          <w:trPrChange w:id="357" w:author="Omkar Kulthe" w:date="2025-03-19T15:35:00Z">
            <w:trPr>
              <w:gridBefore w:val="1"/>
              <w:trHeight w:val="549"/>
              <w:tblHeader/>
            </w:trPr>
          </w:trPrChange>
        </w:trPr>
        <w:tc>
          <w:tcPr>
            <w:tcW w:w="1587" w:type="dxa"/>
            <w:tcBorders>
              <w:right w:val="single" w:sz="4" w:space="0" w:color="FFFFFF"/>
            </w:tcBorders>
            <w:shd w:val="clear" w:color="auto" w:fill="1985FF"/>
            <w:tcMar>
              <w:top w:w="57" w:type="dxa"/>
              <w:left w:w="85" w:type="dxa"/>
              <w:right w:w="85" w:type="dxa"/>
            </w:tcMar>
            <w:tcPrChange w:id="358" w:author="Omkar Kulthe" w:date="2025-03-19T15:35:00Z">
              <w:tcPr>
                <w:tcW w:w="1587" w:type="dxa"/>
                <w:gridSpan w:val="3"/>
                <w:shd w:val="clear" w:color="auto" w:fill="auto"/>
                <w:tcMar>
                  <w:top w:w="57" w:type="dxa"/>
                  <w:left w:w="85" w:type="dxa"/>
                  <w:right w:w="85" w:type="dxa"/>
                </w:tcMar>
              </w:tcPr>
            </w:tcPrChange>
          </w:tcPr>
          <w:p w14:paraId="25179C1D" w14:textId="77777777" w:rsidR="00792726" w:rsidRPr="0023754F" w:rsidRDefault="00792726">
            <w:pPr>
              <w:pStyle w:val="TableHeader"/>
              <w:jc w:val="center"/>
              <w:rPr>
                <w:ins w:id="359" w:author="Omkar Kulthe" w:date="2025-03-19T15:34:00Z"/>
              </w:rPr>
              <w:pPrChange w:id="360" w:author="Omkar Kulthe" w:date="2025-03-19T15:35:00Z">
                <w:pPr>
                  <w:pStyle w:val="TableHeader"/>
                </w:pPr>
              </w:pPrChange>
            </w:pPr>
            <w:ins w:id="361" w:author="Omkar Kulthe" w:date="2025-03-19T15:34:00Z">
              <w:r w:rsidRPr="0023754F">
                <w:t>Terms /</w:t>
              </w:r>
              <w:r w:rsidRPr="0023754F">
                <w:rPr>
                  <w:spacing w:val="1"/>
                </w:rPr>
                <w:t xml:space="preserve"> </w:t>
              </w:r>
              <w:r w:rsidRPr="0023754F">
                <w:t>Abbreviations</w:t>
              </w:r>
            </w:ins>
          </w:p>
        </w:tc>
        <w:tc>
          <w:tcPr>
            <w:tcW w:w="7603" w:type="dxa"/>
            <w:tcBorders>
              <w:left w:val="single" w:sz="4" w:space="0" w:color="FFFFFF"/>
            </w:tcBorders>
            <w:shd w:val="clear" w:color="auto" w:fill="1985FF"/>
            <w:tcMar>
              <w:top w:w="57" w:type="dxa"/>
              <w:left w:w="85" w:type="dxa"/>
              <w:right w:w="85" w:type="dxa"/>
            </w:tcMar>
            <w:tcPrChange w:id="362" w:author="Omkar Kulthe" w:date="2025-03-19T15:35:00Z">
              <w:tcPr>
                <w:tcW w:w="7603" w:type="dxa"/>
                <w:gridSpan w:val="3"/>
                <w:shd w:val="clear" w:color="auto" w:fill="auto"/>
                <w:tcMar>
                  <w:top w:w="57" w:type="dxa"/>
                  <w:left w:w="85" w:type="dxa"/>
                  <w:right w:w="85" w:type="dxa"/>
                </w:tcMar>
              </w:tcPr>
            </w:tcPrChange>
          </w:tcPr>
          <w:p w14:paraId="15CCCF8B" w14:textId="77777777" w:rsidR="00792726" w:rsidRPr="0023754F" w:rsidRDefault="00792726">
            <w:pPr>
              <w:pStyle w:val="TableHeader"/>
              <w:jc w:val="center"/>
              <w:rPr>
                <w:ins w:id="363" w:author="Omkar Kulthe" w:date="2025-03-19T15:34:00Z"/>
              </w:rPr>
              <w:pPrChange w:id="364" w:author="Omkar Kulthe" w:date="2025-03-19T15:35:00Z">
                <w:pPr>
                  <w:pStyle w:val="TableHeader"/>
                </w:pPr>
              </w:pPrChange>
            </w:pPr>
            <w:ins w:id="365" w:author="Omkar Kulthe" w:date="2025-03-19T15:34:00Z">
              <w:r w:rsidRPr="0023754F">
                <w:t>Description</w:t>
              </w:r>
            </w:ins>
          </w:p>
        </w:tc>
      </w:tr>
      <w:tr w:rsidR="00792726" w:rsidRPr="0023754F" w14:paraId="35AAC7E2" w14:textId="77777777" w:rsidTr="00792726">
        <w:tblPrEx>
          <w:tblPrExChange w:id="366" w:author="Omkar Kulthe" w:date="2025-03-19T15:35:00Z">
            <w:tblPrEx>
              <w:tblBorders>
                <w:insideV w:val="single" w:sz="4" w:space="0" w:color="000000"/>
              </w:tblBorders>
            </w:tblPrEx>
          </w:tblPrExChange>
        </w:tblPrEx>
        <w:trPr>
          <w:trHeight w:val="273"/>
          <w:ins w:id="367" w:author="Omkar Kulthe" w:date="2025-03-19T15:34:00Z"/>
          <w:trPrChange w:id="368" w:author="Omkar Kulthe" w:date="2025-03-19T15:35:00Z">
            <w:trPr>
              <w:gridBefore w:val="1"/>
              <w:trHeight w:val="273"/>
              <w:tblHeader/>
            </w:trPr>
          </w:trPrChange>
        </w:trPr>
        <w:tc>
          <w:tcPr>
            <w:tcW w:w="1587" w:type="dxa"/>
            <w:shd w:val="clear" w:color="auto" w:fill="auto"/>
            <w:tcMar>
              <w:top w:w="28" w:type="dxa"/>
              <w:left w:w="85" w:type="dxa"/>
              <w:right w:w="85" w:type="dxa"/>
            </w:tcMar>
            <w:tcPrChange w:id="369" w:author="Omkar Kulthe" w:date="2025-03-19T15:35:00Z">
              <w:tcPr>
                <w:tcW w:w="1587" w:type="dxa"/>
                <w:gridSpan w:val="3"/>
                <w:shd w:val="clear" w:color="auto" w:fill="auto"/>
                <w:tcMar>
                  <w:top w:w="28" w:type="dxa"/>
                  <w:left w:w="85" w:type="dxa"/>
                  <w:right w:w="85" w:type="dxa"/>
                </w:tcMar>
              </w:tcPr>
            </w:tcPrChange>
          </w:tcPr>
          <w:p w14:paraId="33061FE6" w14:textId="77777777" w:rsidR="00792726" w:rsidRPr="0023754F" w:rsidRDefault="00792726">
            <w:pPr>
              <w:pStyle w:val="Table"/>
              <w:jc w:val="center"/>
              <w:rPr>
                <w:ins w:id="370" w:author="Omkar Kulthe" w:date="2025-03-19T15:34:00Z"/>
              </w:rPr>
              <w:pPrChange w:id="371" w:author="Omkar Kulthe" w:date="2025-03-19T15:35:00Z">
                <w:pPr>
                  <w:pStyle w:val="Table"/>
                </w:pPr>
              </w:pPrChange>
            </w:pPr>
            <w:ins w:id="372" w:author="Omkar Kulthe" w:date="2025-03-19T15:34:00Z">
              <w:r w:rsidRPr="0023754F">
                <w:t>AHS</w:t>
              </w:r>
            </w:ins>
          </w:p>
        </w:tc>
        <w:tc>
          <w:tcPr>
            <w:tcW w:w="7603" w:type="dxa"/>
            <w:shd w:val="clear" w:color="auto" w:fill="auto"/>
            <w:tcMar>
              <w:top w:w="28" w:type="dxa"/>
              <w:left w:w="85" w:type="dxa"/>
              <w:right w:w="85" w:type="dxa"/>
            </w:tcMar>
            <w:tcPrChange w:id="373" w:author="Omkar Kulthe" w:date="2025-03-19T15:35:00Z">
              <w:tcPr>
                <w:tcW w:w="7603" w:type="dxa"/>
                <w:gridSpan w:val="3"/>
                <w:shd w:val="clear" w:color="auto" w:fill="auto"/>
                <w:tcMar>
                  <w:top w:w="28" w:type="dxa"/>
                  <w:left w:w="85" w:type="dxa"/>
                  <w:right w:w="85" w:type="dxa"/>
                </w:tcMar>
              </w:tcPr>
            </w:tcPrChange>
          </w:tcPr>
          <w:p w14:paraId="0D028B68" w14:textId="77777777" w:rsidR="00792726" w:rsidRPr="0023754F" w:rsidRDefault="00792726">
            <w:pPr>
              <w:pStyle w:val="Table"/>
              <w:jc w:val="center"/>
              <w:rPr>
                <w:ins w:id="374" w:author="Omkar Kulthe" w:date="2025-03-19T15:34:00Z"/>
              </w:rPr>
              <w:pPrChange w:id="375" w:author="Omkar Kulthe" w:date="2025-03-19T15:35:00Z">
                <w:pPr>
                  <w:pStyle w:val="Table"/>
                </w:pPr>
              </w:pPrChange>
            </w:pPr>
            <w:ins w:id="376" w:author="Omkar Kulthe" w:date="2025-03-19T15:34:00Z">
              <w:r w:rsidRPr="0023754F">
                <w:t>Application</w:t>
              </w:r>
              <w:r w:rsidRPr="0023754F">
                <w:rPr>
                  <w:spacing w:val="-2"/>
                </w:rPr>
                <w:t xml:space="preserve"> </w:t>
              </w:r>
              <w:r w:rsidRPr="0023754F">
                <w:t>Host</w:t>
              </w:r>
              <w:r w:rsidRPr="0023754F">
                <w:rPr>
                  <w:spacing w:val="-4"/>
                </w:rPr>
                <w:t xml:space="preserve"> </w:t>
              </w:r>
              <w:r w:rsidRPr="0023754F">
                <w:t>Services</w:t>
              </w:r>
            </w:ins>
          </w:p>
        </w:tc>
      </w:tr>
      <w:tr w:rsidR="00792726" w:rsidRPr="0023754F" w14:paraId="64DF23E0" w14:textId="77777777" w:rsidTr="00792726">
        <w:tblPrEx>
          <w:tblPrExChange w:id="377" w:author="Omkar Kulthe" w:date="2025-03-19T15:35:00Z">
            <w:tblPrEx>
              <w:tblBorders>
                <w:insideV w:val="single" w:sz="4" w:space="0" w:color="000000"/>
              </w:tblBorders>
            </w:tblPrEx>
          </w:tblPrExChange>
        </w:tblPrEx>
        <w:trPr>
          <w:trHeight w:val="273"/>
          <w:ins w:id="378" w:author="Omkar Kulthe" w:date="2025-03-19T15:34:00Z"/>
          <w:trPrChange w:id="379" w:author="Omkar Kulthe" w:date="2025-03-19T15:35:00Z">
            <w:trPr>
              <w:gridBefore w:val="1"/>
              <w:trHeight w:val="273"/>
              <w:tblHeader/>
            </w:trPr>
          </w:trPrChange>
        </w:trPr>
        <w:tc>
          <w:tcPr>
            <w:tcW w:w="1587" w:type="dxa"/>
            <w:shd w:val="clear" w:color="auto" w:fill="auto"/>
            <w:tcMar>
              <w:top w:w="28" w:type="dxa"/>
              <w:left w:w="85" w:type="dxa"/>
              <w:right w:w="85" w:type="dxa"/>
            </w:tcMar>
            <w:tcPrChange w:id="380" w:author="Omkar Kulthe" w:date="2025-03-19T15:35:00Z">
              <w:tcPr>
                <w:tcW w:w="1587" w:type="dxa"/>
                <w:gridSpan w:val="3"/>
                <w:shd w:val="clear" w:color="auto" w:fill="auto"/>
                <w:tcMar>
                  <w:top w:w="28" w:type="dxa"/>
                  <w:left w:w="85" w:type="dxa"/>
                  <w:right w:w="85" w:type="dxa"/>
                </w:tcMar>
              </w:tcPr>
            </w:tcPrChange>
          </w:tcPr>
          <w:p w14:paraId="73C2FE4B" w14:textId="77777777" w:rsidR="00792726" w:rsidRPr="0023754F" w:rsidRDefault="00792726">
            <w:pPr>
              <w:pStyle w:val="Table"/>
              <w:jc w:val="center"/>
              <w:rPr>
                <w:ins w:id="381" w:author="Omkar Kulthe" w:date="2025-03-19T15:34:00Z"/>
              </w:rPr>
              <w:pPrChange w:id="382" w:author="Omkar Kulthe" w:date="2025-03-19T15:35:00Z">
                <w:pPr>
                  <w:pStyle w:val="Table"/>
                </w:pPr>
              </w:pPrChange>
            </w:pPr>
            <w:ins w:id="383" w:author="Omkar Kulthe" w:date="2025-03-19T15:34:00Z">
              <w:r w:rsidRPr="0023754F">
                <w:t>AD</w:t>
              </w:r>
            </w:ins>
          </w:p>
        </w:tc>
        <w:tc>
          <w:tcPr>
            <w:tcW w:w="7603" w:type="dxa"/>
            <w:shd w:val="clear" w:color="auto" w:fill="auto"/>
            <w:tcMar>
              <w:top w:w="28" w:type="dxa"/>
              <w:left w:w="85" w:type="dxa"/>
              <w:right w:w="85" w:type="dxa"/>
            </w:tcMar>
            <w:tcPrChange w:id="384" w:author="Omkar Kulthe" w:date="2025-03-19T15:35:00Z">
              <w:tcPr>
                <w:tcW w:w="7603" w:type="dxa"/>
                <w:gridSpan w:val="3"/>
                <w:shd w:val="clear" w:color="auto" w:fill="auto"/>
                <w:tcMar>
                  <w:top w:w="28" w:type="dxa"/>
                  <w:left w:w="85" w:type="dxa"/>
                  <w:right w:w="85" w:type="dxa"/>
                </w:tcMar>
              </w:tcPr>
            </w:tcPrChange>
          </w:tcPr>
          <w:p w14:paraId="1AA2713E" w14:textId="77777777" w:rsidR="00792726" w:rsidRPr="0023754F" w:rsidRDefault="00792726">
            <w:pPr>
              <w:pStyle w:val="Table"/>
              <w:jc w:val="center"/>
              <w:rPr>
                <w:ins w:id="385" w:author="Omkar Kulthe" w:date="2025-03-19T15:34:00Z"/>
              </w:rPr>
              <w:pPrChange w:id="386" w:author="Omkar Kulthe" w:date="2025-03-19T15:35:00Z">
                <w:pPr>
                  <w:pStyle w:val="Table"/>
                </w:pPr>
              </w:pPrChange>
            </w:pPr>
            <w:ins w:id="387" w:author="Omkar Kulthe" w:date="2025-03-19T15:34:00Z">
              <w:r w:rsidRPr="0023754F">
                <w:t>Active</w:t>
              </w:r>
              <w:r w:rsidRPr="0023754F">
                <w:rPr>
                  <w:spacing w:val="-3"/>
                </w:rPr>
                <w:t xml:space="preserve"> </w:t>
              </w:r>
              <w:r w:rsidRPr="0023754F">
                <w:t>Directory</w:t>
              </w:r>
            </w:ins>
          </w:p>
        </w:tc>
      </w:tr>
      <w:tr w:rsidR="00792726" w:rsidRPr="0023754F" w14:paraId="671875EB" w14:textId="77777777" w:rsidTr="00792726">
        <w:tblPrEx>
          <w:tblPrExChange w:id="388" w:author="Omkar Kulthe" w:date="2025-03-19T15:35:00Z">
            <w:tblPrEx>
              <w:tblBorders>
                <w:insideV w:val="single" w:sz="4" w:space="0" w:color="000000"/>
              </w:tblBorders>
            </w:tblPrEx>
          </w:tblPrExChange>
        </w:tblPrEx>
        <w:trPr>
          <w:trHeight w:val="273"/>
          <w:ins w:id="389" w:author="Omkar Kulthe" w:date="2025-03-19T15:34:00Z"/>
          <w:trPrChange w:id="390" w:author="Omkar Kulthe" w:date="2025-03-19T15:35:00Z">
            <w:trPr>
              <w:gridBefore w:val="1"/>
              <w:trHeight w:val="273"/>
              <w:tblHeader/>
            </w:trPr>
          </w:trPrChange>
        </w:trPr>
        <w:tc>
          <w:tcPr>
            <w:tcW w:w="1587" w:type="dxa"/>
            <w:shd w:val="clear" w:color="auto" w:fill="auto"/>
            <w:tcMar>
              <w:top w:w="28" w:type="dxa"/>
              <w:left w:w="85" w:type="dxa"/>
              <w:right w:w="85" w:type="dxa"/>
            </w:tcMar>
            <w:tcPrChange w:id="391" w:author="Omkar Kulthe" w:date="2025-03-19T15:35:00Z">
              <w:tcPr>
                <w:tcW w:w="1587" w:type="dxa"/>
                <w:gridSpan w:val="3"/>
                <w:shd w:val="clear" w:color="auto" w:fill="auto"/>
                <w:tcMar>
                  <w:top w:w="28" w:type="dxa"/>
                  <w:left w:w="85" w:type="dxa"/>
                  <w:right w:w="85" w:type="dxa"/>
                </w:tcMar>
              </w:tcPr>
            </w:tcPrChange>
          </w:tcPr>
          <w:p w14:paraId="5F7025BC" w14:textId="77777777" w:rsidR="00792726" w:rsidRPr="0023754F" w:rsidRDefault="00792726">
            <w:pPr>
              <w:pStyle w:val="Table"/>
              <w:jc w:val="center"/>
              <w:rPr>
                <w:ins w:id="392" w:author="Omkar Kulthe" w:date="2025-03-19T15:34:00Z"/>
              </w:rPr>
              <w:pPrChange w:id="393" w:author="Omkar Kulthe" w:date="2025-03-19T15:35:00Z">
                <w:pPr>
                  <w:pStyle w:val="Table"/>
                </w:pPr>
              </w:pPrChange>
            </w:pPr>
            <w:ins w:id="394" w:author="Omkar Kulthe" w:date="2025-03-19T15:34:00Z">
              <w:r w:rsidRPr="0023754F">
                <w:t>ATF</w:t>
              </w:r>
            </w:ins>
          </w:p>
        </w:tc>
        <w:tc>
          <w:tcPr>
            <w:tcW w:w="7603" w:type="dxa"/>
            <w:shd w:val="clear" w:color="auto" w:fill="auto"/>
            <w:tcMar>
              <w:top w:w="28" w:type="dxa"/>
              <w:left w:w="85" w:type="dxa"/>
              <w:right w:w="85" w:type="dxa"/>
            </w:tcMar>
            <w:tcPrChange w:id="395" w:author="Omkar Kulthe" w:date="2025-03-19T15:35:00Z">
              <w:tcPr>
                <w:tcW w:w="7603" w:type="dxa"/>
                <w:gridSpan w:val="3"/>
                <w:shd w:val="clear" w:color="auto" w:fill="auto"/>
                <w:tcMar>
                  <w:top w:w="28" w:type="dxa"/>
                  <w:left w:w="85" w:type="dxa"/>
                  <w:right w:w="85" w:type="dxa"/>
                </w:tcMar>
              </w:tcPr>
            </w:tcPrChange>
          </w:tcPr>
          <w:p w14:paraId="6C648392" w14:textId="77777777" w:rsidR="00792726" w:rsidRPr="0023754F" w:rsidRDefault="00792726">
            <w:pPr>
              <w:pStyle w:val="Table"/>
              <w:jc w:val="center"/>
              <w:rPr>
                <w:ins w:id="396" w:author="Omkar Kulthe" w:date="2025-03-19T15:34:00Z"/>
              </w:rPr>
              <w:pPrChange w:id="397" w:author="Omkar Kulthe" w:date="2025-03-19T15:35:00Z">
                <w:pPr>
                  <w:pStyle w:val="Table"/>
                </w:pPr>
              </w:pPrChange>
            </w:pPr>
            <w:ins w:id="398" w:author="Omkar Kulthe" w:date="2025-03-19T15:34:00Z">
              <w:r w:rsidRPr="0023754F">
                <w:t>Atos</w:t>
              </w:r>
              <w:r w:rsidRPr="0023754F">
                <w:rPr>
                  <w:spacing w:val="-4"/>
                </w:rPr>
                <w:t xml:space="preserve"> </w:t>
              </w:r>
              <w:r w:rsidRPr="0023754F">
                <w:t>Tooling</w:t>
              </w:r>
              <w:r w:rsidRPr="0023754F">
                <w:rPr>
                  <w:spacing w:val="-2"/>
                </w:rPr>
                <w:t xml:space="preserve"> </w:t>
              </w:r>
              <w:r w:rsidRPr="0023754F">
                <w:t>Framework</w:t>
              </w:r>
            </w:ins>
          </w:p>
        </w:tc>
      </w:tr>
      <w:tr w:rsidR="00792726" w:rsidRPr="0023754F" w14:paraId="14744E87" w14:textId="77777777" w:rsidTr="00792726">
        <w:tblPrEx>
          <w:tblPrExChange w:id="399" w:author="Omkar Kulthe" w:date="2025-03-19T15:35:00Z">
            <w:tblPrEx>
              <w:tblBorders>
                <w:insideV w:val="single" w:sz="4" w:space="0" w:color="000000"/>
              </w:tblBorders>
            </w:tblPrEx>
          </w:tblPrExChange>
        </w:tblPrEx>
        <w:trPr>
          <w:trHeight w:val="275"/>
          <w:ins w:id="400" w:author="Omkar Kulthe" w:date="2025-03-19T15:34:00Z"/>
          <w:trPrChange w:id="401" w:author="Omkar Kulthe" w:date="2025-03-19T15:35:00Z">
            <w:trPr>
              <w:gridBefore w:val="1"/>
              <w:trHeight w:val="275"/>
              <w:tblHeader/>
            </w:trPr>
          </w:trPrChange>
        </w:trPr>
        <w:tc>
          <w:tcPr>
            <w:tcW w:w="1587" w:type="dxa"/>
            <w:shd w:val="clear" w:color="auto" w:fill="auto"/>
            <w:tcMar>
              <w:top w:w="28" w:type="dxa"/>
              <w:left w:w="85" w:type="dxa"/>
              <w:right w:w="85" w:type="dxa"/>
            </w:tcMar>
            <w:tcPrChange w:id="402" w:author="Omkar Kulthe" w:date="2025-03-19T15:35:00Z">
              <w:tcPr>
                <w:tcW w:w="1587" w:type="dxa"/>
                <w:gridSpan w:val="3"/>
                <w:shd w:val="clear" w:color="auto" w:fill="auto"/>
                <w:tcMar>
                  <w:top w:w="28" w:type="dxa"/>
                  <w:left w:w="85" w:type="dxa"/>
                  <w:right w:w="85" w:type="dxa"/>
                </w:tcMar>
              </w:tcPr>
            </w:tcPrChange>
          </w:tcPr>
          <w:p w14:paraId="30709835" w14:textId="77777777" w:rsidR="00792726" w:rsidRPr="0023754F" w:rsidRDefault="00792726">
            <w:pPr>
              <w:pStyle w:val="Table"/>
              <w:jc w:val="center"/>
              <w:rPr>
                <w:ins w:id="403" w:author="Omkar Kulthe" w:date="2025-03-19T15:34:00Z"/>
              </w:rPr>
              <w:pPrChange w:id="404" w:author="Omkar Kulthe" w:date="2025-03-19T15:35:00Z">
                <w:pPr>
                  <w:pStyle w:val="Table"/>
                </w:pPr>
              </w:pPrChange>
            </w:pPr>
            <w:ins w:id="405" w:author="Omkar Kulthe" w:date="2025-03-19T15:34:00Z">
              <w:r w:rsidRPr="0023754F">
                <w:t>BIG</w:t>
              </w:r>
            </w:ins>
          </w:p>
        </w:tc>
        <w:tc>
          <w:tcPr>
            <w:tcW w:w="7603" w:type="dxa"/>
            <w:shd w:val="clear" w:color="auto" w:fill="auto"/>
            <w:tcMar>
              <w:top w:w="28" w:type="dxa"/>
              <w:left w:w="85" w:type="dxa"/>
              <w:right w:w="85" w:type="dxa"/>
            </w:tcMar>
            <w:tcPrChange w:id="406" w:author="Omkar Kulthe" w:date="2025-03-19T15:35:00Z">
              <w:tcPr>
                <w:tcW w:w="7603" w:type="dxa"/>
                <w:gridSpan w:val="3"/>
                <w:shd w:val="clear" w:color="auto" w:fill="auto"/>
                <w:tcMar>
                  <w:top w:w="28" w:type="dxa"/>
                  <w:left w:w="85" w:type="dxa"/>
                  <w:right w:w="85" w:type="dxa"/>
                </w:tcMar>
              </w:tcPr>
            </w:tcPrChange>
          </w:tcPr>
          <w:p w14:paraId="6A8BE8F1" w14:textId="77777777" w:rsidR="00792726" w:rsidRPr="0023754F" w:rsidRDefault="00792726">
            <w:pPr>
              <w:pStyle w:val="Table"/>
              <w:jc w:val="center"/>
              <w:rPr>
                <w:ins w:id="407" w:author="Omkar Kulthe" w:date="2025-03-19T15:34:00Z"/>
              </w:rPr>
              <w:pPrChange w:id="408" w:author="Omkar Kulthe" w:date="2025-03-19T15:35:00Z">
                <w:pPr>
                  <w:pStyle w:val="Table"/>
                </w:pPr>
              </w:pPrChange>
            </w:pPr>
            <w:ins w:id="409" w:author="Omkar Kulthe" w:date="2025-03-19T15:34:00Z">
              <w:r w:rsidRPr="0023754F">
                <w:t>Build</w:t>
              </w:r>
              <w:r w:rsidRPr="0023754F">
                <w:rPr>
                  <w:spacing w:val="-2"/>
                </w:rPr>
                <w:t xml:space="preserve"> </w:t>
              </w:r>
              <w:r w:rsidRPr="0023754F">
                <w:t>Installation</w:t>
              </w:r>
              <w:r w:rsidRPr="0023754F">
                <w:rPr>
                  <w:spacing w:val="-2"/>
                </w:rPr>
                <w:t xml:space="preserve"> </w:t>
              </w:r>
              <w:r w:rsidRPr="0023754F">
                <w:t>Guide</w:t>
              </w:r>
            </w:ins>
          </w:p>
        </w:tc>
      </w:tr>
      <w:tr w:rsidR="00792726" w:rsidRPr="0023754F" w14:paraId="179BE184" w14:textId="77777777" w:rsidTr="00792726">
        <w:tblPrEx>
          <w:tblPrExChange w:id="410" w:author="Omkar Kulthe" w:date="2025-03-19T15:35:00Z">
            <w:tblPrEx>
              <w:tblBorders>
                <w:insideV w:val="single" w:sz="4" w:space="0" w:color="000000"/>
              </w:tblBorders>
            </w:tblPrEx>
          </w:tblPrExChange>
        </w:tblPrEx>
        <w:trPr>
          <w:trHeight w:val="273"/>
          <w:ins w:id="411" w:author="Omkar Kulthe" w:date="2025-03-19T15:34:00Z"/>
          <w:trPrChange w:id="412" w:author="Omkar Kulthe" w:date="2025-03-19T15:35:00Z">
            <w:trPr>
              <w:gridBefore w:val="1"/>
              <w:trHeight w:val="273"/>
              <w:tblHeader/>
            </w:trPr>
          </w:trPrChange>
        </w:trPr>
        <w:tc>
          <w:tcPr>
            <w:tcW w:w="1587" w:type="dxa"/>
            <w:shd w:val="clear" w:color="auto" w:fill="auto"/>
            <w:tcMar>
              <w:top w:w="28" w:type="dxa"/>
              <w:left w:w="85" w:type="dxa"/>
              <w:right w:w="85" w:type="dxa"/>
            </w:tcMar>
            <w:tcPrChange w:id="413" w:author="Omkar Kulthe" w:date="2025-03-19T15:35:00Z">
              <w:tcPr>
                <w:tcW w:w="1587" w:type="dxa"/>
                <w:gridSpan w:val="3"/>
                <w:shd w:val="clear" w:color="auto" w:fill="auto"/>
                <w:tcMar>
                  <w:top w:w="28" w:type="dxa"/>
                  <w:left w:w="85" w:type="dxa"/>
                  <w:right w:w="85" w:type="dxa"/>
                </w:tcMar>
              </w:tcPr>
            </w:tcPrChange>
          </w:tcPr>
          <w:p w14:paraId="4CF556E0" w14:textId="77777777" w:rsidR="00792726" w:rsidRPr="0023754F" w:rsidRDefault="00792726">
            <w:pPr>
              <w:pStyle w:val="Table"/>
              <w:jc w:val="center"/>
              <w:rPr>
                <w:ins w:id="414" w:author="Omkar Kulthe" w:date="2025-03-19T15:34:00Z"/>
              </w:rPr>
              <w:pPrChange w:id="415" w:author="Omkar Kulthe" w:date="2025-03-19T15:35:00Z">
                <w:pPr>
                  <w:pStyle w:val="Table"/>
                </w:pPr>
              </w:pPrChange>
            </w:pPr>
            <w:ins w:id="416" w:author="Omkar Kulthe" w:date="2025-03-19T15:34:00Z">
              <w:r w:rsidRPr="0023754F">
                <w:t>BS</w:t>
              </w:r>
              <w:r w:rsidRPr="0023754F">
                <w:rPr>
                  <w:spacing w:val="-2"/>
                </w:rPr>
                <w:t xml:space="preserve"> </w:t>
              </w:r>
              <w:r w:rsidRPr="0023754F">
                <w:t>7799</w:t>
              </w:r>
            </w:ins>
          </w:p>
        </w:tc>
        <w:tc>
          <w:tcPr>
            <w:tcW w:w="7603" w:type="dxa"/>
            <w:shd w:val="clear" w:color="auto" w:fill="auto"/>
            <w:tcMar>
              <w:top w:w="28" w:type="dxa"/>
              <w:left w:w="85" w:type="dxa"/>
              <w:right w:w="85" w:type="dxa"/>
            </w:tcMar>
            <w:tcPrChange w:id="417" w:author="Omkar Kulthe" w:date="2025-03-19T15:35:00Z">
              <w:tcPr>
                <w:tcW w:w="7603" w:type="dxa"/>
                <w:gridSpan w:val="3"/>
                <w:shd w:val="clear" w:color="auto" w:fill="auto"/>
                <w:tcMar>
                  <w:top w:w="28" w:type="dxa"/>
                  <w:left w:w="85" w:type="dxa"/>
                  <w:right w:w="85" w:type="dxa"/>
                </w:tcMar>
              </w:tcPr>
            </w:tcPrChange>
          </w:tcPr>
          <w:p w14:paraId="7B12B44D" w14:textId="77777777" w:rsidR="00792726" w:rsidRPr="0023754F" w:rsidRDefault="00792726">
            <w:pPr>
              <w:pStyle w:val="Table"/>
              <w:jc w:val="center"/>
              <w:rPr>
                <w:ins w:id="418" w:author="Omkar Kulthe" w:date="2025-03-19T15:34:00Z"/>
              </w:rPr>
              <w:pPrChange w:id="419" w:author="Omkar Kulthe" w:date="2025-03-19T15:35:00Z">
                <w:pPr>
                  <w:pStyle w:val="Table"/>
                </w:pPr>
              </w:pPrChange>
            </w:pPr>
            <w:ins w:id="420" w:author="Omkar Kulthe" w:date="2025-03-19T15:34:00Z">
              <w:r w:rsidRPr="0023754F">
                <w:t>Standard</w:t>
              </w:r>
              <w:r w:rsidRPr="0023754F">
                <w:rPr>
                  <w:spacing w:val="-4"/>
                </w:rPr>
                <w:t xml:space="preserve"> </w:t>
              </w:r>
              <w:r w:rsidRPr="0023754F">
                <w:t>for</w:t>
              </w:r>
              <w:r w:rsidRPr="0023754F">
                <w:rPr>
                  <w:spacing w:val="-1"/>
                </w:rPr>
                <w:t xml:space="preserve"> </w:t>
              </w:r>
              <w:r w:rsidRPr="0023754F">
                <w:t>Information</w:t>
              </w:r>
              <w:r w:rsidRPr="0023754F">
                <w:rPr>
                  <w:spacing w:val="-3"/>
                </w:rPr>
                <w:t xml:space="preserve"> </w:t>
              </w:r>
              <w:r w:rsidRPr="0023754F">
                <w:t>Security</w:t>
              </w:r>
              <w:r w:rsidRPr="0023754F">
                <w:rPr>
                  <w:spacing w:val="-4"/>
                </w:rPr>
                <w:t xml:space="preserve"> </w:t>
              </w:r>
              <w:r w:rsidRPr="0023754F">
                <w:t>Management</w:t>
              </w:r>
            </w:ins>
          </w:p>
        </w:tc>
      </w:tr>
      <w:tr w:rsidR="00792726" w:rsidRPr="0023754F" w14:paraId="388EEBFE" w14:textId="77777777" w:rsidTr="00792726">
        <w:tblPrEx>
          <w:tblPrExChange w:id="421" w:author="Omkar Kulthe" w:date="2025-03-19T15:35:00Z">
            <w:tblPrEx>
              <w:tblBorders>
                <w:insideV w:val="single" w:sz="4" w:space="0" w:color="000000"/>
              </w:tblBorders>
            </w:tblPrEx>
          </w:tblPrExChange>
        </w:tblPrEx>
        <w:trPr>
          <w:trHeight w:val="273"/>
          <w:ins w:id="422" w:author="Omkar Kulthe" w:date="2025-03-19T15:34:00Z"/>
          <w:trPrChange w:id="423" w:author="Omkar Kulthe" w:date="2025-03-19T15:35:00Z">
            <w:trPr>
              <w:gridBefore w:val="1"/>
              <w:trHeight w:val="273"/>
              <w:tblHeader/>
            </w:trPr>
          </w:trPrChange>
        </w:trPr>
        <w:tc>
          <w:tcPr>
            <w:tcW w:w="1587" w:type="dxa"/>
            <w:shd w:val="clear" w:color="auto" w:fill="auto"/>
            <w:tcMar>
              <w:top w:w="28" w:type="dxa"/>
              <w:left w:w="85" w:type="dxa"/>
              <w:right w:w="85" w:type="dxa"/>
            </w:tcMar>
            <w:tcPrChange w:id="424" w:author="Omkar Kulthe" w:date="2025-03-19T15:35:00Z">
              <w:tcPr>
                <w:tcW w:w="1587" w:type="dxa"/>
                <w:gridSpan w:val="3"/>
                <w:shd w:val="clear" w:color="auto" w:fill="auto"/>
                <w:tcMar>
                  <w:top w:w="28" w:type="dxa"/>
                  <w:left w:w="85" w:type="dxa"/>
                  <w:right w:w="85" w:type="dxa"/>
                </w:tcMar>
              </w:tcPr>
            </w:tcPrChange>
          </w:tcPr>
          <w:p w14:paraId="52273C06" w14:textId="77777777" w:rsidR="00792726" w:rsidRPr="0023754F" w:rsidRDefault="00792726">
            <w:pPr>
              <w:pStyle w:val="Table"/>
              <w:jc w:val="center"/>
              <w:rPr>
                <w:ins w:id="425" w:author="Omkar Kulthe" w:date="2025-03-19T15:34:00Z"/>
              </w:rPr>
              <w:pPrChange w:id="426" w:author="Omkar Kulthe" w:date="2025-03-19T15:35:00Z">
                <w:pPr>
                  <w:pStyle w:val="Table"/>
                </w:pPr>
              </w:pPrChange>
            </w:pPr>
            <w:ins w:id="427" w:author="Omkar Kulthe" w:date="2025-03-19T15:34:00Z">
              <w:r w:rsidRPr="0023754F">
                <w:t>BSA</w:t>
              </w:r>
            </w:ins>
          </w:p>
        </w:tc>
        <w:tc>
          <w:tcPr>
            <w:tcW w:w="7603" w:type="dxa"/>
            <w:shd w:val="clear" w:color="auto" w:fill="auto"/>
            <w:tcMar>
              <w:top w:w="28" w:type="dxa"/>
              <w:left w:w="85" w:type="dxa"/>
              <w:right w:w="85" w:type="dxa"/>
            </w:tcMar>
            <w:tcPrChange w:id="428" w:author="Omkar Kulthe" w:date="2025-03-19T15:35:00Z">
              <w:tcPr>
                <w:tcW w:w="7603" w:type="dxa"/>
                <w:gridSpan w:val="3"/>
                <w:shd w:val="clear" w:color="auto" w:fill="auto"/>
                <w:tcMar>
                  <w:top w:w="28" w:type="dxa"/>
                  <w:left w:w="85" w:type="dxa"/>
                  <w:right w:w="85" w:type="dxa"/>
                </w:tcMar>
              </w:tcPr>
            </w:tcPrChange>
          </w:tcPr>
          <w:p w14:paraId="46369F6D" w14:textId="77777777" w:rsidR="00792726" w:rsidRPr="0023754F" w:rsidRDefault="00792726">
            <w:pPr>
              <w:pStyle w:val="Table"/>
              <w:jc w:val="center"/>
              <w:rPr>
                <w:ins w:id="429" w:author="Omkar Kulthe" w:date="2025-03-19T15:34:00Z"/>
              </w:rPr>
              <w:pPrChange w:id="430" w:author="Omkar Kulthe" w:date="2025-03-19T15:35:00Z">
                <w:pPr>
                  <w:pStyle w:val="Table"/>
                </w:pPr>
              </w:pPrChange>
            </w:pPr>
            <w:ins w:id="431" w:author="Omkar Kulthe" w:date="2025-03-19T15:34:00Z">
              <w:r w:rsidRPr="0023754F">
                <w:t>BladeLogic</w:t>
              </w:r>
              <w:r w:rsidRPr="0023754F">
                <w:rPr>
                  <w:spacing w:val="-3"/>
                </w:rPr>
                <w:t xml:space="preserve"> </w:t>
              </w:r>
              <w:r w:rsidRPr="0023754F">
                <w:t>Server</w:t>
              </w:r>
              <w:r w:rsidRPr="0023754F">
                <w:rPr>
                  <w:spacing w:val="-3"/>
                </w:rPr>
                <w:t xml:space="preserve"> </w:t>
              </w:r>
              <w:r w:rsidRPr="0023754F">
                <w:t>Automation</w:t>
              </w:r>
            </w:ins>
          </w:p>
        </w:tc>
      </w:tr>
      <w:tr w:rsidR="00792726" w:rsidRPr="0023754F" w14:paraId="150C865A" w14:textId="77777777" w:rsidTr="00792726">
        <w:tblPrEx>
          <w:tblPrExChange w:id="432" w:author="Omkar Kulthe" w:date="2025-03-19T15:35:00Z">
            <w:tblPrEx>
              <w:tblBorders>
                <w:insideV w:val="single" w:sz="4" w:space="0" w:color="000000"/>
              </w:tblBorders>
            </w:tblPrEx>
          </w:tblPrExChange>
        </w:tblPrEx>
        <w:trPr>
          <w:trHeight w:val="273"/>
          <w:ins w:id="433" w:author="Omkar Kulthe" w:date="2025-03-19T15:34:00Z"/>
          <w:trPrChange w:id="434" w:author="Omkar Kulthe" w:date="2025-03-19T15:35:00Z">
            <w:trPr>
              <w:gridBefore w:val="1"/>
              <w:trHeight w:val="273"/>
              <w:tblHeader/>
            </w:trPr>
          </w:trPrChange>
        </w:trPr>
        <w:tc>
          <w:tcPr>
            <w:tcW w:w="1587" w:type="dxa"/>
            <w:shd w:val="clear" w:color="auto" w:fill="auto"/>
            <w:tcMar>
              <w:top w:w="28" w:type="dxa"/>
              <w:left w:w="85" w:type="dxa"/>
              <w:right w:w="85" w:type="dxa"/>
            </w:tcMar>
            <w:tcPrChange w:id="435" w:author="Omkar Kulthe" w:date="2025-03-19T15:35:00Z">
              <w:tcPr>
                <w:tcW w:w="1587" w:type="dxa"/>
                <w:gridSpan w:val="3"/>
                <w:shd w:val="clear" w:color="auto" w:fill="auto"/>
                <w:tcMar>
                  <w:top w:w="28" w:type="dxa"/>
                  <w:left w:w="85" w:type="dxa"/>
                  <w:right w:w="85" w:type="dxa"/>
                </w:tcMar>
              </w:tcPr>
            </w:tcPrChange>
          </w:tcPr>
          <w:p w14:paraId="5E004F7B" w14:textId="77777777" w:rsidR="00792726" w:rsidRPr="0023754F" w:rsidRDefault="00792726">
            <w:pPr>
              <w:pStyle w:val="Table"/>
              <w:jc w:val="center"/>
              <w:rPr>
                <w:ins w:id="436" w:author="Omkar Kulthe" w:date="2025-03-19T15:34:00Z"/>
              </w:rPr>
              <w:pPrChange w:id="437" w:author="Omkar Kulthe" w:date="2025-03-19T15:35:00Z">
                <w:pPr>
                  <w:pStyle w:val="Table"/>
                </w:pPr>
              </w:pPrChange>
            </w:pPr>
            <w:ins w:id="438" w:author="Omkar Kulthe" w:date="2025-03-19T15:34:00Z">
              <w:r w:rsidRPr="0023754F">
                <w:t>CDN</w:t>
              </w:r>
            </w:ins>
          </w:p>
        </w:tc>
        <w:tc>
          <w:tcPr>
            <w:tcW w:w="7603" w:type="dxa"/>
            <w:shd w:val="clear" w:color="auto" w:fill="auto"/>
            <w:tcMar>
              <w:top w:w="28" w:type="dxa"/>
              <w:left w:w="85" w:type="dxa"/>
              <w:right w:w="85" w:type="dxa"/>
            </w:tcMar>
            <w:tcPrChange w:id="439" w:author="Omkar Kulthe" w:date="2025-03-19T15:35:00Z">
              <w:tcPr>
                <w:tcW w:w="7603" w:type="dxa"/>
                <w:gridSpan w:val="3"/>
                <w:shd w:val="clear" w:color="auto" w:fill="auto"/>
                <w:tcMar>
                  <w:top w:w="28" w:type="dxa"/>
                  <w:left w:w="85" w:type="dxa"/>
                  <w:right w:w="85" w:type="dxa"/>
                </w:tcMar>
              </w:tcPr>
            </w:tcPrChange>
          </w:tcPr>
          <w:p w14:paraId="4CF60437" w14:textId="77777777" w:rsidR="00792726" w:rsidRPr="0023754F" w:rsidRDefault="00792726">
            <w:pPr>
              <w:pStyle w:val="Table"/>
              <w:jc w:val="center"/>
              <w:rPr>
                <w:ins w:id="440" w:author="Omkar Kulthe" w:date="2025-03-19T15:34:00Z"/>
              </w:rPr>
              <w:pPrChange w:id="441" w:author="Omkar Kulthe" w:date="2025-03-19T15:35:00Z">
                <w:pPr>
                  <w:pStyle w:val="Table"/>
                </w:pPr>
              </w:pPrChange>
            </w:pPr>
            <w:ins w:id="442" w:author="Omkar Kulthe" w:date="2025-03-19T15:34:00Z">
              <w:r w:rsidRPr="0023754F">
                <w:t>Content</w:t>
              </w:r>
              <w:r w:rsidRPr="0023754F">
                <w:rPr>
                  <w:spacing w:val="-5"/>
                </w:rPr>
                <w:t xml:space="preserve"> </w:t>
              </w:r>
              <w:r w:rsidRPr="0023754F">
                <w:t>Delivery</w:t>
              </w:r>
              <w:r w:rsidRPr="0023754F">
                <w:rPr>
                  <w:spacing w:val="-2"/>
                </w:rPr>
                <w:t xml:space="preserve"> </w:t>
              </w:r>
              <w:r w:rsidRPr="0023754F">
                <w:t>Network</w:t>
              </w:r>
            </w:ins>
          </w:p>
        </w:tc>
      </w:tr>
      <w:tr w:rsidR="00792726" w:rsidRPr="0023754F" w14:paraId="31FB27E7" w14:textId="77777777" w:rsidTr="00792726">
        <w:tblPrEx>
          <w:tblPrExChange w:id="443" w:author="Omkar Kulthe" w:date="2025-03-19T15:35:00Z">
            <w:tblPrEx>
              <w:tblBorders>
                <w:insideV w:val="single" w:sz="4" w:space="0" w:color="000000"/>
              </w:tblBorders>
            </w:tblPrEx>
          </w:tblPrExChange>
        </w:tblPrEx>
        <w:trPr>
          <w:trHeight w:val="273"/>
          <w:ins w:id="444" w:author="Omkar Kulthe" w:date="2025-03-19T15:34:00Z"/>
          <w:trPrChange w:id="445" w:author="Omkar Kulthe" w:date="2025-03-19T15:35:00Z">
            <w:trPr>
              <w:gridBefore w:val="1"/>
              <w:trHeight w:val="273"/>
              <w:tblHeader/>
            </w:trPr>
          </w:trPrChange>
        </w:trPr>
        <w:tc>
          <w:tcPr>
            <w:tcW w:w="1587" w:type="dxa"/>
            <w:shd w:val="clear" w:color="auto" w:fill="auto"/>
            <w:tcMar>
              <w:top w:w="28" w:type="dxa"/>
              <w:left w:w="85" w:type="dxa"/>
              <w:right w:w="85" w:type="dxa"/>
            </w:tcMar>
            <w:tcPrChange w:id="446" w:author="Omkar Kulthe" w:date="2025-03-19T15:35:00Z">
              <w:tcPr>
                <w:tcW w:w="1587" w:type="dxa"/>
                <w:gridSpan w:val="3"/>
                <w:shd w:val="clear" w:color="auto" w:fill="auto"/>
                <w:tcMar>
                  <w:top w:w="28" w:type="dxa"/>
                  <w:left w:w="85" w:type="dxa"/>
                  <w:right w:w="85" w:type="dxa"/>
                </w:tcMar>
              </w:tcPr>
            </w:tcPrChange>
          </w:tcPr>
          <w:p w14:paraId="1C8AF267" w14:textId="77777777" w:rsidR="00792726" w:rsidRPr="0023754F" w:rsidRDefault="00792726">
            <w:pPr>
              <w:pStyle w:val="Table"/>
              <w:jc w:val="center"/>
              <w:rPr>
                <w:ins w:id="447" w:author="Omkar Kulthe" w:date="2025-03-19T15:34:00Z"/>
              </w:rPr>
              <w:pPrChange w:id="448" w:author="Omkar Kulthe" w:date="2025-03-19T15:35:00Z">
                <w:pPr>
                  <w:pStyle w:val="Table"/>
                </w:pPr>
              </w:pPrChange>
            </w:pPr>
            <w:ins w:id="449" w:author="Omkar Kulthe" w:date="2025-03-19T15:34:00Z">
              <w:r w:rsidRPr="0023754F">
                <w:t>CMDB</w:t>
              </w:r>
            </w:ins>
          </w:p>
        </w:tc>
        <w:tc>
          <w:tcPr>
            <w:tcW w:w="7603" w:type="dxa"/>
            <w:shd w:val="clear" w:color="auto" w:fill="auto"/>
            <w:tcMar>
              <w:top w:w="28" w:type="dxa"/>
              <w:left w:w="85" w:type="dxa"/>
              <w:right w:w="85" w:type="dxa"/>
            </w:tcMar>
            <w:tcPrChange w:id="450" w:author="Omkar Kulthe" w:date="2025-03-19T15:35:00Z">
              <w:tcPr>
                <w:tcW w:w="7603" w:type="dxa"/>
                <w:gridSpan w:val="3"/>
                <w:shd w:val="clear" w:color="auto" w:fill="auto"/>
                <w:tcMar>
                  <w:top w:w="28" w:type="dxa"/>
                  <w:left w:w="85" w:type="dxa"/>
                  <w:right w:w="85" w:type="dxa"/>
                </w:tcMar>
              </w:tcPr>
            </w:tcPrChange>
          </w:tcPr>
          <w:p w14:paraId="19822CBE" w14:textId="77777777" w:rsidR="00792726" w:rsidRPr="0023754F" w:rsidRDefault="00792726">
            <w:pPr>
              <w:pStyle w:val="Table"/>
              <w:jc w:val="center"/>
              <w:rPr>
                <w:ins w:id="451" w:author="Omkar Kulthe" w:date="2025-03-19T15:34:00Z"/>
              </w:rPr>
              <w:pPrChange w:id="452" w:author="Omkar Kulthe" w:date="2025-03-19T15:35:00Z">
                <w:pPr>
                  <w:pStyle w:val="Table"/>
                </w:pPr>
              </w:pPrChange>
            </w:pPr>
            <w:ins w:id="453" w:author="Omkar Kulthe" w:date="2025-03-19T15:34:00Z">
              <w:r w:rsidRPr="0023754F">
                <w:t>Configuration</w:t>
              </w:r>
              <w:r w:rsidRPr="0023754F">
                <w:rPr>
                  <w:spacing w:val="-6"/>
                </w:rPr>
                <w:t xml:space="preserve"> </w:t>
              </w:r>
              <w:r w:rsidRPr="0023754F">
                <w:t>Management</w:t>
              </w:r>
              <w:r w:rsidRPr="0023754F">
                <w:rPr>
                  <w:spacing w:val="-6"/>
                </w:rPr>
                <w:t xml:space="preserve"> </w:t>
              </w:r>
              <w:r w:rsidRPr="0023754F">
                <w:t>Database</w:t>
              </w:r>
            </w:ins>
          </w:p>
        </w:tc>
      </w:tr>
      <w:tr w:rsidR="00792726" w:rsidRPr="0023754F" w14:paraId="4ED6847A" w14:textId="77777777" w:rsidTr="00792726">
        <w:tblPrEx>
          <w:tblPrExChange w:id="454" w:author="Omkar Kulthe" w:date="2025-03-19T15:35:00Z">
            <w:tblPrEx>
              <w:tblBorders>
                <w:insideV w:val="single" w:sz="4" w:space="0" w:color="000000"/>
              </w:tblBorders>
            </w:tblPrEx>
          </w:tblPrExChange>
        </w:tblPrEx>
        <w:trPr>
          <w:trHeight w:val="273"/>
          <w:ins w:id="455" w:author="Omkar Kulthe" w:date="2025-03-19T15:34:00Z"/>
          <w:trPrChange w:id="456" w:author="Omkar Kulthe" w:date="2025-03-19T15:35:00Z">
            <w:trPr>
              <w:gridBefore w:val="1"/>
              <w:trHeight w:val="273"/>
              <w:tblHeader/>
            </w:trPr>
          </w:trPrChange>
        </w:trPr>
        <w:tc>
          <w:tcPr>
            <w:tcW w:w="1587" w:type="dxa"/>
            <w:shd w:val="clear" w:color="auto" w:fill="auto"/>
            <w:tcMar>
              <w:top w:w="28" w:type="dxa"/>
              <w:left w:w="85" w:type="dxa"/>
              <w:right w:w="85" w:type="dxa"/>
            </w:tcMar>
            <w:tcPrChange w:id="457" w:author="Omkar Kulthe" w:date="2025-03-19T15:35:00Z">
              <w:tcPr>
                <w:tcW w:w="1587" w:type="dxa"/>
                <w:gridSpan w:val="3"/>
                <w:shd w:val="clear" w:color="auto" w:fill="auto"/>
                <w:tcMar>
                  <w:top w:w="28" w:type="dxa"/>
                  <w:left w:w="85" w:type="dxa"/>
                  <w:right w:w="85" w:type="dxa"/>
                </w:tcMar>
              </w:tcPr>
            </w:tcPrChange>
          </w:tcPr>
          <w:p w14:paraId="0B368936" w14:textId="77777777" w:rsidR="00792726" w:rsidRPr="0023754F" w:rsidRDefault="00792726">
            <w:pPr>
              <w:pStyle w:val="Table"/>
              <w:jc w:val="center"/>
              <w:rPr>
                <w:ins w:id="458" w:author="Omkar Kulthe" w:date="2025-03-19T15:34:00Z"/>
              </w:rPr>
              <w:pPrChange w:id="459" w:author="Omkar Kulthe" w:date="2025-03-19T15:35:00Z">
                <w:pPr>
                  <w:pStyle w:val="Table"/>
                </w:pPr>
              </w:pPrChange>
            </w:pPr>
            <w:ins w:id="460" w:author="Omkar Kulthe" w:date="2025-03-19T15:34:00Z">
              <w:r w:rsidRPr="0023754F">
                <w:t>CTO</w:t>
              </w:r>
            </w:ins>
          </w:p>
        </w:tc>
        <w:tc>
          <w:tcPr>
            <w:tcW w:w="7603" w:type="dxa"/>
            <w:shd w:val="clear" w:color="auto" w:fill="auto"/>
            <w:tcMar>
              <w:top w:w="28" w:type="dxa"/>
              <w:left w:w="85" w:type="dxa"/>
              <w:right w:w="85" w:type="dxa"/>
            </w:tcMar>
            <w:tcPrChange w:id="461" w:author="Omkar Kulthe" w:date="2025-03-19T15:35:00Z">
              <w:tcPr>
                <w:tcW w:w="7603" w:type="dxa"/>
                <w:gridSpan w:val="3"/>
                <w:shd w:val="clear" w:color="auto" w:fill="auto"/>
                <w:tcMar>
                  <w:top w:w="28" w:type="dxa"/>
                  <w:left w:w="85" w:type="dxa"/>
                  <w:right w:w="85" w:type="dxa"/>
                </w:tcMar>
              </w:tcPr>
            </w:tcPrChange>
          </w:tcPr>
          <w:p w14:paraId="463A8A40" w14:textId="77777777" w:rsidR="00792726" w:rsidRPr="0023754F" w:rsidRDefault="00792726">
            <w:pPr>
              <w:pStyle w:val="Table"/>
              <w:jc w:val="center"/>
              <w:rPr>
                <w:ins w:id="462" w:author="Omkar Kulthe" w:date="2025-03-19T15:34:00Z"/>
              </w:rPr>
              <w:pPrChange w:id="463" w:author="Omkar Kulthe" w:date="2025-03-19T15:35:00Z">
                <w:pPr>
                  <w:pStyle w:val="Table"/>
                </w:pPr>
              </w:pPrChange>
            </w:pPr>
            <w:ins w:id="464" w:author="Omkar Kulthe" w:date="2025-03-19T15:34:00Z">
              <w:r w:rsidRPr="0023754F">
                <w:t>chief</w:t>
              </w:r>
              <w:r w:rsidRPr="0023754F">
                <w:rPr>
                  <w:spacing w:val="-1"/>
                </w:rPr>
                <w:t xml:space="preserve"> </w:t>
              </w:r>
              <w:r w:rsidRPr="0023754F">
                <w:t>technology</w:t>
              </w:r>
              <w:r w:rsidRPr="0023754F">
                <w:rPr>
                  <w:spacing w:val="-4"/>
                </w:rPr>
                <w:t xml:space="preserve"> </w:t>
              </w:r>
              <w:r w:rsidRPr="0023754F">
                <w:t>officer</w:t>
              </w:r>
            </w:ins>
          </w:p>
        </w:tc>
      </w:tr>
      <w:tr w:rsidR="00792726" w:rsidRPr="0023754F" w14:paraId="501BFB82" w14:textId="77777777" w:rsidTr="00792726">
        <w:tblPrEx>
          <w:tblPrExChange w:id="465" w:author="Omkar Kulthe" w:date="2025-03-19T15:35:00Z">
            <w:tblPrEx>
              <w:tblBorders>
                <w:insideV w:val="single" w:sz="4" w:space="0" w:color="000000"/>
              </w:tblBorders>
            </w:tblPrEx>
          </w:tblPrExChange>
        </w:tblPrEx>
        <w:trPr>
          <w:trHeight w:val="273"/>
          <w:ins w:id="466" w:author="Omkar Kulthe" w:date="2025-03-19T15:34:00Z"/>
          <w:trPrChange w:id="467" w:author="Omkar Kulthe" w:date="2025-03-19T15:35:00Z">
            <w:trPr>
              <w:gridBefore w:val="1"/>
              <w:trHeight w:val="273"/>
              <w:tblHeader/>
            </w:trPr>
          </w:trPrChange>
        </w:trPr>
        <w:tc>
          <w:tcPr>
            <w:tcW w:w="1587" w:type="dxa"/>
            <w:shd w:val="clear" w:color="auto" w:fill="auto"/>
            <w:tcMar>
              <w:top w:w="28" w:type="dxa"/>
              <w:left w:w="85" w:type="dxa"/>
              <w:right w:w="85" w:type="dxa"/>
            </w:tcMar>
            <w:tcPrChange w:id="468" w:author="Omkar Kulthe" w:date="2025-03-19T15:35:00Z">
              <w:tcPr>
                <w:tcW w:w="1587" w:type="dxa"/>
                <w:gridSpan w:val="3"/>
                <w:shd w:val="clear" w:color="auto" w:fill="auto"/>
                <w:tcMar>
                  <w:top w:w="28" w:type="dxa"/>
                  <w:left w:w="85" w:type="dxa"/>
                  <w:right w:w="85" w:type="dxa"/>
                </w:tcMar>
              </w:tcPr>
            </w:tcPrChange>
          </w:tcPr>
          <w:p w14:paraId="16A52440" w14:textId="77777777" w:rsidR="00792726" w:rsidRPr="0023754F" w:rsidRDefault="00792726">
            <w:pPr>
              <w:pStyle w:val="Table"/>
              <w:jc w:val="center"/>
              <w:rPr>
                <w:ins w:id="469" w:author="Omkar Kulthe" w:date="2025-03-19T15:34:00Z"/>
              </w:rPr>
              <w:pPrChange w:id="470" w:author="Omkar Kulthe" w:date="2025-03-19T15:35:00Z">
                <w:pPr>
                  <w:pStyle w:val="Table"/>
                </w:pPr>
              </w:pPrChange>
            </w:pPr>
            <w:ins w:id="471" w:author="Omkar Kulthe" w:date="2025-03-19T15:34:00Z">
              <w:r w:rsidRPr="0023754F">
                <w:t>CPU</w:t>
              </w:r>
            </w:ins>
          </w:p>
        </w:tc>
        <w:tc>
          <w:tcPr>
            <w:tcW w:w="7603" w:type="dxa"/>
            <w:shd w:val="clear" w:color="auto" w:fill="auto"/>
            <w:tcMar>
              <w:top w:w="28" w:type="dxa"/>
              <w:left w:w="85" w:type="dxa"/>
              <w:right w:w="85" w:type="dxa"/>
            </w:tcMar>
            <w:tcPrChange w:id="472" w:author="Omkar Kulthe" w:date="2025-03-19T15:35:00Z">
              <w:tcPr>
                <w:tcW w:w="7603" w:type="dxa"/>
                <w:gridSpan w:val="3"/>
                <w:shd w:val="clear" w:color="auto" w:fill="auto"/>
                <w:tcMar>
                  <w:top w:w="28" w:type="dxa"/>
                  <w:left w:w="85" w:type="dxa"/>
                  <w:right w:w="85" w:type="dxa"/>
                </w:tcMar>
              </w:tcPr>
            </w:tcPrChange>
          </w:tcPr>
          <w:p w14:paraId="586C5C40" w14:textId="77777777" w:rsidR="00792726" w:rsidRPr="0023754F" w:rsidRDefault="00792726">
            <w:pPr>
              <w:pStyle w:val="Table"/>
              <w:jc w:val="center"/>
              <w:rPr>
                <w:ins w:id="473" w:author="Omkar Kulthe" w:date="2025-03-19T15:34:00Z"/>
              </w:rPr>
              <w:pPrChange w:id="474" w:author="Omkar Kulthe" w:date="2025-03-19T15:35:00Z">
                <w:pPr>
                  <w:pStyle w:val="Table"/>
                </w:pPr>
              </w:pPrChange>
            </w:pPr>
            <w:ins w:id="475" w:author="Omkar Kulthe" w:date="2025-03-19T15:34:00Z">
              <w:r w:rsidRPr="0023754F">
                <w:t>Central</w:t>
              </w:r>
              <w:r w:rsidRPr="0023754F">
                <w:rPr>
                  <w:spacing w:val="-1"/>
                </w:rPr>
                <w:t xml:space="preserve"> </w:t>
              </w:r>
              <w:r w:rsidRPr="0023754F">
                <w:t>Processing</w:t>
              </w:r>
              <w:r w:rsidRPr="0023754F">
                <w:rPr>
                  <w:spacing w:val="-3"/>
                </w:rPr>
                <w:t xml:space="preserve"> </w:t>
              </w:r>
              <w:r w:rsidRPr="0023754F">
                <w:t>Unit</w:t>
              </w:r>
            </w:ins>
          </w:p>
        </w:tc>
      </w:tr>
      <w:tr w:rsidR="00792726" w:rsidRPr="0023754F" w14:paraId="346EB760" w14:textId="77777777" w:rsidTr="00792726">
        <w:tblPrEx>
          <w:tblPrExChange w:id="476" w:author="Omkar Kulthe" w:date="2025-03-19T15:35:00Z">
            <w:tblPrEx>
              <w:tblBorders>
                <w:insideV w:val="single" w:sz="4" w:space="0" w:color="000000"/>
              </w:tblBorders>
            </w:tblPrEx>
          </w:tblPrExChange>
        </w:tblPrEx>
        <w:trPr>
          <w:trHeight w:val="273"/>
          <w:ins w:id="477" w:author="Omkar Kulthe" w:date="2025-03-19T15:34:00Z"/>
          <w:trPrChange w:id="478" w:author="Omkar Kulthe" w:date="2025-03-19T15:35:00Z">
            <w:trPr>
              <w:gridBefore w:val="1"/>
              <w:trHeight w:val="273"/>
              <w:tblHeader/>
            </w:trPr>
          </w:trPrChange>
        </w:trPr>
        <w:tc>
          <w:tcPr>
            <w:tcW w:w="1587" w:type="dxa"/>
            <w:shd w:val="clear" w:color="auto" w:fill="auto"/>
            <w:tcMar>
              <w:top w:w="28" w:type="dxa"/>
              <w:left w:w="85" w:type="dxa"/>
              <w:right w:w="85" w:type="dxa"/>
            </w:tcMar>
            <w:tcPrChange w:id="479" w:author="Omkar Kulthe" w:date="2025-03-19T15:35:00Z">
              <w:tcPr>
                <w:tcW w:w="1587" w:type="dxa"/>
                <w:gridSpan w:val="3"/>
                <w:shd w:val="clear" w:color="auto" w:fill="auto"/>
                <w:tcMar>
                  <w:top w:w="28" w:type="dxa"/>
                  <w:left w:w="85" w:type="dxa"/>
                  <w:right w:w="85" w:type="dxa"/>
                </w:tcMar>
              </w:tcPr>
            </w:tcPrChange>
          </w:tcPr>
          <w:p w14:paraId="5C8C9885" w14:textId="77777777" w:rsidR="00792726" w:rsidRPr="0023754F" w:rsidRDefault="00792726">
            <w:pPr>
              <w:pStyle w:val="Table"/>
              <w:jc w:val="center"/>
              <w:rPr>
                <w:ins w:id="480" w:author="Omkar Kulthe" w:date="2025-03-19T15:34:00Z"/>
              </w:rPr>
              <w:pPrChange w:id="481" w:author="Omkar Kulthe" w:date="2025-03-19T15:35:00Z">
                <w:pPr>
                  <w:pStyle w:val="Table"/>
                </w:pPr>
              </w:pPrChange>
            </w:pPr>
            <w:ins w:id="482" w:author="Omkar Kulthe" w:date="2025-03-19T15:34:00Z">
              <w:r w:rsidRPr="0023754F">
                <w:t>CSV</w:t>
              </w:r>
            </w:ins>
          </w:p>
        </w:tc>
        <w:tc>
          <w:tcPr>
            <w:tcW w:w="7603" w:type="dxa"/>
            <w:shd w:val="clear" w:color="auto" w:fill="auto"/>
            <w:tcMar>
              <w:top w:w="28" w:type="dxa"/>
              <w:left w:w="85" w:type="dxa"/>
              <w:right w:w="85" w:type="dxa"/>
            </w:tcMar>
            <w:tcPrChange w:id="483" w:author="Omkar Kulthe" w:date="2025-03-19T15:35:00Z">
              <w:tcPr>
                <w:tcW w:w="7603" w:type="dxa"/>
                <w:gridSpan w:val="3"/>
                <w:shd w:val="clear" w:color="auto" w:fill="auto"/>
                <w:tcMar>
                  <w:top w:w="28" w:type="dxa"/>
                  <w:left w:w="85" w:type="dxa"/>
                  <w:right w:w="85" w:type="dxa"/>
                </w:tcMar>
              </w:tcPr>
            </w:tcPrChange>
          </w:tcPr>
          <w:p w14:paraId="18C40E8B" w14:textId="77777777" w:rsidR="00792726" w:rsidRPr="0023754F" w:rsidRDefault="00792726">
            <w:pPr>
              <w:pStyle w:val="Table"/>
              <w:jc w:val="center"/>
              <w:rPr>
                <w:ins w:id="484" w:author="Omkar Kulthe" w:date="2025-03-19T15:34:00Z"/>
              </w:rPr>
              <w:pPrChange w:id="485" w:author="Omkar Kulthe" w:date="2025-03-19T15:35:00Z">
                <w:pPr>
                  <w:pStyle w:val="Table"/>
                </w:pPr>
              </w:pPrChange>
            </w:pPr>
            <w:ins w:id="486" w:author="Omkar Kulthe" w:date="2025-03-19T15:34:00Z">
              <w:r w:rsidRPr="0023754F">
                <w:t>Cluster</w:t>
              </w:r>
              <w:r w:rsidRPr="0023754F">
                <w:rPr>
                  <w:spacing w:val="-2"/>
                </w:rPr>
                <w:t xml:space="preserve"> </w:t>
              </w:r>
              <w:r w:rsidRPr="0023754F">
                <w:t>Shared</w:t>
              </w:r>
              <w:r w:rsidRPr="0023754F">
                <w:rPr>
                  <w:spacing w:val="-1"/>
                </w:rPr>
                <w:t xml:space="preserve"> </w:t>
              </w:r>
              <w:r w:rsidRPr="0023754F">
                <w:t>Volume</w:t>
              </w:r>
            </w:ins>
          </w:p>
        </w:tc>
      </w:tr>
      <w:tr w:rsidR="00792726" w:rsidRPr="0023754F" w14:paraId="060A0E35" w14:textId="77777777" w:rsidTr="00792726">
        <w:tblPrEx>
          <w:tblPrExChange w:id="487" w:author="Omkar Kulthe" w:date="2025-03-19T15:35:00Z">
            <w:tblPrEx>
              <w:tblBorders>
                <w:insideV w:val="single" w:sz="4" w:space="0" w:color="000000"/>
              </w:tblBorders>
            </w:tblPrEx>
          </w:tblPrExChange>
        </w:tblPrEx>
        <w:trPr>
          <w:trHeight w:val="273"/>
          <w:ins w:id="488" w:author="Omkar Kulthe" w:date="2025-03-19T15:34:00Z"/>
          <w:trPrChange w:id="489" w:author="Omkar Kulthe" w:date="2025-03-19T15:35:00Z">
            <w:trPr>
              <w:gridBefore w:val="1"/>
              <w:trHeight w:val="273"/>
              <w:tblHeader/>
            </w:trPr>
          </w:trPrChange>
        </w:trPr>
        <w:tc>
          <w:tcPr>
            <w:tcW w:w="1587" w:type="dxa"/>
            <w:shd w:val="clear" w:color="auto" w:fill="auto"/>
            <w:tcMar>
              <w:top w:w="28" w:type="dxa"/>
              <w:left w:w="85" w:type="dxa"/>
              <w:right w:w="85" w:type="dxa"/>
            </w:tcMar>
            <w:tcPrChange w:id="490" w:author="Omkar Kulthe" w:date="2025-03-19T15:35:00Z">
              <w:tcPr>
                <w:tcW w:w="1587" w:type="dxa"/>
                <w:gridSpan w:val="3"/>
                <w:shd w:val="clear" w:color="auto" w:fill="auto"/>
                <w:tcMar>
                  <w:top w:w="28" w:type="dxa"/>
                  <w:left w:w="85" w:type="dxa"/>
                  <w:right w:w="85" w:type="dxa"/>
                </w:tcMar>
              </w:tcPr>
            </w:tcPrChange>
          </w:tcPr>
          <w:p w14:paraId="167D9F4A" w14:textId="77777777" w:rsidR="00792726" w:rsidRPr="0023754F" w:rsidRDefault="00792726">
            <w:pPr>
              <w:pStyle w:val="Table"/>
              <w:jc w:val="center"/>
              <w:rPr>
                <w:ins w:id="491" w:author="Omkar Kulthe" w:date="2025-03-19T15:34:00Z"/>
              </w:rPr>
              <w:pPrChange w:id="492" w:author="Omkar Kulthe" w:date="2025-03-19T15:35:00Z">
                <w:pPr>
                  <w:pStyle w:val="Table"/>
                </w:pPr>
              </w:pPrChange>
            </w:pPr>
            <w:ins w:id="493" w:author="Omkar Kulthe" w:date="2025-03-19T15:34:00Z">
              <w:r w:rsidRPr="0023754F">
                <w:t>DNS</w:t>
              </w:r>
            </w:ins>
          </w:p>
        </w:tc>
        <w:tc>
          <w:tcPr>
            <w:tcW w:w="7603" w:type="dxa"/>
            <w:shd w:val="clear" w:color="auto" w:fill="auto"/>
            <w:tcMar>
              <w:top w:w="28" w:type="dxa"/>
              <w:left w:w="85" w:type="dxa"/>
              <w:right w:w="85" w:type="dxa"/>
            </w:tcMar>
            <w:tcPrChange w:id="494" w:author="Omkar Kulthe" w:date="2025-03-19T15:35:00Z">
              <w:tcPr>
                <w:tcW w:w="7603" w:type="dxa"/>
                <w:gridSpan w:val="3"/>
                <w:shd w:val="clear" w:color="auto" w:fill="auto"/>
                <w:tcMar>
                  <w:top w:w="28" w:type="dxa"/>
                  <w:left w:w="85" w:type="dxa"/>
                  <w:right w:w="85" w:type="dxa"/>
                </w:tcMar>
              </w:tcPr>
            </w:tcPrChange>
          </w:tcPr>
          <w:p w14:paraId="6C54A34F" w14:textId="77777777" w:rsidR="00792726" w:rsidRPr="0023754F" w:rsidRDefault="00792726">
            <w:pPr>
              <w:pStyle w:val="Table"/>
              <w:jc w:val="center"/>
              <w:rPr>
                <w:ins w:id="495" w:author="Omkar Kulthe" w:date="2025-03-19T15:34:00Z"/>
              </w:rPr>
              <w:pPrChange w:id="496" w:author="Omkar Kulthe" w:date="2025-03-19T15:35:00Z">
                <w:pPr>
                  <w:pStyle w:val="Table"/>
                </w:pPr>
              </w:pPrChange>
            </w:pPr>
            <w:ins w:id="497" w:author="Omkar Kulthe" w:date="2025-03-19T15:34:00Z">
              <w:r w:rsidRPr="0023754F">
                <w:t>Domain</w:t>
              </w:r>
              <w:r w:rsidRPr="0023754F">
                <w:rPr>
                  <w:spacing w:val="-1"/>
                </w:rPr>
                <w:t xml:space="preserve"> </w:t>
              </w:r>
              <w:r w:rsidRPr="0023754F">
                <w:t>Name</w:t>
              </w:r>
              <w:r w:rsidRPr="0023754F">
                <w:rPr>
                  <w:spacing w:val="-3"/>
                </w:rPr>
                <w:t xml:space="preserve"> </w:t>
              </w:r>
              <w:r w:rsidRPr="0023754F">
                <w:t>System</w:t>
              </w:r>
            </w:ins>
          </w:p>
        </w:tc>
      </w:tr>
      <w:tr w:rsidR="00792726" w:rsidRPr="0023754F" w14:paraId="1418A3D1" w14:textId="77777777" w:rsidTr="00792726">
        <w:tblPrEx>
          <w:tblPrExChange w:id="498" w:author="Omkar Kulthe" w:date="2025-03-19T15:35:00Z">
            <w:tblPrEx>
              <w:tblBorders>
                <w:insideV w:val="single" w:sz="4" w:space="0" w:color="000000"/>
              </w:tblBorders>
            </w:tblPrEx>
          </w:tblPrExChange>
        </w:tblPrEx>
        <w:trPr>
          <w:trHeight w:val="275"/>
          <w:ins w:id="499" w:author="Omkar Kulthe" w:date="2025-03-19T15:34:00Z"/>
          <w:trPrChange w:id="500" w:author="Omkar Kulthe" w:date="2025-03-19T15:35:00Z">
            <w:trPr>
              <w:gridBefore w:val="1"/>
              <w:trHeight w:val="275"/>
              <w:tblHeader/>
            </w:trPr>
          </w:trPrChange>
        </w:trPr>
        <w:tc>
          <w:tcPr>
            <w:tcW w:w="1587" w:type="dxa"/>
            <w:shd w:val="clear" w:color="auto" w:fill="auto"/>
            <w:tcMar>
              <w:top w:w="28" w:type="dxa"/>
              <w:left w:w="85" w:type="dxa"/>
              <w:right w:w="85" w:type="dxa"/>
            </w:tcMar>
            <w:tcPrChange w:id="501" w:author="Omkar Kulthe" w:date="2025-03-19T15:35:00Z">
              <w:tcPr>
                <w:tcW w:w="1587" w:type="dxa"/>
                <w:gridSpan w:val="3"/>
                <w:shd w:val="clear" w:color="auto" w:fill="auto"/>
                <w:tcMar>
                  <w:top w:w="28" w:type="dxa"/>
                  <w:left w:w="85" w:type="dxa"/>
                  <w:right w:w="85" w:type="dxa"/>
                </w:tcMar>
              </w:tcPr>
            </w:tcPrChange>
          </w:tcPr>
          <w:p w14:paraId="4ACFA826" w14:textId="77777777" w:rsidR="00792726" w:rsidRPr="0023754F" w:rsidRDefault="00792726">
            <w:pPr>
              <w:pStyle w:val="Table"/>
              <w:jc w:val="center"/>
              <w:rPr>
                <w:ins w:id="502" w:author="Omkar Kulthe" w:date="2025-03-19T15:34:00Z"/>
              </w:rPr>
              <w:pPrChange w:id="503" w:author="Omkar Kulthe" w:date="2025-03-19T15:35:00Z">
                <w:pPr>
                  <w:pStyle w:val="Table"/>
                </w:pPr>
              </w:pPrChange>
            </w:pPr>
            <w:ins w:id="504" w:author="Omkar Kulthe" w:date="2025-03-19T15:34:00Z">
              <w:r w:rsidRPr="0023754F">
                <w:t>DR</w:t>
              </w:r>
            </w:ins>
          </w:p>
        </w:tc>
        <w:tc>
          <w:tcPr>
            <w:tcW w:w="7603" w:type="dxa"/>
            <w:shd w:val="clear" w:color="auto" w:fill="auto"/>
            <w:tcMar>
              <w:top w:w="28" w:type="dxa"/>
              <w:left w:w="85" w:type="dxa"/>
              <w:right w:w="85" w:type="dxa"/>
            </w:tcMar>
            <w:tcPrChange w:id="505" w:author="Omkar Kulthe" w:date="2025-03-19T15:35:00Z">
              <w:tcPr>
                <w:tcW w:w="7603" w:type="dxa"/>
                <w:gridSpan w:val="3"/>
                <w:shd w:val="clear" w:color="auto" w:fill="auto"/>
                <w:tcMar>
                  <w:top w:w="28" w:type="dxa"/>
                  <w:left w:w="85" w:type="dxa"/>
                  <w:right w:w="85" w:type="dxa"/>
                </w:tcMar>
              </w:tcPr>
            </w:tcPrChange>
          </w:tcPr>
          <w:p w14:paraId="1B7289AE" w14:textId="77777777" w:rsidR="00792726" w:rsidRPr="0023754F" w:rsidRDefault="00792726">
            <w:pPr>
              <w:pStyle w:val="Table"/>
              <w:jc w:val="center"/>
              <w:rPr>
                <w:ins w:id="506" w:author="Omkar Kulthe" w:date="2025-03-19T15:34:00Z"/>
              </w:rPr>
              <w:pPrChange w:id="507" w:author="Omkar Kulthe" w:date="2025-03-19T15:35:00Z">
                <w:pPr>
                  <w:pStyle w:val="Table"/>
                </w:pPr>
              </w:pPrChange>
            </w:pPr>
            <w:ins w:id="508" w:author="Omkar Kulthe" w:date="2025-03-19T15:34:00Z">
              <w:r w:rsidRPr="0023754F">
                <w:t>Disaster</w:t>
              </w:r>
              <w:r w:rsidRPr="0023754F">
                <w:rPr>
                  <w:spacing w:val="-5"/>
                </w:rPr>
                <w:t xml:space="preserve"> </w:t>
              </w:r>
              <w:r w:rsidRPr="0023754F">
                <w:t>Recovery</w:t>
              </w:r>
            </w:ins>
          </w:p>
        </w:tc>
      </w:tr>
      <w:tr w:rsidR="00792726" w:rsidRPr="0023754F" w14:paraId="6FD65753" w14:textId="77777777" w:rsidTr="00792726">
        <w:tblPrEx>
          <w:tblPrExChange w:id="509" w:author="Omkar Kulthe" w:date="2025-03-19T15:35:00Z">
            <w:tblPrEx>
              <w:tblBorders>
                <w:insideV w:val="single" w:sz="4" w:space="0" w:color="000000"/>
              </w:tblBorders>
            </w:tblPrEx>
          </w:tblPrExChange>
        </w:tblPrEx>
        <w:trPr>
          <w:trHeight w:val="273"/>
          <w:ins w:id="510" w:author="Omkar Kulthe" w:date="2025-03-19T15:34:00Z"/>
          <w:trPrChange w:id="511" w:author="Omkar Kulthe" w:date="2025-03-19T15:35:00Z">
            <w:trPr>
              <w:gridBefore w:val="1"/>
              <w:trHeight w:val="273"/>
              <w:tblHeader/>
            </w:trPr>
          </w:trPrChange>
        </w:trPr>
        <w:tc>
          <w:tcPr>
            <w:tcW w:w="1587" w:type="dxa"/>
            <w:shd w:val="clear" w:color="auto" w:fill="auto"/>
            <w:tcMar>
              <w:top w:w="28" w:type="dxa"/>
              <w:left w:w="85" w:type="dxa"/>
              <w:right w:w="85" w:type="dxa"/>
            </w:tcMar>
            <w:tcPrChange w:id="512" w:author="Omkar Kulthe" w:date="2025-03-19T15:35:00Z">
              <w:tcPr>
                <w:tcW w:w="1587" w:type="dxa"/>
                <w:gridSpan w:val="3"/>
                <w:shd w:val="clear" w:color="auto" w:fill="auto"/>
                <w:tcMar>
                  <w:top w:w="28" w:type="dxa"/>
                  <w:left w:w="85" w:type="dxa"/>
                  <w:right w:w="85" w:type="dxa"/>
                </w:tcMar>
              </w:tcPr>
            </w:tcPrChange>
          </w:tcPr>
          <w:p w14:paraId="105146F8" w14:textId="77777777" w:rsidR="00792726" w:rsidRPr="0023754F" w:rsidRDefault="00792726">
            <w:pPr>
              <w:pStyle w:val="Table"/>
              <w:jc w:val="center"/>
              <w:rPr>
                <w:ins w:id="513" w:author="Omkar Kulthe" w:date="2025-03-19T15:34:00Z"/>
              </w:rPr>
              <w:pPrChange w:id="514" w:author="Omkar Kulthe" w:date="2025-03-19T15:35:00Z">
                <w:pPr>
                  <w:pStyle w:val="Table"/>
                </w:pPr>
              </w:pPrChange>
            </w:pPr>
            <w:ins w:id="515" w:author="Omkar Kulthe" w:date="2025-03-19T15:34:00Z">
              <w:r w:rsidRPr="0023754F">
                <w:t>ES</w:t>
              </w:r>
            </w:ins>
          </w:p>
        </w:tc>
        <w:tc>
          <w:tcPr>
            <w:tcW w:w="7603" w:type="dxa"/>
            <w:shd w:val="clear" w:color="auto" w:fill="auto"/>
            <w:tcMar>
              <w:top w:w="28" w:type="dxa"/>
              <w:left w:w="85" w:type="dxa"/>
              <w:right w:w="85" w:type="dxa"/>
            </w:tcMar>
            <w:tcPrChange w:id="516" w:author="Omkar Kulthe" w:date="2025-03-19T15:35:00Z">
              <w:tcPr>
                <w:tcW w:w="7603" w:type="dxa"/>
                <w:gridSpan w:val="3"/>
                <w:shd w:val="clear" w:color="auto" w:fill="auto"/>
                <w:tcMar>
                  <w:top w:w="28" w:type="dxa"/>
                  <w:left w:w="85" w:type="dxa"/>
                  <w:right w:w="85" w:type="dxa"/>
                </w:tcMar>
              </w:tcPr>
            </w:tcPrChange>
          </w:tcPr>
          <w:p w14:paraId="191C5ADC" w14:textId="77777777" w:rsidR="00792726" w:rsidRPr="0023754F" w:rsidRDefault="00792726">
            <w:pPr>
              <w:pStyle w:val="Table"/>
              <w:jc w:val="center"/>
              <w:rPr>
                <w:ins w:id="517" w:author="Omkar Kulthe" w:date="2025-03-19T15:34:00Z"/>
              </w:rPr>
              <w:pPrChange w:id="518" w:author="Omkar Kulthe" w:date="2025-03-19T15:35:00Z">
                <w:pPr>
                  <w:pStyle w:val="Table"/>
                </w:pPr>
              </w:pPrChange>
            </w:pPr>
            <w:ins w:id="519" w:author="Omkar Kulthe" w:date="2025-03-19T15:34:00Z">
              <w:r w:rsidRPr="0023754F">
                <w:t>Engineering</w:t>
              </w:r>
              <w:r w:rsidRPr="0023754F">
                <w:rPr>
                  <w:spacing w:val="-3"/>
                </w:rPr>
                <w:t xml:space="preserve"> </w:t>
              </w:r>
              <w:r w:rsidRPr="0023754F">
                <w:t>Services</w:t>
              </w:r>
            </w:ins>
          </w:p>
        </w:tc>
      </w:tr>
      <w:tr w:rsidR="00792726" w:rsidRPr="0023754F" w14:paraId="36443E0A" w14:textId="77777777" w:rsidTr="00792726">
        <w:tblPrEx>
          <w:tblPrExChange w:id="520" w:author="Omkar Kulthe" w:date="2025-03-19T15:35:00Z">
            <w:tblPrEx>
              <w:tblBorders>
                <w:insideV w:val="single" w:sz="4" w:space="0" w:color="000000"/>
              </w:tblBorders>
            </w:tblPrEx>
          </w:tblPrExChange>
        </w:tblPrEx>
        <w:trPr>
          <w:trHeight w:val="273"/>
          <w:ins w:id="521" w:author="Omkar Kulthe" w:date="2025-03-19T15:34:00Z"/>
          <w:trPrChange w:id="522" w:author="Omkar Kulthe" w:date="2025-03-19T15:35:00Z">
            <w:trPr>
              <w:gridBefore w:val="1"/>
              <w:trHeight w:val="273"/>
              <w:tblHeader/>
            </w:trPr>
          </w:trPrChange>
        </w:trPr>
        <w:tc>
          <w:tcPr>
            <w:tcW w:w="1587" w:type="dxa"/>
            <w:shd w:val="clear" w:color="auto" w:fill="auto"/>
            <w:tcMar>
              <w:top w:w="28" w:type="dxa"/>
              <w:left w:w="85" w:type="dxa"/>
              <w:right w:w="85" w:type="dxa"/>
            </w:tcMar>
            <w:tcPrChange w:id="523" w:author="Omkar Kulthe" w:date="2025-03-19T15:35:00Z">
              <w:tcPr>
                <w:tcW w:w="1587" w:type="dxa"/>
                <w:gridSpan w:val="3"/>
                <w:shd w:val="clear" w:color="auto" w:fill="auto"/>
                <w:tcMar>
                  <w:top w:w="28" w:type="dxa"/>
                  <w:left w:w="85" w:type="dxa"/>
                  <w:right w:w="85" w:type="dxa"/>
                </w:tcMar>
              </w:tcPr>
            </w:tcPrChange>
          </w:tcPr>
          <w:p w14:paraId="0CE10E35" w14:textId="77777777" w:rsidR="00792726" w:rsidRPr="0023754F" w:rsidRDefault="00792726">
            <w:pPr>
              <w:pStyle w:val="Table"/>
              <w:jc w:val="center"/>
              <w:rPr>
                <w:ins w:id="524" w:author="Omkar Kulthe" w:date="2025-03-19T15:34:00Z"/>
              </w:rPr>
              <w:pPrChange w:id="525" w:author="Omkar Kulthe" w:date="2025-03-19T15:35:00Z">
                <w:pPr>
                  <w:pStyle w:val="Table"/>
                </w:pPr>
              </w:pPrChange>
            </w:pPr>
            <w:ins w:id="526" w:author="Omkar Kulthe" w:date="2025-03-19T15:34:00Z">
              <w:r w:rsidRPr="0023754F">
                <w:t>FQDN</w:t>
              </w:r>
            </w:ins>
          </w:p>
        </w:tc>
        <w:tc>
          <w:tcPr>
            <w:tcW w:w="7603" w:type="dxa"/>
            <w:shd w:val="clear" w:color="auto" w:fill="auto"/>
            <w:tcMar>
              <w:top w:w="28" w:type="dxa"/>
              <w:left w:w="85" w:type="dxa"/>
              <w:right w:w="85" w:type="dxa"/>
            </w:tcMar>
            <w:tcPrChange w:id="527" w:author="Omkar Kulthe" w:date="2025-03-19T15:35:00Z">
              <w:tcPr>
                <w:tcW w:w="7603" w:type="dxa"/>
                <w:gridSpan w:val="3"/>
                <w:shd w:val="clear" w:color="auto" w:fill="auto"/>
                <w:tcMar>
                  <w:top w:w="28" w:type="dxa"/>
                  <w:left w:w="85" w:type="dxa"/>
                  <w:right w:w="85" w:type="dxa"/>
                </w:tcMar>
              </w:tcPr>
            </w:tcPrChange>
          </w:tcPr>
          <w:p w14:paraId="30EAAEE4" w14:textId="77777777" w:rsidR="00792726" w:rsidRPr="0023754F" w:rsidRDefault="00792726">
            <w:pPr>
              <w:pStyle w:val="Table"/>
              <w:jc w:val="center"/>
              <w:rPr>
                <w:ins w:id="528" w:author="Omkar Kulthe" w:date="2025-03-19T15:34:00Z"/>
              </w:rPr>
              <w:pPrChange w:id="529" w:author="Omkar Kulthe" w:date="2025-03-19T15:35:00Z">
                <w:pPr>
                  <w:pStyle w:val="Table"/>
                </w:pPr>
              </w:pPrChange>
            </w:pPr>
            <w:ins w:id="530" w:author="Omkar Kulthe" w:date="2025-03-19T15:34:00Z">
              <w:r w:rsidRPr="0023754F">
                <w:t>fully</w:t>
              </w:r>
              <w:r w:rsidRPr="0023754F">
                <w:rPr>
                  <w:spacing w:val="-1"/>
                </w:rPr>
                <w:t xml:space="preserve"> </w:t>
              </w:r>
              <w:r w:rsidRPr="0023754F">
                <w:t>qualified</w:t>
              </w:r>
              <w:r w:rsidRPr="0023754F">
                <w:rPr>
                  <w:spacing w:val="-2"/>
                </w:rPr>
                <w:t xml:space="preserve"> </w:t>
              </w:r>
              <w:r w:rsidRPr="0023754F">
                <w:t>domain</w:t>
              </w:r>
              <w:r w:rsidRPr="0023754F">
                <w:rPr>
                  <w:spacing w:val="-2"/>
                </w:rPr>
                <w:t xml:space="preserve"> </w:t>
              </w:r>
              <w:r w:rsidRPr="0023754F">
                <w:t>name</w:t>
              </w:r>
            </w:ins>
          </w:p>
        </w:tc>
      </w:tr>
      <w:tr w:rsidR="00792726" w:rsidRPr="0023754F" w14:paraId="26B31237" w14:textId="77777777" w:rsidTr="00792726">
        <w:tblPrEx>
          <w:tblPrExChange w:id="531" w:author="Omkar Kulthe" w:date="2025-03-19T15:35:00Z">
            <w:tblPrEx>
              <w:tblBorders>
                <w:insideV w:val="single" w:sz="4" w:space="0" w:color="000000"/>
              </w:tblBorders>
            </w:tblPrEx>
          </w:tblPrExChange>
        </w:tblPrEx>
        <w:trPr>
          <w:trHeight w:val="273"/>
          <w:ins w:id="532" w:author="Omkar Kulthe" w:date="2025-03-19T15:34:00Z"/>
          <w:trPrChange w:id="533" w:author="Omkar Kulthe" w:date="2025-03-19T15:35:00Z">
            <w:trPr>
              <w:gridBefore w:val="1"/>
              <w:trHeight w:val="273"/>
              <w:tblHeader/>
            </w:trPr>
          </w:trPrChange>
        </w:trPr>
        <w:tc>
          <w:tcPr>
            <w:tcW w:w="1587" w:type="dxa"/>
            <w:shd w:val="clear" w:color="auto" w:fill="auto"/>
            <w:tcMar>
              <w:top w:w="28" w:type="dxa"/>
              <w:left w:w="85" w:type="dxa"/>
              <w:right w:w="85" w:type="dxa"/>
            </w:tcMar>
            <w:tcPrChange w:id="534" w:author="Omkar Kulthe" w:date="2025-03-19T15:35:00Z">
              <w:tcPr>
                <w:tcW w:w="1587" w:type="dxa"/>
                <w:gridSpan w:val="3"/>
                <w:shd w:val="clear" w:color="auto" w:fill="auto"/>
                <w:tcMar>
                  <w:top w:w="28" w:type="dxa"/>
                  <w:left w:w="85" w:type="dxa"/>
                  <w:right w:w="85" w:type="dxa"/>
                </w:tcMar>
              </w:tcPr>
            </w:tcPrChange>
          </w:tcPr>
          <w:p w14:paraId="730CDDF8" w14:textId="77777777" w:rsidR="00792726" w:rsidRPr="0023754F" w:rsidRDefault="00792726">
            <w:pPr>
              <w:pStyle w:val="Table"/>
              <w:jc w:val="center"/>
              <w:rPr>
                <w:ins w:id="535" w:author="Omkar Kulthe" w:date="2025-03-19T15:34:00Z"/>
              </w:rPr>
              <w:pPrChange w:id="536" w:author="Omkar Kulthe" w:date="2025-03-19T15:35:00Z">
                <w:pPr>
                  <w:pStyle w:val="Table"/>
                </w:pPr>
              </w:pPrChange>
            </w:pPr>
            <w:ins w:id="537" w:author="Omkar Kulthe" w:date="2025-03-19T15:34:00Z">
              <w:r w:rsidRPr="0023754F">
                <w:t>GBU</w:t>
              </w:r>
            </w:ins>
          </w:p>
        </w:tc>
        <w:tc>
          <w:tcPr>
            <w:tcW w:w="7603" w:type="dxa"/>
            <w:shd w:val="clear" w:color="auto" w:fill="auto"/>
            <w:tcMar>
              <w:top w:w="28" w:type="dxa"/>
              <w:left w:w="85" w:type="dxa"/>
              <w:right w:w="85" w:type="dxa"/>
            </w:tcMar>
            <w:tcPrChange w:id="538" w:author="Omkar Kulthe" w:date="2025-03-19T15:35:00Z">
              <w:tcPr>
                <w:tcW w:w="7603" w:type="dxa"/>
                <w:gridSpan w:val="3"/>
                <w:shd w:val="clear" w:color="auto" w:fill="auto"/>
                <w:tcMar>
                  <w:top w:w="28" w:type="dxa"/>
                  <w:left w:w="85" w:type="dxa"/>
                  <w:right w:w="85" w:type="dxa"/>
                </w:tcMar>
              </w:tcPr>
            </w:tcPrChange>
          </w:tcPr>
          <w:p w14:paraId="4FAC7937" w14:textId="77777777" w:rsidR="00792726" w:rsidRPr="0023754F" w:rsidRDefault="00792726">
            <w:pPr>
              <w:pStyle w:val="Table"/>
              <w:jc w:val="center"/>
              <w:rPr>
                <w:ins w:id="539" w:author="Omkar Kulthe" w:date="2025-03-19T15:34:00Z"/>
              </w:rPr>
              <w:pPrChange w:id="540" w:author="Omkar Kulthe" w:date="2025-03-19T15:35:00Z">
                <w:pPr>
                  <w:pStyle w:val="Table"/>
                </w:pPr>
              </w:pPrChange>
            </w:pPr>
            <w:ins w:id="541" w:author="Omkar Kulthe" w:date="2025-03-19T15:34:00Z">
              <w:r w:rsidRPr="0023754F">
                <w:t>Global</w:t>
              </w:r>
              <w:r w:rsidRPr="0023754F">
                <w:rPr>
                  <w:spacing w:val="-3"/>
                </w:rPr>
                <w:t xml:space="preserve"> </w:t>
              </w:r>
              <w:r w:rsidRPr="0023754F">
                <w:t>Business</w:t>
              </w:r>
              <w:r w:rsidRPr="0023754F">
                <w:rPr>
                  <w:spacing w:val="-2"/>
                </w:rPr>
                <w:t xml:space="preserve"> </w:t>
              </w:r>
              <w:r w:rsidRPr="0023754F">
                <w:t>Unit</w:t>
              </w:r>
            </w:ins>
          </w:p>
        </w:tc>
      </w:tr>
      <w:tr w:rsidR="00792726" w:rsidRPr="0023754F" w14:paraId="503D1A4D" w14:textId="77777777" w:rsidTr="00792726">
        <w:tblPrEx>
          <w:tblPrExChange w:id="542" w:author="Omkar Kulthe" w:date="2025-03-19T15:35:00Z">
            <w:tblPrEx>
              <w:tblBorders>
                <w:insideV w:val="single" w:sz="4" w:space="0" w:color="000000"/>
              </w:tblBorders>
            </w:tblPrEx>
          </w:tblPrExChange>
        </w:tblPrEx>
        <w:trPr>
          <w:trHeight w:val="273"/>
          <w:ins w:id="543" w:author="Omkar Kulthe" w:date="2025-03-19T15:34:00Z"/>
          <w:trPrChange w:id="544" w:author="Omkar Kulthe" w:date="2025-03-19T15:35:00Z">
            <w:trPr>
              <w:gridBefore w:val="1"/>
              <w:trHeight w:val="273"/>
              <w:tblHeader/>
            </w:trPr>
          </w:trPrChange>
        </w:trPr>
        <w:tc>
          <w:tcPr>
            <w:tcW w:w="1587" w:type="dxa"/>
            <w:shd w:val="clear" w:color="auto" w:fill="auto"/>
            <w:tcMar>
              <w:top w:w="28" w:type="dxa"/>
              <w:left w:w="85" w:type="dxa"/>
              <w:right w:w="85" w:type="dxa"/>
            </w:tcMar>
            <w:tcPrChange w:id="545" w:author="Omkar Kulthe" w:date="2025-03-19T15:35:00Z">
              <w:tcPr>
                <w:tcW w:w="1587" w:type="dxa"/>
                <w:gridSpan w:val="3"/>
                <w:shd w:val="clear" w:color="auto" w:fill="auto"/>
                <w:tcMar>
                  <w:top w:w="28" w:type="dxa"/>
                  <w:left w:w="85" w:type="dxa"/>
                  <w:right w:w="85" w:type="dxa"/>
                </w:tcMar>
              </w:tcPr>
            </w:tcPrChange>
          </w:tcPr>
          <w:p w14:paraId="3ECE9CA6" w14:textId="77777777" w:rsidR="00792726" w:rsidRPr="0023754F" w:rsidRDefault="00792726">
            <w:pPr>
              <w:pStyle w:val="Table"/>
              <w:jc w:val="center"/>
              <w:rPr>
                <w:ins w:id="546" w:author="Omkar Kulthe" w:date="2025-03-19T15:34:00Z"/>
              </w:rPr>
              <w:pPrChange w:id="547" w:author="Omkar Kulthe" w:date="2025-03-19T15:35:00Z">
                <w:pPr>
                  <w:pStyle w:val="Table"/>
                </w:pPr>
              </w:pPrChange>
            </w:pPr>
            <w:ins w:id="548" w:author="Omkar Kulthe" w:date="2025-03-19T15:34:00Z">
              <w:r w:rsidRPr="0023754F">
                <w:t>GUI</w:t>
              </w:r>
            </w:ins>
          </w:p>
        </w:tc>
        <w:tc>
          <w:tcPr>
            <w:tcW w:w="7603" w:type="dxa"/>
            <w:shd w:val="clear" w:color="auto" w:fill="auto"/>
            <w:tcMar>
              <w:top w:w="28" w:type="dxa"/>
              <w:left w:w="85" w:type="dxa"/>
              <w:right w:w="85" w:type="dxa"/>
            </w:tcMar>
            <w:tcPrChange w:id="549" w:author="Omkar Kulthe" w:date="2025-03-19T15:35:00Z">
              <w:tcPr>
                <w:tcW w:w="7603" w:type="dxa"/>
                <w:gridSpan w:val="3"/>
                <w:shd w:val="clear" w:color="auto" w:fill="auto"/>
                <w:tcMar>
                  <w:top w:w="28" w:type="dxa"/>
                  <w:left w:w="85" w:type="dxa"/>
                  <w:right w:w="85" w:type="dxa"/>
                </w:tcMar>
              </w:tcPr>
            </w:tcPrChange>
          </w:tcPr>
          <w:p w14:paraId="175C6FE3" w14:textId="77777777" w:rsidR="00792726" w:rsidRPr="0023754F" w:rsidRDefault="00792726">
            <w:pPr>
              <w:pStyle w:val="Table"/>
              <w:jc w:val="center"/>
              <w:rPr>
                <w:ins w:id="550" w:author="Omkar Kulthe" w:date="2025-03-19T15:34:00Z"/>
              </w:rPr>
              <w:pPrChange w:id="551" w:author="Omkar Kulthe" w:date="2025-03-19T15:35:00Z">
                <w:pPr>
                  <w:pStyle w:val="Table"/>
                </w:pPr>
              </w:pPrChange>
            </w:pPr>
            <w:ins w:id="552" w:author="Omkar Kulthe" w:date="2025-03-19T15:34:00Z">
              <w:r w:rsidRPr="0023754F">
                <w:t>graphical</w:t>
              </w:r>
              <w:r w:rsidRPr="0023754F">
                <w:rPr>
                  <w:spacing w:val="-2"/>
                </w:rPr>
                <w:t xml:space="preserve"> </w:t>
              </w:r>
              <w:r w:rsidRPr="0023754F">
                <w:t>user</w:t>
              </w:r>
              <w:r w:rsidRPr="0023754F">
                <w:rPr>
                  <w:spacing w:val="-2"/>
                </w:rPr>
                <w:t xml:space="preserve"> </w:t>
              </w:r>
              <w:r w:rsidRPr="0023754F">
                <w:t>interface</w:t>
              </w:r>
            </w:ins>
          </w:p>
        </w:tc>
      </w:tr>
      <w:tr w:rsidR="00792726" w:rsidRPr="0023754F" w14:paraId="0CA9F3E1" w14:textId="77777777" w:rsidTr="00792726">
        <w:tblPrEx>
          <w:tblPrExChange w:id="553" w:author="Omkar Kulthe" w:date="2025-03-19T15:35:00Z">
            <w:tblPrEx>
              <w:tblBorders>
                <w:insideV w:val="single" w:sz="4" w:space="0" w:color="000000"/>
              </w:tblBorders>
            </w:tblPrEx>
          </w:tblPrExChange>
        </w:tblPrEx>
        <w:trPr>
          <w:trHeight w:val="273"/>
          <w:ins w:id="554" w:author="Omkar Kulthe" w:date="2025-03-19T15:34:00Z"/>
          <w:trPrChange w:id="555" w:author="Omkar Kulthe" w:date="2025-03-19T15:35:00Z">
            <w:trPr>
              <w:gridBefore w:val="1"/>
              <w:trHeight w:val="273"/>
              <w:tblHeader/>
            </w:trPr>
          </w:trPrChange>
        </w:trPr>
        <w:tc>
          <w:tcPr>
            <w:tcW w:w="1587" w:type="dxa"/>
            <w:shd w:val="clear" w:color="auto" w:fill="auto"/>
            <w:tcMar>
              <w:top w:w="28" w:type="dxa"/>
              <w:left w:w="85" w:type="dxa"/>
              <w:right w:w="85" w:type="dxa"/>
            </w:tcMar>
            <w:tcPrChange w:id="556" w:author="Omkar Kulthe" w:date="2025-03-19T15:35:00Z">
              <w:tcPr>
                <w:tcW w:w="1587" w:type="dxa"/>
                <w:gridSpan w:val="3"/>
                <w:shd w:val="clear" w:color="auto" w:fill="auto"/>
                <w:tcMar>
                  <w:top w:w="28" w:type="dxa"/>
                  <w:left w:w="85" w:type="dxa"/>
                  <w:right w:w="85" w:type="dxa"/>
                </w:tcMar>
              </w:tcPr>
            </w:tcPrChange>
          </w:tcPr>
          <w:p w14:paraId="5326D6B6" w14:textId="77777777" w:rsidR="00792726" w:rsidRPr="0023754F" w:rsidRDefault="00792726">
            <w:pPr>
              <w:pStyle w:val="Table"/>
              <w:jc w:val="center"/>
              <w:rPr>
                <w:ins w:id="557" w:author="Omkar Kulthe" w:date="2025-03-19T15:34:00Z"/>
              </w:rPr>
              <w:pPrChange w:id="558" w:author="Omkar Kulthe" w:date="2025-03-19T15:35:00Z">
                <w:pPr>
                  <w:pStyle w:val="Table"/>
                </w:pPr>
              </w:pPrChange>
            </w:pPr>
            <w:ins w:id="559" w:author="Omkar Kulthe" w:date="2025-03-19T15:34:00Z">
              <w:r w:rsidRPr="0023754F">
                <w:t>HLD</w:t>
              </w:r>
            </w:ins>
          </w:p>
        </w:tc>
        <w:tc>
          <w:tcPr>
            <w:tcW w:w="7603" w:type="dxa"/>
            <w:shd w:val="clear" w:color="auto" w:fill="auto"/>
            <w:tcMar>
              <w:top w:w="28" w:type="dxa"/>
              <w:left w:w="85" w:type="dxa"/>
              <w:right w:w="85" w:type="dxa"/>
            </w:tcMar>
            <w:tcPrChange w:id="560" w:author="Omkar Kulthe" w:date="2025-03-19T15:35:00Z">
              <w:tcPr>
                <w:tcW w:w="7603" w:type="dxa"/>
                <w:gridSpan w:val="3"/>
                <w:shd w:val="clear" w:color="auto" w:fill="auto"/>
                <w:tcMar>
                  <w:top w:w="28" w:type="dxa"/>
                  <w:left w:w="85" w:type="dxa"/>
                  <w:right w:w="85" w:type="dxa"/>
                </w:tcMar>
              </w:tcPr>
            </w:tcPrChange>
          </w:tcPr>
          <w:p w14:paraId="1407DCAF" w14:textId="77777777" w:rsidR="00792726" w:rsidRPr="0023754F" w:rsidRDefault="00792726">
            <w:pPr>
              <w:pStyle w:val="Table"/>
              <w:jc w:val="center"/>
              <w:rPr>
                <w:ins w:id="561" w:author="Omkar Kulthe" w:date="2025-03-19T15:34:00Z"/>
              </w:rPr>
              <w:pPrChange w:id="562" w:author="Omkar Kulthe" w:date="2025-03-19T15:35:00Z">
                <w:pPr>
                  <w:pStyle w:val="Table"/>
                </w:pPr>
              </w:pPrChange>
            </w:pPr>
            <w:ins w:id="563" w:author="Omkar Kulthe" w:date="2025-03-19T15:34:00Z">
              <w:r w:rsidRPr="0023754F">
                <w:t>High Level</w:t>
              </w:r>
              <w:r w:rsidRPr="0023754F">
                <w:rPr>
                  <w:spacing w:val="-1"/>
                </w:rPr>
                <w:t xml:space="preserve"> </w:t>
              </w:r>
              <w:r w:rsidRPr="0023754F">
                <w:t>Design</w:t>
              </w:r>
            </w:ins>
          </w:p>
        </w:tc>
      </w:tr>
      <w:tr w:rsidR="00792726" w:rsidRPr="0023754F" w14:paraId="657FC984" w14:textId="77777777" w:rsidTr="00792726">
        <w:tblPrEx>
          <w:tblPrExChange w:id="564" w:author="Omkar Kulthe" w:date="2025-03-19T15:35:00Z">
            <w:tblPrEx>
              <w:tblBorders>
                <w:insideV w:val="single" w:sz="4" w:space="0" w:color="000000"/>
              </w:tblBorders>
            </w:tblPrEx>
          </w:tblPrExChange>
        </w:tblPrEx>
        <w:trPr>
          <w:trHeight w:val="273"/>
          <w:ins w:id="565" w:author="Omkar Kulthe" w:date="2025-03-19T15:34:00Z"/>
          <w:trPrChange w:id="566" w:author="Omkar Kulthe" w:date="2025-03-19T15:35:00Z">
            <w:trPr>
              <w:gridBefore w:val="1"/>
              <w:trHeight w:val="273"/>
              <w:tblHeader/>
            </w:trPr>
          </w:trPrChange>
        </w:trPr>
        <w:tc>
          <w:tcPr>
            <w:tcW w:w="1587" w:type="dxa"/>
            <w:shd w:val="clear" w:color="auto" w:fill="auto"/>
            <w:tcMar>
              <w:top w:w="28" w:type="dxa"/>
              <w:left w:w="85" w:type="dxa"/>
              <w:right w:w="85" w:type="dxa"/>
            </w:tcMar>
            <w:tcPrChange w:id="567" w:author="Omkar Kulthe" w:date="2025-03-19T15:35:00Z">
              <w:tcPr>
                <w:tcW w:w="1587" w:type="dxa"/>
                <w:gridSpan w:val="3"/>
                <w:shd w:val="clear" w:color="auto" w:fill="auto"/>
                <w:tcMar>
                  <w:top w:w="28" w:type="dxa"/>
                  <w:left w:w="85" w:type="dxa"/>
                  <w:right w:w="85" w:type="dxa"/>
                </w:tcMar>
              </w:tcPr>
            </w:tcPrChange>
          </w:tcPr>
          <w:p w14:paraId="6EFDAB18" w14:textId="77777777" w:rsidR="00792726" w:rsidRPr="0023754F" w:rsidRDefault="00792726">
            <w:pPr>
              <w:pStyle w:val="Table"/>
              <w:jc w:val="center"/>
              <w:rPr>
                <w:ins w:id="568" w:author="Omkar Kulthe" w:date="2025-03-19T15:34:00Z"/>
              </w:rPr>
              <w:pPrChange w:id="569" w:author="Omkar Kulthe" w:date="2025-03-19T15:35:00Z">
                <w:pPr>
                  <w:pStyle w:val="Table"/>
                </w:pPr>
              </w:pPrChange>
            </w:pPr>
            <w:ins w:id="570" w:author="Omkar Kulthe" w:date="2025-03-19T15:34:00Z">
              <w:r w:rsidRPr="0023754F">
                <w:t>HW</w:t>
              </w:r>
            </w:ins>
          </w:p>
        </w:tc>
        <w:tc>
          <w:tcPr>
            <w:tcW w:w="7603" w:type="dxa"/>
            <w:shd w:val="clear" w:color="auto" w:fill="auto"/>
            <w:tcMar>
              <w:top w:w="28" w:type="dxa"/>
              <w:left w:w="85" w:type="dxa"/>
              <w:right w:w="85" w:type="dxa"/>
            </w:tcMar>
            <w:tcPrChange w:id="571" w:author="Omkar Kulthe" w:date="2025-03-19T15:35:00Z">
              <w:tcPr>
                <w:tcW w:w="7603" w:type="dxa"/>
                <w:gridSpan w:val="3"/>
                <w:shd w:val="clear" w:color="auto" w:fill="auto"/>
                <w:tcMar>
                  <w:top w:w="28" w:type="dxa"/>
                  <w:left w:w="85" w:type="dxa"/>
                  <w:right w:w="85" w:type="dxa"/>
                </w:tcMar>
              </w:tcPr>
            </w:tcPrChange>
          </w:tcPr>
          <w:p w14:paraId="1499A5F1" w14:textId="77777777" w:rsidR="00792726" w:rsidRPr="0023754F" w:rsidRDefault="00792726">
            <w:pPr>
              <w:pStyle w:val="Table"/>
              <w:jc w:val="center"/>
              <w:rPr>
                <w:ins w:id="572" w:author="Omkar Kulthe" w:date="2025-03-19T15:34:00Z"/>
              </w:rPr>
              <w:pPrChange w:id="573" w:author="Omkar Kulthe" w:date="2025-03-19T15:35:00Z">
                <w:pPr>
                  <w:pStyle w:val="Table"/>
                </w:pPr>
              </w:pPrChange>
            </w:pPr>
            <w:ins w:id="574" w:author="Omkar Kulthe" w:date="2025-03-19T15:34:00Z">
              <w:r w:rsidRPr="0023754F">
                <w:t>Hardware</w:t>
              </w:r>
            </w:ins>
          </w:p>
        </w:tc>
      </w:tr>
      <w:tr w:rsidR="00792726" w:rsidRPr="0023754F" w14:paraId="2AD5D217" w14:textId="77777777" w:rsidTr="00792726">
        <w:tblPrEx>
          <w:tblPrExChange w:id="575" w:author="Omkar Kulthe" w:date="2025-03-19T15:35:00Z">
            <w:tblPrEx>
              <w:tblBorders>
                <w:insideV w:val="single" w:sz="4" w:space="0" w:color="000000"/>
              </w:tblBorders>
            </w:tblPrEx>
          </w:tblPrExChange>
        </w:tblPrEx>
        <w:trPr>
          <w:trHeight w:val="273"/>
          <w:ins w:id="576" w:author="Omkar Kulthe" w:date="2025-03-19T15:34:00Z"/>
          <w:trPrChange w:id="577" w:author="Omkar Kulthe" w:date="2025-03-19T15:35:00Z">
            <w:trPr>
              <w:gridBefore w:val="1"/>
              <w:trHeight w:val="273"/>
              <w:tblHeader/>
            </w:trPr>
          </w:trPrChange>
        </w:trPr>
        <w:tc>
          <w:tcPr>
            <w:tcW w:w="1587" w:type="dxa"/>
            <w:shd w:val="clear" w:color="auto" w:fill="auto"/>
            <w:tcMar>
              <w:top w:w="28" w:type="dxa"/>
              <w:left w:w="85" w:type="dxa"/>
              <w:right w:w="85" w:type="dxa"/>
            </w:tcMar>
            <w:tcPrChange w:id="578" w:author="Omkar Kulthe" w:date="2025-03-19T15:35:00Z">
              <w:tcPr>
                <w:tcW w:w="1587" w:type="dxa"/>
                <w:gridSpan w:val="3"/>
                <w:shd w:val="clear" w:color="auto" w:fill="auto"/>
                <w:tcMar>
                  <w:top w:w="28" w:type="dxa"/>
                  <w:left w:w="85" w:type="dxa"/>
                  <w:right w:w="85" w:type="dxa"/>
                </w:tcMar>
              </w:tcPr>
            </w:tcPrChange>
          </w:tcPr>
          <w:p w14:paraId="7262CB48" w14:textId="77777777" w:rsidR="00792726" w:rsidRPr="0023754F" w:rsidRDefault="00792726">
            <w:pPr>
              <w:pStyle w:val="Table"/>
              <w:jc w:val="center"/>
              <w:rPr>
                <w:ins w:id="579" w:author="Omkar Kulthe" w:date="2025-03-19T15:34:00Z"/>
              </w:rPr>
              <w:pPrChange w:id="580" w:author="Omkar Kulthe" w:date="2025-03-19T15:35:00Z">
                <w:pPr>
                  <w:pStyle w:val="Table"/>
                </w:pPr>
              </w:pPrChange>
            </w:pPr>
            <w:ins w:id="581" w:author="Omkar Kulthe" w:date="2025-03-19T15:34:00Z">
              <w:r w:rsidRPr="0023754F">
                <w:t>IP</w:t>
              </w:r>
            </w:ins>
          </w:p>
        </w:tc>
        <w:tc>
          <w:tcPr>
            <w:tcW w:w="7603" w:type="dxa"/>
            <w:shd w:val="clear" w:color="auto" w:fill="auto"/>
            <w:tcMar>
              <w:top w:w="28" w:type="dxa"/>
              <w:left w:w="85" w:type="dxa"/>
              <w:right w:w="85" w:type="dxa"/>
            </w:tcMar>
            <w:tcPrChange w:id="582" w:author="Omkar Kulthe" w:date="2025-03-19T15:35:00Z">
              <w:tcPr>
                <w:tcW w:w="7603" w:type="dxa"/>
                <w:gridSpan w:val="3"/>
                <w:shd w:val="clear" w:color="auto" w:fill="auto"/>
                <w:tcMar>
                  <w:top w:w="28" w:type="dxa"/>
                  <w:left w:w="85" w:type="dxa"/>
                  <w:right w:w="85" w:type="dxa"/>
                </w:tcMar>
              </w:tcPr>
            </w:tcPrChange>
          </w:tcPr>
          <w:p w14:paraId="531D6C6F" w14:textId="77777777" w:rsidR="00792726" w:rsidRPr="0023754F" w:rsidRDefault="00792726">
            <w:pPr>
              <w:pStyle w:val="Table"/>
              <w:jc w:val="center"/>
              <w:rPr>
                <w:ins w:id="583" w:author="Omkar Kulthe" w:date="2025-03-19T15:34:00Z"/>
              </w:rPr>
              <w:pPrChange w:id="584" w:author="Omkar Kulthe" w:date="2025-03-19T15:35:00Z">
                <w:pPr>
                  <w:pStyle w:val="Table"/>
                </w:pPr>
              </w:pPrChange>
            </w:pPr>
            <w:ins w:id="585" w:author="Omkar Kulthe" w:date="2025-03-19T15:34:00Z">
              <w:r w:rsidRPr="0023754F">
                <w:t>Internet</w:t>
              </w:r>
              <w:r w:rsidRPr="0023754F">
                <w:rPr>
                  <w:spacing w:val="-2"/>
                </w:rPr>
                <w:t xml:space="preserve"> </w:t>
              </w:r>
              <w:r w:rsidRPr="0023754F">
                <w:t>Protocol</w:t>
              </w:r>
            </w:ins>
          </w:p>
        </w:tc>
      </w:tr>
      <w:tr w:rsidR="00792726" w:rsidRPr="0023754F" w14:paraId="5BFD0A94" w14:textId="77777777" w:rsidTr="00792726">
        <w:tblPrEx>
          <w:tblPrExChange w:id="586" w:author="Omkar Kulthe" w:date="2025-03-19T15:35:00Z">
            <w:tblPrEx>
              <w:tblBorders>
                <w:insideV w:val="single" w:sz="4" w:space="0" w:color="000000"/>
              </w:tblBorders>
            </w:tblPrEx>
          </w:tblPrExChange>
        </w:tblPrEx>
        <w:trPr>
          <w:trHeight w:val="273"/>
          <w:ins w:id="587" w:author="Omkar Kulthe" w:date="2025-03-19T15:34:00Z"/>
          <w:trPrChange w:id="588" w:author="Omkar Kulthe" w:date="2025-03-19T15:35:00Z">
            <w:trPr>
              <w:gridBefore w:val="1"/>
              <w:trHeight w:val="273"/>
              <w:tblHeader/>
            </w:trPr>
          </w:trPrChange>
        </w:trPr>
        <w:tc>
          <w:tcPr>
            <w:tcW w:w="1587" w:type="dxa"/>
            <w:shd w:val="clear" w:color="auto" w:fill="auto"/>
            <w:tcMar>
              <w:top w:w="28" w:type="dxa"/>
              <w:left w:w="85" w:type="dxa"/>
              <w:right w:w="85" w:type="dxa"/>
            </w:tcMar>
            <w:tcPrChange w:id="589" w:author="Omkar Kulthe" w:date="2025-03-19T15:35:00Z">
              <w:tcPr>
                <w:tcW w:w="1587" w:type="dxa"/>
                <w:gridSpan w:val="3"/>
                <w:shd w:val="clear" w:color="auto" w:fill="auto"/>
                <w:tcMar>
                  <w:top w:w="28" w:type="dxa"/>
                  <w:left w:w="85" w:type="dxa"/>
                  <w:right w:w="85" w:type="dxa"/>
                </w:tcMar>
              </w:tcPr>
            </w:tcPrChange>
          </w:tcPr>
          <w:p w14:paraId="67E9882E" w14:textId="77777777" w:rsidR="00792726" w:rsidRPr="0023754F" w:rsidRDefault="00792726">
            <w:pPr>
              <w:pStyle w:val="Table"/>
              <w:jc w:val="center"/>
              <w:rPr>
                <w:ins w:id="590" w:author="Omkar Kulthe" w:date="2025-03-19T15:34:00Z"/>
              </w:rPr>
              <w:pPrChange w:id="591" w:author="Omkar Kulthe" w:date="2025-03-19T15:35:00Z">
                <w:pPr>
                  <w:pStyle w:val="Table"/>
                </w:pPr>
              </w:pPrChange>
            </w:pPr>
            <w:ins w:id="592" w:author="Omkar Kulthe" w:date="2025-03-19T15:34:00Z">
              <w:r w:rsidRPr="0023754F">
                <w:t>ITIL</w:t>
              </w:r>
            </w:ins>
          </w:p>
        </w:tc>
        <w:tc>
          <w:tcPr>
            <w:tcW w:w="7603" w:type="dxa"/>
            <w:shd w:val="clear" w:color="auto" w:fill="auto"/>
            <w:tcMar>
              <w:top w:w="28" w:type="dxa"/>
              <w:left w:w="85" w:type="dxa"/>
              <w:right w:w="85" w:type="dxa"/>
            </w:tcMar>
            <w:tcPrChange w:id="593" w:author="Omkar Kulthe" w:date="2025-03-19T15:35:00Z">
              <w:tcPr>
                <w:tcW w:w="7603" w:type="dxa"/>
                <w:gridSpan w:val="3"/>
                <w:shd w:val="clear" w:color="auto" w:fill="auto"/>
                <w:tcMar>
                  <w:top w:w="28" w:type="dxa"/>
                  <w:left w:w="85" w:type="dxa"/>
                  <w:right w:w="85" w:type="dxa"/>
                </w:tcMar>
              </w:tcPr>
            </w:tcPrChange>
          </w:tcPr>
          <w:p w14:paraId="051A4606" w14:textId="77777777" w:rsidR="00792726" w:rsidRPr="0023754F" w:rsidRDefault="00792726">
            <w:pPr>
              <w:pStyle w:val="Table"/>
              <w:jc w:val="center"/>
              <w:rPr>
                <w:ins w:id="594" w:author="Omkar Kulthe" w:date="2025-03-19T15:34:00Z"/>
              </w:rPr>
              <w:pPrChange w:id="595" w:author="Omkar Kulthe" w:date="2025-03-19T15:35:00Z">
                <w:pPr>
                  <w:pStyle w:val="Table"/>
                </w:pPr>
              </w:pPrChange>
            </w:pPr>
            <w:ins w:id="596" w:author="Omkar Kulthe" w:date="2025-03-19T15:34:00Z">
              <w:r w:rsidRPr="0023754F">
                <w:t>Information</w:t>
              </w:r>
              <w:r w:rsidRPr="0023754F">
                <w:rPr>
                  <w:spacing w:val="-5"/>
                </w:rPr>
                <w:t xml:space="preserve"> </w:t>
              </w:r>
              <w:r w:rsidRPr="0023754F">
                <w:t>Technology</w:t>
              </w:r>
              <w:r w:rsidRPr="0023754F">
                <w:rPr>
                  <w:spacing w:val="-4"/>
                </w:rPr>
                <w:t xml:space="preserve"> </w:t>
              </w:r>
              <w:r w:rsidRPr="0023754F">
                <w:t>Infrastructure</w:t>
              </w:r>
              <w:r w:rsidRPr="0023754F">
                <w:rPr>
                  <w:spacing w:val="-4"/>
                </w:rPr>
                <w:t xml:space="preserve"> </w:t>
              </w:r>
              <w:r w:rsidRPr="0023754F">
                <w:t>Library</w:t>
              </w:r>
            </w:ins>
          </w:p>
        </w:tc>
      </w:tr>
      <w:tr w:rsidR="00792726" w:rsidRPr="0023754F" w14:paraId="0031D9CB" w14:textId="77777777" w:rsidTr="00792726">
        <w:tblPrEx>
          <w:tblPrExChange w:id="597" w:author="Omkar Kulthe" w:date="2025-03-19T15:35:00Z">
            <w:tblPrEx>
              <w:tblBorders>
                <w:insideV w:val="single" w:sz="4" w:space="0" w:color="000000"/>
              </w:tblBorders>
            </w:tblPrEx>
          </w:tblPrExChange>
        </w:tblPrEx>
        <w:trPr>
          <w:trHeight w:val="347"/>
          <w:ins w:id="598" w:author="Omkar Kulthe" w:date="2025-03-19T15:34:00Z"/>
          <w:trPrChange w:id="599" w:author="Omkar Kulthe" w:date="2025-03-19T15:35:00Z">
            <w:trPr>
              <w:gridBefore w:val="1"/>
              <w:trHeight w:val="347"/>
              <w:tblHeader/>
            </w:trPr>
          </w:trPrChange>
        </w:trPr>
        <w:tc>
          <w:tcPr>
            <w:tcW w:w="1587" w:type="dxa"/>
            <w:shd w:val="clear" w:color="auto" w:fill="auto"/>
            <w:tcMar>
              <w:top w:w="28" w:type="dxa"/>
              <w:left w:w="85" w:type="dxa"/>
              <w:right w:w="85" w:type="dxa"/>
            </w:tcMar>
            <w:tcPrChange w:id="600" w:author="Omkar Kulthe" w:date="2025-03-19T15:35:00Z">
              <w:tcPr>
                <w:tcW w:w="1587" w:type="dxa"/>
                <w:gridSpan w:val="3"/>
                <w:shd w:val="clear" w:color="auto" w:fill="auto"/>
                <w:tcMar>
                  <w:top w:w="28" w:type="dxa"/>
                  <w:left w:w="85" w:type="dxa"/>
                  <w:right w:w="85" w:type="dxa"/>
                </w:tcMar>
              </w:tcPr>
            </w:tcPrChange>
          </w:tcPr>
          <w:p w14:paraId="158BA4AA" w14:textId="77777777" w:rsidR="00792726" w:rsidRPr="0023754F" w:rsidRDefault="00792726">
            <w:pPr>
              <w:pStyle w:val="Table"/>
              <w:jc w:val="center"/>
              <w:rPr>
                <w:ins w:id="601" w:author="Omkar Kulthe" w:date="2025-03-19T15:34:00Z"/>
              </w:rPr>
              <w:pPrChange w:id="602" w:author="Omkar Kulthe" w:date="2025-03-19T15:35:00Z">
                <w:pPr>
                  <w:pStyle w:val="Table"/>
                </w:pPr>
              </w:pPrChange>
            </w:pPr>
            <w:ins w:id="603" w:author="Omkar Kulthe" w:date="2025-03-19T15:34:00Z">
              <w:r w:rsidRPr="0023754F">
                <w:t>LAN</w:t>
              </w:r>
            </w:ins>
          </w:p>
        </w:tc>
        <w:tc>
          <w:tcPr>
            <w:tcW w:w="7603" w:type="dxa"/>
            <w:shd w:val="clear" w:color="auto" w:fill="auto"/>
            <w:tcMar>
              <w:top w:w="28" w:type="dxa"/>
              <w:left w:w="85" w:type="dxa"/>
              <w:right w:w="85" w:type="dxa"/>
            </w:tcMar>
            <w:tcPrChange w:id="604" w:author="Omkar Kulthe" w:date="2025-03-19T15:35:00Z">
              <w:tcPr>
                <w:tcW w:w="7603" w:type="dxa"/>
                <w:gridSpan w:val="3"/>
                <w:shd w:val="clear" w:color="auto" w:fill="auto"/>
                <w:tcMar>
                  <w:top w:w="28" w:type="dxa"/>
                  <w:left w:w="85" w:type="dxa"/>
                  <w:right w:w="85" w:type="dxa"/>
                </w:tcMar>
              </w:tcPr>
            </w:tcPrChange>
          </w:tcPr>
          <w:p w14:paraId="2938B985" w14:textId="77777777" w:rsidR="00792726" w:rsidRPr="0023754F" w:rsidRDefault="00792726">
            <w:pPr>
              <w:pStyle w:val="Table"/>
              <w:jc w:val="center"/>
              <w:rPr>
                <w:ins w:id="605" w:author="Omkar Kulthe" w:date="2025-03-19T15:34:00Z"/>
              </w:rPr>
              <w:pPrChange w:id="606" w:author="Omkar Kulthe" w:date="2025-03-19T15:35:00Z">
                <w:pPr>
                  <w:pStyle w:val="Table"/>
                </w:pPr>
              </w:pPrChange>
            </w:pPr>
            <w:ins w:id="607" w:author="Omkar Kulthe" w:date="2025-03-19T15:34:00Z">
              <w:r w:rsidRPr="0023754F">
                <w:t>local</w:t>
              </w:r>
              <w:r w:rsidRPr="0023754F">
                <w:rPr>
                  <w:spacing w:val="-2"/>
                </w:rPr>
                <w:t xml:space="preserve"> </w:t>
              </w:r>
              <w:r w:rsidRPr="0023754F">
                <w:t>area</w:t>
              </w:r>
              <w:r w:rsidRPr="0023754F">
                <w:rPr>
                  <w:spacing w:val="-1"/>
                </w:rPr>
                <w:t xml:space="preserve"> </w:t>
              </w:r>
              <w:r w:rsidRPr="0023754F">
                <w:t>network</w:t>
              </w:r>
            </w:ins>
          </w:p>
        </w:tc>
      </w:tr>
      <w:tr w:rsidR="00792726" w:rsidRPr="0023754F" w14:paraId="58329C0B" w14:textId="77777777" w:rsidTr="00792726">
        <w:tblPrEx>
          <w:tblPrExChange w:id="608" w:author="Omkar Kulthe" w:date="2025-03-19T15:35:00Z">
            <w:tblPrEx>
              <w:tblBorders>
                <w:insideV w:val="single" w:sz="4" w:space="0" w:color="000000"/>
              </w:tblBorders>
            </w:tblPrEx>
          </w:tblPrExChange>
        </w:tblPrEx>
        <w:trPr>
          <w:trHeight w:val="273"/>
          <w:ins w:id="609" w:author="Omkar Kulthe" w:date="2025-03-19T15:34:00Z"/>
          <w:trPrChange w:id="610" w:author="Omkar Kulthe" w:date="2025-03-19T15:35:00Z">
            <w:trPr>
              <w:gridBefore w:val="1"/>
              <w:trHeight w:val="273"/>
              <w:tblHeader/>
            </w:trPr>
          </w:trPrChange>
        </w:trPr>
        <w:tc>
          <w:tcPr>
            <w:tcW w:w="1587" w:type="dxa"/>
            <w:shd w:val="clear" w:color="auto" w:fill="auto"/>
            <w:tcMar>
              <w:top w:w="28" w:type="dxa"/>
              <w:left w:w="85" w:type="dxa"/>
              <w:right w:w="85" w:type="dxa"/>
            </w:tcMar>
            <w:tcPrChange w:id="611" w:author="Omkar Kulthe" w:date="2025-03-19T15:35:00Z">
              <w:tcPr>
                <w:tcW w:w="1587" w:type="dxa"/>
                <w:gridSpan w:val="3"/>
                <w:shd w:val="clear" w:color="auto" w:fill="auto"/>
                <w:tcMar>
                  <w:top w:w="28" w:type="dxa"/>
                  <w:left w:w="85" w:type="dxa"/>
                  <w:right w:w="85" w:type="dxa"/>
                </w:tcMar>
              </w:tcPr>
            </w:tcPrChange>
          </w:tcPr>
          <w:p w14:paraId="137CF63F" w14:textId="77777777" w:rsidR="00792726" w:rsidRPr="0023754F" w:rsidRDefault="00792726">
            <w:pPr>
              <w:pStyle w:val="Table"/>
              <w:jc w:val="center"/>
              <w:rPr>
                <w:ins w:id="612" w:author="Omkar Kulthe" w:date="2025-03-19T15:34:00Z"/>
              </w:rPr>
              <w:pPrChange w:id="613" w:author="Omkar Kulthe" w:date="2025-03-19T15:35:00Z">
                <w:pPr>
                  <w:pStyle w:val="Table"/>
                </w:pPr>
              </w:pPrChange>
            </w:pPr>
            <w:ins w:id="614" w:author="Omkar Kulthe" w:date="2025-03-19T15:34:00Z">
              <w:r w:rsidRPr="0023754F">
                <w:t>LUN</w:t>
              </w:r>
            </w:ins>
          </w:p>
        </w:tc>
        <w:tc>
          <w:tcPr>
            <w:tcW w:w="7603" w:type="dxa"/>
            <w:shd w:val="clear" w:color="auto" w:fill="auto"/>
            <w:tcMar>
              <w:top w:w="28" w:type="dxa"/>
              <w:left w:w="85" w:type="dxa"/>
              <w:right w:w="85" w:type="dxa"/>
            </w:tcMar>
            <w:tcPrChange w:id="615" w:author="Omkar Kulthe" w:date="2025-03-19T15:35:00Z">
              <w:tcPr>
                <w:tcW w:w="7603" w:type="dxa"/>
                <w:gridSpan w:val="3"/>
                <w:shd w:val="clear" w:color="auto" w:fill="auto"/>
                <w:tcMar>
                  <w:top w:w="28" w:type="dxa"/>
                  <w:left w:w="85" w:type="dxa"/>
                  <w:right w:w="85" w:type="dxa"/>
                </w:tcMar>
              </w:tcPr>
            </w:tcPrChange>
          </w:tcPr>
          <w:p w14:paraId="3BFF9CE4" w14:textId="77777777" w:rsidR="00792726" w:rsidRPr="0023754F" w:rsidRDefault="00792726">
            <w:pPr>
              <w:pStyle w:val="Table"/>
              <w:jc w:val="center"/>
              <w:rPr>
                <w:ins w:id="616" w:author="Omkar Kulthe" w:date="2025-03-19T15:34:00Z"/>
              </w:rPr>
              <w:pPrChange w:id="617" w:author="Omkar Kulthe" w:date="2025-03-19T15:35:00Z">
                <w:pPr>
                  <w:pStyle w:val="Table"/>
                </w:pPr>
              </w:pPrChange>
            </w:pPr>
            <w:ins w:id="618" w:author="Omkar Kulthe" w:date="2025-03-19T15:34:00Z">
              <w:r w:rsidRPr="0023754F">
                <w:t>logical</w:t>
              </w:r>
              <w:r w:rsidRPr="0023754F">
                <w:rPr>
                  <w:spacing w:val="-1"/>
                </w:rPr>
                <w:t xml:space="preserve"> </w:t>
              </w:r>
              <w:r w:rsidRPr="0023754F">
                <w:t>unit</w:t>
              </w:r>
              <w:r w:rsidRPr="0023754F">
                <w:rPr>
                  <w:spacing w:val="-1"/>
                </w:rPr>
                <w:t xml:space="preserve"> </w:t>
              </w:r>
              <w:r w:rsidRPr="0023754F">
                <w:t>number</w:t>
              </w:r>
            </w:ins>
          </w:p>
        </w:tc>
      </w:tr>
      <w:tr w:rsidR="00792726" w:rsidRPr="0023754F" w14:paraId="39E5A59A" w14:textId="77777777" w:rsidTr="00792726">
        <w:tblPrEx>
          <w:tblPrExChange w:id="619" w:author="Omkar Kulthe" w:date="2025-03-19T15:35:00Z">
            <w:tblPrEx>
              <w:tblBorders>
                <w:insideV w:val="single" w:sz="4" w:space="0" w:color="000000"/>
              </w:tblBorders>
            </w:tblPrEx>
          </w:tblPrExChange>
        </w:tblPrEx>
        <w:trPr>
          <w:trHeight w:val="273"/>
          <w:ins w:id="620" w:author="Omkar Kulthe" w:date="2025-03-19T15:34:00Z"/>
          <w:trPrChange w:id="621" w:author="Omkar Kulthe" w:date="2025-03-19T15:35:00Z">
            <w:trPr>
              <w:gridBefore w:val="1"/>
              <w:trHeight w:val="273"/>
              <w:tblHeader/>
            </w:trPr>
          </w:trPrChange>
        </w:trPr>
        <w:tc>
          <w:tcPr>
            <w:tcW w:w="1587" w:type="dxa"/>
            <w:shd w:val="clear" w:color="auto" w:fill="auto"/>
            <w:tcMar>
              <w:top w:w="28" w:type="dxa"/>
              <w:left w:w="85" w:type="dxa"/>
              <w:right w:w="85" w:type="dxa"/>
            </w:tcMar>
            <w:tcPrChange w:id="622" w:author="Omkar Kulthe" w:date="2025-03-19T15:35:00Z">
              <w:tcPr>
                <w:tcW w:w="1587" w:type="dxa"/>
                <w:gridSpan w:val="3"/>
                <w:shd w:val="clear" w:color="auto" w:fill="auto"/>
                <w:tcMar>
                  <w:top w:w="28" w:type="dxa"/>
                  <w:left w:w="85" w:type="dxa"/>
                  <w:right w:w="85" w:type="dxa"/>
                </w:tcMar>
              </w:tcPr>
            </w:tcPrChange>
          </w:tcPr>
          <w:p w14:paraId="28992D69" w14:textId="77777777" w:rsidR="00792726" w:rsidRPr="0023754F" w:rsidRDefault="00792726">
            <w:pPr>
              <w:pStyle w:val="Table"/>
              <w:jc w:val="center"/>
              <w:rPr>
                <w:ins w:id="623" w:author="Omkar Kulthe" w:date="2025-03-19T15:34:00Z"/>
              </w:rPr>
              <w:pPrChange w:id="624" w:author="Omkar Kulthe" w:date="2025-03-19T15:35:00Z">
                <w:pPr>
                  <w:pStyle w:val="Table"/>
                </w:pPr>
              </w:pPrChange>
            </w:pPr>
            <w:ins w:id="625" w:author="Omkar Kulthe" w:date="2025-03-19T15:34:00Z">
              <w:r w:rsidRPr="0023754F">
                <w:t>MCP</w:t>
              </w:r>
            </w:ins>
          </w:p>
        </w:tc>
        <w:tc>
          <w:tcPr>
            <w:tcW w:w="7603" w:type="dxa"/>
            <w:shd w:val="clear" w:color="auto" w:fill="auto"/>
            <w:tcMar>
              <w:top w:w="28" w:type="dxa"/>
              <w:left w:w="85" w:type="dxa"/>
              <w:right w:w="85" w:type="dxa"/>
            </w:tcMar>
            <w:tcPrChange w:id="626" w:author="Omkar Kulthe" w:date="2025-03-19T15:35:00Z">
              <w:tcPr>
                <w:tcW w:w="7603" w:type="dxa"/>
                <w:gridSpan w:val="3"/>
                <w:shd w:val="clear" w:color="auto" w:fill="auto"/>
                <w:tcMar>
                  <w:top w:w="28" w:type="dxa"/>
                  <w:left w:w="85" w:type="dxa"/>
                  <w:right w:w="85" w:type="dxa"/>
                </w:tcMar>
              </w:tcPr>
            </w:tcPrChange>
          </w:tcPr>
          <w:p w14:paraId="176FDFB3" w14:textId="77777777" w:rsidR="00792726" w:rsidRPr="0023754F" w:rsidRDefault="00792726">
            <w:pPr>
              <w:pStyle w:val="Table"/>
              <w:jc w:val="center"/>
              <w:rPr>
                <w:ins w:id="627" w:author="Omkar Kulthe" w:date="2025-03-19T15:34:00Z"/>
              </w:rPr>
              <w:pPrChange w:id="628" w:author="Omkar Kulthe" w:date="2025-03-19T15:35:00Z">
                <w:pPr>
                  <w:pStyle w:val="Table"/>
                </w:pPr>
              </w:pPrChange>
            </w:pPr>
            <w:ins w:id="629" w:author="Omkar Kulthe" w:date="2025-03-19T15:34:00Z">
              <w:r w:rsidRPr="0023754F">
                <w:t>Microsoft</w:t>
              </w:r>
              <w:r w:rsidRPr="0023754F">
                <w:rPr>
                  <w:spacing w:val="-7"/>
                </w:rPr>
                <w:t xml:space="preserve"> </w:t>
              </w:r>
              <w:r w:rsidRPr="0023754F">
                <w:t>Certified</w:t>
              </w:r>
              <w:r w:rsidRPr="0023754F">
                <w:rPr>
                  <w:spacing w:val="-4"/>
                </w:rPr>
                <w:t xml:space="preserve"> </w:t>
              </w:r>
              <w:r w:rsidRPr="0023754F">
                <w:t>Professional</w:t>
              </w:r>
            </w:ins>
          </w:p>
        </w:tc>
      </w:tr>
      <w:tr w:rsidR="00792726" w:rsidRPr="0023754F" w14:paraId="01322F29" w14:textId="77777777" w:rsidTr="00792726">
        <w:tblPrEx>
          <w:tblPrExChange w:id="630" w:author="Omkar Kulthe" w:date="2025-03-19T15:35:00Z">
            <w:tblPrEx>
              <w:tblBorders>
                <w:insideV w:val="single" w:sz="4" w:space="0" w:color="000000"/>
              </w:tblBorders>
            </w:tblPrEx>
          </w:tblPrExChange>
        </w:tblPrEx>
        <w:trPr>
          <w:trHeight w:val="273"/>
          <w:ins w:id="631" w:author="Omkar Kulthe" w:date="2025-03-19T15:34:00Z"/>
          <w:trPrChange w:id="632" w:author="Omkar Kulthe" w:date="2025-03-19T15:35:00Z">
            <w:trPr>
              <w:gridBefore w:val="1"/>
              <w:trHeight w:val="273"/>
              <w:tblHeader/>
            </w:trPr>
          </w:trPrChange>
        </w:trPr>
        <w:tc>
          <w:tcPr>
            <w:tcW w:w="1587" w:type="dxa"/>
            <w:shd w:val="clear" w:color="auto" w:fill="auto"/>
            <w:tcMar>
              <w:top w:w="28" w:type="dxa"/>
              <w:left w:w="85" w:type="dxa"/>
              <w:right w:w="85" w:type="dxa"/>
            </w:tcMar>
            <w:tcPrChange w:id="633" w:author="Omkar Kulthe" w:date="2025-03-19T15:35:00Z">
              <w:tcPr>
                <w:tcW w:w="1587" w:type="dxa"/>
                <w:gridSpan w:val="3"/>
                <w:shd w:val="clear" w:color="auto" w:fill="auto"/>
                <w:tcMar>
                  <w:top w:w="28" w:type="dxa"/>
                  <w:left w:w="85" w:type="dxa"/>
                  <w:right w:w="85" w:type="dxa"/>
                </w:tcMar>
              </w:tcPr>
            </w:tcPrChange>
          </w:tcPr>
          <w:p w14:paraId="3A0EDB0A" w14:textId="77777777" w:rsidR="00792726" w:rsidRPr="0023754F" w:rsidRDefault="00792726">
            <w:pPr>
              <w:pStyle w:val="Table"/>
              <w:jc w:val="center"/>
              <w:rPr>
                <w:ins w:id="634" w:author="Omkar Kulthe" w:date="2025-03-19T15:34:00Z"/>
              </w:rPr>
              <w:pPrChange w:id="635" w:author="Omkar Kulthe" w:date="2025-03-19T15:35:00Z">
                <w:pPr>
                  <w:pStyle w:val="Table"/>
                </w:pPr>
              </w:pPrChange>
            </w:pPr>
            <w:ins w:id="636" w:author="Omkar Kulthe" w:date="2025-03-19T15:34:00Z">
              <w:r w:rsidRPr="0023754F">
                <w:t>NDCS</w:t>
              </w:r>
            </w:ins>
          </w:p>
        </w:tc>
        <w:tc>
          <w:tcPr>
            <w:tcW w:w="7603" w:type="dxa"/>
            <w:shd w:val="clear" w:color="auto" w:fill="auto"/>
            <w:tcMar>
              <w:top w:w="28" w:type="dxa"/>
              <w:left w:w="85" w:type="dxa"/>
              <w:right w:w="85" w:type="dxa"/>
            </w:tcMar>
            <w:tcPrChange w:id="637" w:author="Omkar Kulthe" w:date="2025-03-19T15:35:00Z">
              <w:tcPr>
                <w:tcW w:w="7603" w:type="dxa"/>
                <w:gridSpan w:val="3"/>
                <w:shd w:val="clear" w:color="auto" w:fill="auto"/>
                <w:tcMar>
                  <w:top w:w="28" w:type="dxa"/>
                  <w:left w:w="85" w:type="dxa"/>
                  <w:right w:w="85" w:type="dxa"/>
                </w:tcMar>
              </w:tcPr>
            </w:tcPrChange>
          </w:tcPr>
          <w:p w14:paraId="66F5DD28" w14:textId="77777777" w:rsidR="00792726" w:rsidRPr="0023754F" w:rsidRDefault="00792726">
            <w:pPr>
              <w:pStyle w:val="Table"/>
              <w:jc w:val="center"/>
              <w:rPr>
                <w:ins w:id="638" w:author="Omkar Kulthe" w:date="2025-03-19T15:34:00Z"/>
              </w:rPr>
              <w:pPrChange w:id="639" w:author="Omkar Kulthe" w:date="2025-03-19T15:35:00Z">
                <w:pPr>
                  <w:pStyle w:val="Table"/>
                </w:pPr>
              </w:pPrChange>
            </w:pPr>
            <w:ins w:id="640" w:author="Omkar Kulthe" w:date="2025-03-19T15:34:00Z">
              <w:r w:rsidRPr="0023754F">
                <w:t>Network</w:t>
              </w:r>
              <w:r w:rsidRPr="0023754F">
                <w:rPr>
                  <w:spacing w:val="-4"/>
                </w:rPr>
                <w:t xml:space="preserve"> </w:t>
              </w:r>
              <w:r w:rsidRPr="0023754F">
                <w:t>Datacenter</w:t>
              </w:r>
              <w:r w:rsidRPr="0023754F">
                <w:rPr>
                  <w:spacing w:val="-5"/>
                </w:rPr>
                <w:t xml:space="preserve"> </w:t>
              </w:r>
              <w:r w:rsidRPr="0023754F">
                <w:t>Services</w:t>
              </w:r>
            </w:ins>
          </w:p>
        </w:tc>
      </w:tr>
      <w:tr w:rsidR="00792726" w:rsidRPr="0023754F" w14:paraId="5A60CB61" w14:textId="77777777" w:rsidTr="00792726">
        <w:tblPrEx>
          <w:tblPrExChange w:id="641" w:author="Omkar Kulthe" w:date="2025-03-19T15:35:00Z">
            <w:tblPrEx>
              <w:tblBorders>
                <w:insideV w:val="single" w:sz="4" w:space="0" w:color="000000"/>
              </w:tblBorders>
            </w:tblPrEx>
          </w:tblPrExChange>
        </w:tblPrEx>
        <w:trPr>
          <w:trHeight w:val="273"/>
          <w:ins w:id="642" w:author="Omkar Kulthe" w:date="2025-03-19T15:34:00Z"/>
          <w:trPrChange w:id="643" w:author="Omkar Kulthe" w:date="2025-03-19T15:35:00Z">
            <w:trPr>
              <w:gridBefore w:val="1"/>
              <w:trHeight w:val="273"/>
              <w:tblHeader/>
            </w:trPr>
          </w:trPrChange>
        </w:trPr>
        <w:tc>
          <w:tcPr>
            <w:tcW w:w="1587" w:type="dxa"/>
            <w:shd w:val="clear" w:color="auto" w:fill="auto"/>
            <w:tcMar>
              <w:top w:w="28" w:type="dxa"/>
              <w:left w:w="85" w:type="dxa"/>
              <w:right w:w="85" w:type="dxa"/>
            </w:tcMar>
            <w:tcPrChange w:id="644" w:author="Omkar Kulthe" w:date="2025-03-19T15:35:00Z">
              <w:tcPr>
                <w:tcW w:w="1587" w:type="dxa"/>
                <w:gridSpan w:val="3"/>
                <w:shd w:val="clear" w:color="auto" w:fill="auto"/>
                <w:tcMar>
                  <w:top w:w="28" w:type="dxa"/>
                  <w:left w:w="85" w:type="dxa"/>
                  <w:right w:w="85" w:type="dxa"/>
                </w:tcMar>
              </w:tcPr>
            </w:tcPrChange>
          </w:tcPr>
          <w:p w14:paraId="7D47F362" w14:textId="77777777" w:rsidR="00792726" w:rsidRPr="0023754F" w:rsidRDefault="00792726">
            <w:pPr>
              <w:pStyle w:val="Table"/>
              <w:jc w:val="center"/>
              <w:rPr>
                <w:ins w:id="645" w:author="Omkar Kulthe" w:date="2025-03-19T15:34:00Z"/>
              </w:rPr>
              <w:pPrChange w:id="646" w:author="Omkar Kulthe" w:date="2025-03-19T15:35:00Z">
                <w:pPr>
                  <w:pStyle w:val="Table"/>
                </w:pPr>
              </w:pPrChange>
            </w:pPr>
            <w:ins w:id="647" w:author="Omkar Kulthe" w:date="2025-03-19T15:34:00Z">
              <w:r w:rsidRPr="0023754F">
                <w:t>NTP</w:t>
              </w:r>
            </w:ins>
          </w:p>
        </w:tc>
        <w:tc>
          <w:tcPr>
            <w:tcW w:w="7603" w:type="dxa"/>
            <w:shd w:val="clear" w:color="auto" w:fill="auto"/>
            <w:tcMar>
              <w:top w:w="28" w:type="dxa"/>
              <w:left w:w="85" w:type="dxa"/>
              <w:right w:w="85" w:type="dxa"/>
            </w:tcMar>
            <w:tcPrChange w:id="648" w:author="Omkar Kulthe" w:date="2025-03-19T15:35:00Z">
              <w:tcPr>
                <w:tcW w:w="7603" w:type="dxa"/>
                <w:gridSpan w:val="3"/>
                <w:shd w:val="clear" w:color="auto" w:fill="auto"/>
                <w:tcMar>
                  <w:top w:w="28" w:type="dxa"/>
                  <w:left w:w="85" w:type="dxa"/>
                  <w:right w:w="85" w:type="dxa"/>
                </w:tcMar>
              </w:tcPr>
            </w:tcPrChange>
          </w:tcPr>
          <w:p w14:paraId="4C50FF59" w14:textId="2E34AE6F" w:rsidR="00792726" w:rsidRPr="0023754F" w:rsidRDefault="00792726">
            <w:pPr>
              <w:pStyle w:val="Table"/>
              <w:jc w:val="center"/>
              <w:rPr>
                <w:ins w:id="649" w:author="Omkar Kulthe" w:date="2025-03-19T15:34:00Z"/>
              </w:rPr>
              <w:pPrChange w:id="650" w:author="Omkar Kulthe" w:date="2025-03-19T15:35:00Z">
                <w:pPr>
                  <w:pStyle w:val="Table"/>
                </w:pPr>
              </w:pPrChange>
            </w:pPr>
            <w:ins w:id="651" w:author="Omkar Kulthe" w:date="2025-03-19T15:34:00Z">
              <w:r w:rsidRPr="0023754F">
                <w:t>Network</w:t>
              </w:r>
              <w:r w:rsidRPr="0023754F">
                <w:rPr>
                  <w:spacing w:val="-4"/>
                </w:rPr>
                <w:t xml:space="preserve"> </w:t>
              </w:r>
              <w:r w:rsidRPr="0023754F">
                <w:t>Time</w:t>
              </w:r>
              <w:commentRangeStart w:id="652"/>
              <w:commentRangeStart w:id="653"/>
              <w:r w:rsidRPr="0023754F">
                <w:rPr>
                  <w:spacing w:val="-3"/>
                </w:rPr>
                <w:t xml:space="preserve"> </w:t>
              </w:r>
              <w:r w:rsidRPr="0023754F">
                <w:t>Provider</w:t>
              </w:r>
            </w:ins>
            <w:commentRangeEnd w:id="652"/>
            <w:r w:rsidR="00E519A9">
              <w:rPr>
                <w:rStyle w:val="CommentReference"/>
              </w:rPr>
              <w:commentReference w:id="652"/>
            </w:r>
            <w:commentRangeEnd w:id="653"/>
            <w:r w:rsidR="00504861">
              <w:rPr>
                <w:rStyle w:val="CommentReference"/>
              </w:rPr>
              <w:commentReference w:id="653"/>
            </w:r>
            <w:r w:rsidR="00504861">
              <w:t xml:space="preserve"> Protocol</w:t>
            </w:r>
          </w:p>
        </w:tc>
      </w:tr>
      <w:tr w:rsidR="00792726" w:rsidRPr="0023754F" w14:paraId="054F2660" w14:textId="77777777" w:rsidTr="00792726">
        <w:tblPrEx>
          <w:tblPrExChange w:id="654" w:author="Omkar Kulthe" w:date="2025-03-19T15:35:00Z">
            <w:tblPrEx>
              <w:tblBorders>
                <w:insideV w:val="single" w:sz="4" w:space="0" w:color="000000"/>
              </w:tblBorders>
            </w:tblPrEx>
          </w:tblPrExChange>
        </w:tblPrEx>
        <w:trPr>
          <w:trHeight w:val="273"/>
          <w:ins w:id="655" w:author="Omkar Kulthe" w:date="2025-03-19T15:34:00Z"/>
          <w:trPrChange w:id="656" w:author="Omkar Kulthe" w:date="2025-03-19T15:35:00Z">
            <w:trPr>
              <w:gridBefore w:val="1"/>
              <w:trHeight w:val="273"/>
              <w:tblHeader/>
            </w:trPr>
          </w:trPrChange>
        </w:trPr>
        <w:tc>
          <w:tcPr>
            <w:tcW w:w="1587" w:type="dxa"/>
            <w:shd w:val="clear" w:color="auto" w:fill="auto"/>
            <w:tcMar>
              <w:top w:w="28" w:type="dxa"/>
              <w:left w:w="85" w:type="dxa"/>
              <w:right w:w="85" w:type="dxa"/>
            </w:tcMar>
            <w:tcPrChange w:id="657" w:author="Omkar Kulthe" w:date="2025-03-19T15:35:00Z">
              <w:tcPr>
                <w:tcW w:w="1587" w:type="dxa"/>
                <w:gridSpan w:val="3"/>
                <w:shd w:val="clear" w:color="auto" w:fill="auto"/>
                <w:tcMar>
                  <w:top w:w="28" w:type="dxa"/>
                  <w:left w:w="85" w:type="dxa"/>
                  <w:right w:w="85" w:type="dxa"/>
                </w:tcMar>
              </w:tcPr>
            </w:tcPrChange>
          </w:tcPr>
          <w:p w14:paraId="4E671E1B" w14:textId="77777777" w:rsidR="00792726" w:rsidRPr="0023754F" w:rsidRDefault="00792726">
            <w:pPr>
              <w:pStyle w:val="Table"/>
              <w:jc w:val="center"/>
              <w:rPr>
                <w:ins w:id="658" w:author="Omkar Kulthe" w:date="2025-03-19T15:34:00Z"/>
              </w:rPr>
              <w:pPrChange w:id="659" w:author="Omkar Kulthe" w:date="2025-03-19T15:35:00Z">
                <w:pPr>
                  <w:pStyle w:val="Table"/>
                </w:pPr>
              </w:pPrChange>
            </w:pPr>
            <w:ins w:id="660" w:author="Omkar Kulthe" w:date="2025-03-19T15:34:00Z">
              <w:r w:rsidRPr="0023754F">
                <w:t>OS</w:t>
              </w:r>
            </w:ins>
          </w:p>
        </w:tc>
        <w:tc>
          <w:tcPr>
            <w:tcW w:w="7603" w:type="dxa"/>
            <w:shd w:val="clear" w:color="auto" w:fill="auto"/>
            <w:tcMar>
              <w:top w:w="28" w:type="dxa"/>
              <w:left w:w="85" w:type="dxa"/>
              <w:right w:w="85" w:type="dxa"/>
            </w:tcMar>
            <w:tcPrChange w:id="661" w:author="Omkar Kulthe" w:date="2025-03-19T15:35:00Z">
              <w:tcPr>
                <w:tcW w:w="7603" w:type="dxa"/>
                <w:gridSpan w:val="3"/>
                <w:shd w:val="clear" w:color="auto" w:fill="auto"/>
                <w:tcMar>
                  <w:top w:w="28" w:type="dxa"/>
                  <w:left w:w="85" w:type="dxa"/>
                  <w:right w:w="85" w:type="dxa"/>
                </w:tcMar>
              </w:tcPr>
            </w:tcPrChange>
          </w:tcPr>
          <w:p w14:paraId="64FAD1CA" w14:textId="77777777" w:rsidR="00792726" w:rsidRPr="0023754F" w:rsidRDefault="00792726">
            <w:pPr>
              <w:pStyle w:val="Table"/>
              <w:jc w:val="center"/>
              <w:rPr>
                <w:ins w:id="662" w:author="Omkar Kulthe" w:date="2025-03-19T15:34:00Z"/>
              </w:rPr>
              <w:pPrChange w:id="663" w:author="Omkar Kulthe" w:date="2025-03-19T15:35:00Z">
                <w:pPr>
                  <w:pStyle w:val="Table"/>
                </w:pPr>
              </w:pPrChange>
            </w:pPr>
            <w:ins w:id="664" w:author="Omkar Kulthe" w:date="2025-03-19T15:34:00Z">
              <w:r w:rsidRPr="0023754F">
                <w:t>Operating</w:t>
              </w:r>
              <w:r w:rsidRPr="0023754F">
                <w:rPr>
                  <w:spacing w:val="-1"/>
                </w:rPr>
                <w:t xml:space="preserve"> </w:t>
              </w:r>
              <w:r w:rsidRPr="0023754F">
                <w:t>System</w:t>
              </w:r>
            </w:ins>
          </w:p>
        </w:tc>
      </w:tr>
      <w:tr w:rsidR="00792726" w:rsidRPr="0023754F" w14:paraId="7049577A" w14:textId="77777777" w:rsidTr="00792726">
        <w:tblPrEx>
          <w:tblPrExChange w:id="665" w:author="Omkar Kulthe" w:date="2025-03-19T15:35:00Z">
            <w:tblPrEx>
              <w:tblBorders>
                <w:insideV w:val="single" w:sz="4" w:space="0" w:color="000000"/>
              </w:tblBorders>
            </w:tblPrEx>
          </w:tblPrExChange>
        </w:tblPrEx>
        <w:trPr>
          <w:trHeight w:val="273"/>
          <w:ins w:id="666" w:author="Omkar Kulthe" w:date="2025-03-19T15:34:00Z"/>
          <w:trPrChange w:id="667" w:author="Omkar Kulthe" w:date="2025-03-19T15:35:00Z">
            <w:trPr>
              <w:gridBefore w:val="1"/>
              <w:trHeight w:val="273"/>
              <w:tblHeader/>
            </w:trPr>
          </w:trPrChange>
        </w:trPr>
        <w:tc>
          <w:tcPr>
            <w:tcW w:w="1587" w:type="dxa"/>
            <w:shd w:val="clear" w:color="auto" w:fill="auto"/>
            <w:tcMar>
              <w:top w:w="28" w:type="dxa"/>
              <w:left w:w="85" w:type="dxa"/>
              <w:right w:w="85" w:type="dxa"/>
            </w:tcMar>
            <w:tcPrChange w:id="668" w:author="Omkar Kulthe" w:date="2025-03-19T15:35:00Z">
              <w:tcPr>
                <w:tcW w:w="1587" w:type="dxa"/>
                <w:gridSpan w:val="3"/>
                <w:shd w:val="clear" w:color="auto" w:fill="auto"/>
                <w:tcMar>
                  <w:top w:w="28" w:type="dxa"/>
                  <w:left w:w="85" w:type="dxa"/>
                  <w:right w:w="85" w:type="dxa"/>
                </w:tcMar>
              </w:tcPr>
            </w:tcPrChange>
          </w:tcPr>
          <w:p w14:paraId="487FEB3E" w14:textId="77777777" w:rsidR="00792726" w:rsidRPr="0023754F" w:rsidRDefault="00792726">
            <w:pPr>
              <w:pStyle w:val="Table"/>
              <w:jc w:val="center"/>
              <w:rPr>
                <w:ins w:id="669" w:author="Omkar Kulthe" w:date="2025-03-19T15:34:00Z"/>
              </w:rPr>
              <w:pPrChange w:id="670" w:author="Omkar Kulthe" w:date="2025-03-19T15:35:00Z">
                <w:pPr>
                  <w:pStyle w:val="Table"/>
                </w:pPr>
              </w:pPrChange>
            </w:pPr>
            <w:ins w:id="671" w:author="Omkar Kulthe" w:date="2025-03-19T15:34:00Z">
              <w:r w:rsidRPr="0023754F">
                <w:t>RAID</w:t>
              </w:r>
            </w:ins>
          </w:p>
        </w:tc>
        <w:tc>
          <w:tcPr>
            <w:tcW w:w="7603" w:type="dxa"/>
            <w:shd w:val="clear" w:color="auto" w:fill="auto"/>
            <w:tcMar>
              <w:top w:w="28" w:type="dxa"/>
              <w:left w:w="85" w:type="dxa"/>
              <w:right w:w="85" w:type="dxa"/>
            </w:tcMar>
            <w:tcPrChange w:id="672" w:author="Omkar Kulthe" w:date="2025-03-19T15:35:00Z">
              <w:tcPr>
                <w:tcW w:w="7603" w:type="dxa"/>
                <w:gridSpan w:val="3"/>
                <w:shd w:val="clear" w:color="auto" w:fill="auto"/>
                <w:tcMar>
                  <w:top w:w="28" w:type="dxa"/>
                  <w:left w:w="85" w:type="dxa"/>
                  <w:right w:w="85" w:type="dxa"/>
                </w:tcMar>
              </w:tcPr>
            </w:tcPrChange>
          </w:tcPr>
          <w:p w14:paraId="6E709677" w14:textId="77777777" w:rsidR="00792726" w:rsidRPr="0023754F" w:rsidRDefault="00792726">
            <w:pPr>
              <w:pStyle w:val="Table"/>
              <w:jc w:val="center"/>
              <w:rPr>
                <w:ins w:id="673" w:author="Omkar Kulthe" w:date="2025-03-19T15:34:00Z"/>
              </w:rPr>
              <w:pPrChange w:id="674" w:author="Omkar Kulthe" w:date="2025-03-19T15:35:00Z">
                <w:pPr>
                  <w:pStyle w:val="Table"/>
                </w:pPr>
              </w:pPrChange>
            </w:pPr>
            <w:ins w:id="675" w:author="Omkar Kulthe" w:date="2025-03-19T15:34:00Z">
              <w:r w:rsidRPr="0023754F">
                <w:t>Redundant</w:t>
              </w:r>
              <w:r w:rsidRPr="0023754F">
                <w:rPr>
                  <w:spacing w:val="-5"/>
                </w:rPr>
                <w:t xml:space="preserve"> </w:t>
              </w:r>
              <w:r w:rsidRPr="0023754F">
                <w:t>Array</w:t>
              </w:r>
              <w:r w:rsidRPr="0023754F">
                <w:rPr>
                  <w:spacing w:val="-2"/>
                </w:rPr>
                <w:t xml:space="preserve"> </w:t>
              </w:r>
              <w:r w:rsidRPr="0023754F">
                <w:t>of</w:t>
              </w:r>
              <w:r w:rsidRPr="0023754F">
                <w:rPr>
                  <w:spacing w:val="-3"/>
                </w:rPr>
                <w:t xml:space="preserve"> </w:t>
              </w:r>
              <w:r w:rsidRPr="0023754F">
                <w:t>Inexpensive</w:t>
              </w:r>
              <w:r w:rsidRPr="0023754F">
                <w:rPr>
                  <w:spacing w:val="-2"/>
                </w:rPr>
                <w:t xml:space="preserve"> </w:t>
              </w:r>
              <w:r w:rsidRPr="0023754F">
                <w:t>Disks</w:t>
              </w:r>
            </w:ins>
          </w:p>
        </w:tc>
      </w:tr>
      <w:tr w:rsidR="00792726" w:rsidRPr="0023754F" w14:paraId="69A9C97A" w14:textId="77777777" w:rsidTr="00792726">
        <w:tblPrEx>
          <w:tblPrExChange w:id="676" w:author="Omkar Kulthe" w:date="2025-03-19T15:35:00Z">
            <w:tblPrEx>
              <w:tblBorders>
                <w:insideV w:val="single" w:sz="4" w:space="0" w:color="000000"/>
              </w:tblBorders>
            </w:tblPrEx>
          </w:tblPrExChange>
        </w:tblPrEx>
        <w:trPr>
          <w:trHeight w:val="275"/>
          <w:ins w:id="677" w:author="Omkar Kulthe" w:date="2025-03-19T15:34:00Z"/>
          <w:trPrChange w:id="678" w:author="Omkar Kulthe" w:date="2025-03-19T15:35:00Z">
            <w:trPr>
              <w:gridBefore w:val="1"/>
              <w:trHeight w:val="275"/>
              <w:tblHeader/>
            </w:trPr>
          </w:trPrChange>
        </w:trPr>
        <w:tc>
          <w:tcPr>
            <w:tcW w:w="1587" w:type="dxa"/>
            <w:shd w:val="clear" w:color="auto" w:fill="auto"/>
            <w:tcMar>
              <w:top w:w="28" w:type="dxa"/>
              <w:left w:w="85" w:type="dxa"/>
              <w:right w:w="85" w:type="dxa"/>
            </w:tcMar>
            <w:tcPrChange w:id="679" w:author="Omkar Kulthe" w:date="2025-03-19T15:35:00Z">
              <w:tcPr>
                <w:tcW w:w="1587" w:type="dxa"/>
                <w:gridSpan w:val="3"/>
                <w:shd w:val="clear" w:color="auto" w:fill="auto"/>
                <w:tcMar>
                  <w:top w:w="28" w:type="dxa"/>
                  <w:left w:w="85" w:type="dxa"/>
                  <w:right w:w="85" w:type="dxa"/>
                </w:tcMar>
              </w:tcPr>
            </w:tcPrChange>
          </w:tcPr>
          <w:p w14:paraId="48ADD416" w14:textId="77777777" w:rsidR="00792726" w:rsidRPr="0023754F" w:rsidRDefault="00792726">
            <w:pPr>
              <w:pStyle w:val="Table"/>
              <w:jc w:val="center"/>
              <w:rPr>
                <w:ins w:id="680" w:author="Omkar Kulthe" w:date="2025-03-19T15:34:00Z"/>
              </w:rPr>
              <w:pPrChange w:id="681" w:author="Omkar Kulthe" w:date="2025-03-19T15:35:00Z">
                <w:pPr>
                  <w:pStyle w:val="Table"/>
                </w:pPr>
              </w:pPrChange>
            </w:pPr>
            <w:ins w:id="682" w:author="Omkar Kulthe" w:date="2025-03-19T15:34:00Z">
              <w:r w:rsidRPr="0023754F">
                <w:t>RPO</w:t>
              </w:r>
            </w:ins>
          </w:p>
        </w:tc>
        <w:tc>
          <w:tcPr>
            <w:tcW w:w="7603" w:type="dxa"/>
            <w:shd w:val="clear" w:color="auto" w:fill="auto"/>
            <w:tcMar>
              <w:top w:w="28" w:type="dxa"/>
              <w:left w:w="85" w:type="dxa"/>
              <w:right w:w="85" w:type="dxa"/>
            </w:tcMar>
            <w:tcPrChange w:id="683" w:author="Omkar Kulthe" w:date="2025-03-19T15:35:00Z">
              <w:tcPr>
                <w:tcW w:w="7603" w:type="dxa"/>
                <w:gridSpan w:val="3"/>
                <w:shd w:val="clear" w:color="auto" w:fill="auto"/>
                <w:tcMar>
                  <w:top w:w="28" w:type="dxa"/>
                  <w:left w:w="85" w:type="dxa"/>
                  <w:right w:w="85" w:type="dxa"/>
                </w:tcMar>
              </w:tcPr>
            </w:tcPrChange>
          </w:tcPr>
          <w:p w14:paraId="4FAE3811" w14:textId="77777777" w:rsidR="00792726" w:rsidRPr="0023754F" w:rsidRDefault="00792726">
            <w:pPr>
              <w:pStyle w:val="Table"/>
              <w:jc w:val="center"/>
              <w:rPr>
                <w:ins w:id="684" w:author="Omkar Kulthe" w:date="2025-03-19T15:34:00Z"/>
              </w:rPr>
              <w:pPrChange w:id="685" w:author="Omkar Kulthe" w:date="2025-03-19T15:35:00Z">
                <w:pPr>
                  <w:pStyle w:val="Table"/>
                </w:pPr>
              </w:pPrChange>
            </w:pPr>
            <w:ins w:id="686" w:author="Omkar Kulthe" w:date="2025-03-19T15:34:00Z">
              <w:r w:rsidRPr="0023754F">
                <w:t>Recovery</w:t>
              </w:r>
              <w:r w:rsidRPr="0023754F">
                <w:rPr>
                  <w:spacing w:val="-2"/>
                </w:rPr>
                <w:t xml:space="preserve"> </w:t>
              </w:r>
              <w:r w:rsidRPr="0023754F">
                <w:t>Point</w:t>
              </w:r>
              <w:r w:rsidRPr="0023754F">
                <w:rPr>
                  <w:spacing w:val="-3"/>
                </w:rPr>
                <w:t xml:space="preserve"> </w:t>
              </w:r>
              <w:r w:rsidRPr="0023754F">
                <w:t>Objective</w:t>
              </w:r>
            </w:ins>
          </w:p>
        </w:tc>
      </w:tr>
      <w:tr w:rsidR="00792726" w:rsidRPr="0023754F" w14:paraId="48D900B4" w14:textId="77777777" w:rsidTr="00792726">
        <w:tblPrEx>
          <w:tblPrExChange w:id="687" w:author="Omkar Kulthe" w:date="2025-03-19T15:35:00Z">
            <w:tblPrEx>
              <w:tblBorders>
                <w:insideV w:val="single" w:sz="4" w:space="0" w:color="000000"/>
              </w:tblBorders>
            </w:tblPrEx>
          </w:tblPrExChange>
        </w:tblPrEx>
        <w:trPr>
          <w:trHeight w:val="273"/>
          <w:ins w:id="688" w:author="Omkar Kulthe" w:date="2025-03-19T15:34:00Z"/>
          <w:trPrChange w:id="689" w:author="Omkar Kulthe" w:date="2025-03-19T15:35:00Z">
            <w:trPr>
              <w:gridBefore w:val="1"/>
              <w:trHeight w:val="273"/>
              <w:tblHeader/>
            </w:trPr>
          </w:trPrChange>
        </w:trPr>
        <w:tc>
          <w:tcPr>
            <w:tcW w:w="1587" w:type="dxa"/>
            <w:shd w:val="clear" w:color="auto" w:fill="auto"/>
            <w:tcMar>
              <w:top w:w="28" w:type="dxa"/>
              <w:left w:w="85" w:type="dxa"/>
              <w:right w:w="85" w:type="dxa"/>
            </w:tcMar>
            <w:tcPrChange w:id="690" w:author="Omkar Kulthe" w:date="2025-03-19T15:35:00Z">
              <w:tcPr>
                <w:tcW w:w="1587" w:type="dxa"/>
                <w:gridSpan w:val="3"/>
                <w:shd w:val="clear" w:color="auto" w:fill="auto"/>
                <w:tcMar>
                  <w:top w:w="28" w:type="dxa"/>
                  <w:left w:w="85" w:type="dxa"/>
                  <w:right w:w="85" w:type="dxa"/>
                </w:tcMar>
              </w:tcPr>
            </w:tcPrChange>
          </w:tcPr>
          <w:p w14:paraId="31A33D57" w14:textId="77777777" w:rsidR="00792726" w:rsidRPr="0023754F" w:rsidRDefault="00792726">
            <w:pPr>
              <w:pStyle w:val="Table"/>
              <w:jc w:val="center"/>
              <w:rPr>
                <w:ins w:id="691" w:author="Omkar Kulthe" w:date="2025-03-19T15:34:00Z"/>
              </w:rPr>
              <w:pPrChange w:id="692" w:author="Omkar Kulthe" w:date="2025-03-19T15:35:00Z">
                <w:pPr>
                  <w:pStyle w:val="Table"/>
                </w:pPr>
              </w:pPrChange>
            </w:pPr>
            <w:ins w:id="693" w:author="Omkar Kulthe" w:date="2025-03-19T15:34:00Z">
              <w:r w:rsidRPr="0023754F">
                <w:t>RTO</w:t>
              </w:r>
            </w:ins>
          </w:p>
        </w:tc>
        <w:tc>
          <w:tcPr>
            <w:tcW w:w="7603" w:type="dxa"/>
            <w:shd w:val="clear" w:color="auto" w:fill="auto"/>
            <w:tcMar>
              <w:top w:w="28" w:type="dxa"/>
              <w:left w:w="85" w:type="dxa"/>
              <w:right w:w="85" w:type="dxa"/>
            </w:tcMar>
            <w:tcPrChange w:id="694" w:author="Omkar Kulthe" w:date="2025-03-19T15:35:00Z">
              <w:tcPr>
                <w:tcW w:w="7603" w:type="dxa"/>
                <w:gridSpan w:val="3"/>
                <w:shd w:val="clear" w:color="auto" w:fill="auto"/>
                <w:tcMar>
                  <w:top w:w="28" w:type="dxa"/>
                  <w:left w:w="85" w:type="dxa"/>
                  <w:right w:w="85" w:type="dxa"/>
                </w:tcMar>
              </w:tcPr>
            </w:tcPrChange>
          </w:tcPr>
          <w:p w14:paraId="5E74FB49" w14:textId="77777777" w:rsidR="00792726" w:rsidRPr="0023754F" w:rsidRDefault="00792726">
            <w:pPr>
              <w:pStyle w:val="Table"/>
              <w:jc w:val="center"/>
              <w:rPr>
                <w:ins w:id="695" w:author="Omkar Kulthe" w:date="2025-03-19T15:34:00Z"/>
              </w:rPr>
              <w:pPrChange w:id="696" w:author="Omkar Kulthe" w:date="2025-03-19T15:35:00Z">
                <w:pPr>
                  <w:pStyle w:val="Table"/>
                </w:pPr>
              </w:pPrChange>
            </w:pPr>
            <w:ins w:id="697" w:author="Omkar Kulthe" w:date="2025-03-19T15:34:00Z">
              <w:r w:rsidRPr="0023754F">
                <w:t>Recovery</w:t>
              </w:r>
              <w:r w:rsidRPr="0023754F">
                <w:rPr>
                  <w:spacing w:val="-2"/>
                </w:rPr>
                <w:t xml:space="preserve"> </w:t>
              </w:r>
              <w:r w:rsidRPr="0023754F">
                <w:t>Time</w:t>
              </w:r>
              <w:r w:rsidRPr="0023754F">
                <w:rPr>
                  <w:spacing w:val="-5"/>
                </w:rPr>
                <w:t xml:space="preserve"> </w:t>
              </w:r>
              <w:r w:rsidRPr="0023754F">
                <w:t>Objective</w:t>
              </w:r>
            </w:ins>
          </w:p>
        </w:tc>
      </w:tr>
      <w:tr w:rsidR="00792726" w:rsidRPr="0023754F" w14:paraId="5F44AE44" w14:textId="77777777" w:rsidTr="00792726">
        <w:tblPrEx>
          <w:tblPrExChange w:id="698" w:author="Omkar Kulthe" w:date="2025-03-19T15:35:00Z">
            <w:tblPrEx>
              <w:tblBorders>
                <w:insideV w:val="single" w:sz="4" w:space="0" w:color="000000"/>
              </w:tblBorders>
            </w:tblPrEx>
          </w:tblPrExChange>
        </w:tblPrEx>
        <w:trPr>
          <w:trHeight w:val="273"/>
          <w:ins w:id="699" w:author="Omkar Kulthe" w:date="2025-03-19T15:34:00Z"/>
          <w:trPrChange w:id="700" w:author="Omkar Kulthe" w:date="2025-03-19T15:35:00Z">
            <w:trPr>
              <w:gridBefore w:val="1"/>
              <w:trHeight w:val="273"/>
              <w:tblHeader/>
            </w:trPr>
          </w:trPrChange>
        </w:trPr>
        <w:tc>
          <w:tcPr>
            <w:tcW w:w="1587" w:type="dxa"/>
            <w:shd w:val="clear" w:color="auto" w:fill="auto"/>
            <w:tcMar>
              <w:top w:w="28" w:type="dxa"/>
              <w:left w:w="85" w:type="dxa"/>
              <w:right w:w="85" w:type="dxa"/>
            </w:tcMar>
            <w:tcPrChange w:id="701" w:author="Omkar Kulthe" w:date="2025-03-19T15:35:00Z">
              <w:tcPr>
                <w:tcW w:w="1587" w:type="dxa"/>
                <w:gridSpan w:val="3"/>
                <w:shd w:val="clear" w:color="auto" w:fill="auto"/>
                <w:tcMar>
                  <w:top w:w="28" w:type="dxa"/>
                  <w:left w:w="85" w:type="dxa"/>
                  <w:right w:w="85" w:type="dxa"/>
                </w:tcMar>
              </w:tcPr>
            </w:tcPrChange>
          </w:tcPr>
          <w:p w14:paraId="47FCC36B" w14:textId="77777777" w:rsidR="00792726" w:rsidRPr="0023754F" w:rsidRDefault="00792726">
            <w:pPr>
              <w:pStyle w:val="Table"/>
              <w:jc w:val="center"/>
              <w:rPr>
                <w:ins w:id="702" w:author="Omkar Kulthe" w:date="2025-03-19T15:34:00Z"/>
              </w:rPr>
              <w:pPrChange w:id="703" w:author="Omkar Kulthe" w:date="2025-03-19T15:35:00Z">
                <w:pPr>
                  <w:pStyle w:val="Table"/>
                </w:pPr>
              </w:pPrChange>
            </w:pPr>
            <w:ins w:id="704" w:author="Omkar Kulthe" w:date="2025-03-19T15:34:00Z">
              <w:r w:rsidRPr="0023754F">
                <w:t>SAN</w:t>
              </w:r>
            </w:ins>
          </w:p>
        </w:tc>
        <w:tc>
          <w:tcPr>
            <w:tcW w:w="7603" w:type="dxa"/>
            <w:shd w:val="clear" w:color="auto" w:fill="auto"/>
            <w:tcMar>
              <w:top w:w="28" w:type="dxa"/>
              <w:left w:w="85" w:type="dxa"/>
              <w:right w:w="85" w:type="dxa"/>
            </w:tcMar>
            <w:tcPrChange w:id="705" w:author="Omkar Kulthe" w:date="2025-03-19T15:35:00Z">
              <w:tcPr>
                <w:tcW w:w="7603" w:type="dxa"/>
                <w:gridSpan w:val="3"/>
                <w:shd w:val="clear" w:color="auto" w:fill="auto"/>
                <w:tcMar>
                  <w:top w:w="28" w:type="dxa"/>
                  <w:left w:w="85" w:type="dxa"/>
                  <w:right w:w="85" w:type="dxa"/>
                </w:tcMar>
              </w:tcPr>
            </w:tcPrChange>
          </w:tcPr>
          <w:p w14:paraId="46E1CB65" w14:textId="77777777" w:rsidR="00792726" w:rsidRPr="0023754F" w:rsidRDefault="00792726">
            <w:pPr>
              <w:pStyle w:val="Table"/>
              <w:jc w:val="center"/>
              <w:rPr>
                <w:ins w:id="706" w:author="Omkar Kulthe" w:date="2025-03-19T15:34:00Z"/>
              </w:rPr>
              <w:pPrChange w:id="707" w:author="Omkar Kulthe" w:date="2025-03-19T15:35:00Z">
                <w:pPr>
                  <w:pStyle w:val="Table"/>
                </w:pPr>
              </w:pPrChange>
            </w:pPr>
            <w:ins w:id="708" w:author="Omkar Kulthe" w:date="2025-03-19T15:34:00Z">
              <w:r w:rsidRPr="0023754F">
                <w:t>Storage</w:t>
              </w:r>
              <w:r w:rsidRPr="0023754F">
                <w:rPr>
                  <w:spacing w:val="-3"/>
                </w:rPr>
                <w:t xml:space="preserve"> </w:t>
              </w:r>
              <w:r w:rsidRPr="0023754F">
                <w:t>Area</w:t>
              </w:r>
              <w:r w:rsidRPr="0023754F">
                <w:rPr>
                  <w:spacing w:val="-2"/>
                </w:rPr>
                <w:t xml:space="preserve"> </w:t>
              </w:r>
              <w:r w:rsidRPr="0023754F">
                <w:t>Network</w:t>
              </w:r>
            </w:ins>
          </w:p>
        </w:tc>
      </w:tr>
      <w:tr w:rsidR="00792726" w:rsidRPr="0023754F" w14:paraId="0E5BB15F" w14:textId="77777777" w:rsidTr="00792726">
        <w:tblPrEx>
          <w:tblPrExChange w:id="709" w:author="Omkar Kulthe" w:date="2025-03-19T15:35:00Z">
            <w:tblPrEx>
              <w:tblBorders>
                <w:insideV w:val="single" w:sz="4" w:space="0" w:color="000000"/>
              </w:tblBorders>
            </w:tblPrEx>
          </w:tblPrExChange>
        </w:tblPrEx>
        <w:trPr>
          <w:trHeight w:val="273"/>
          <w:ins w:id="710" w:author="Omkar Kulthe" w:date="2025-03-19T15:34:00Z"/>
          <w:trPrChange w:id="711" w:author="Omkar Kulthe" w:date="2025-03-19T15:35:00Z">
            <w:trPr>
              <w:gridBefore w:val="1"/>
              <w:trHeight w:val="273"/>
              <w:tblHeader/>
            </w:trPr>
          </w:trPrChange>
        </w:trPr>
        <w:tc>
          <w:tcPr>
            <w:tcW w:w="1587" w:type="dxa"/>
            <w:shd w:val="clear" w:color="auto" w:fill="auto"/>
            <w:tcMar>
              <w:top w:w="28" w:type="dxa"/>
              <w:left w:w="85" w:type="dxa"/>
              <w:right w:w="85" w:type="dxa"/>
            </w:tcMar>
            <w:tcPrChange w:id="712" w:author="Omkar Kulthe" w:date="2025-03-19T15:35:00Z">
              <w:tcPr>
                <w:tcW w:w="1587" w:type="dxa"/>
                <w:gridSpan w:val="3"/>
                <w:shd w:val="clear" w:color="auto" w:fill="auto"/>
                <w:tcMar>
                  <w:top w:w="28" w:type="dxa"/>
                  <w:left w:w="85" w:type="dxa"/>
                  <w:right w:w="85" w:type="dxa"/>
                </w:tcMar>
              </w:tcPr>
            </w:tcPrChange>
          </w:tcPr>
          <w:p w14:paraId="68DE58F7" w14:textId="77777777" w:rsidR="00792726" w:rsidRPr="0023754F" w:rsidRDefault="00792726">
            <w:pPr>
              <w:pStyle w:val="Table"/>
              <w:jc w:val="center"/>
              <w:rPr>
                <w:ins w:id="713" w:author="Omkar Kulthe" w:date="2025-03-19T15:34:00Z"/>
              </w:rPr>
              <w:pPrChange w:id="714" w:author="Omkar Kulthe" w:date="2025-03-19T15:35:00Z">
                <w:pPr>
                  <w:pStyle w:val="Table"/>
                </w:pPr>
              </w:pPrChange>
            </w:pPr>
            <w:ins w:id="715" w:author="Omkar Kulthe" w:date="2025-03-19T15:34:00Z">
              <w:r w:rsidRPr="0023754F">
                <w:t>SAS</w:t>
              </w:r>
            </w:ins>
          </w:p>
        </w:tc>
        <w:tc>
          <w:tcPr>
            <w:tcW w:w="7603" w:type="dxa"/>
            <w:shd w:val="clear" w:color="auto" w:fill="auto"/>
            <w:tcMar>
              <w:top w:w="28" w:type="dxa"/>
              <w:left w:w="85" w:type="dxa"/>
              <w:right w:w="85" w:type="dxa"/>
            </w:tcMar>
            <w:tcPrChange w:id="716" w:author="Omkar Kulthe" w:date="2025-03-19T15:35:00Z">
              <w:tcPr>
                <w:tcW w:w="7603" w:type="dxa"/>
                <w:gridSpan w:val="3"/>
                <w:shd w:val="clear" w:color="auto" w:fill="auto"/>
                <w:tcMar>
                  <w:top w:w="28" w:type="dxa"/>
                  <w:left w:w="85" w:type="dxa"/>
                  <w:right w:w="85" w:type="dxa"/>
                </w:tcMar>
              </w:tcPr>
            </w:tcPrChange>
          </w:tcPr>
          <w:p w14:paraId="3507FC02" w14:textId="77777777" w:rsidR="00792726" w:rsidRPr="0023754F" w:rsidRDefault="00792726">
            <w:pPr>
              <w:pStyle w:val="Table"/>
              <w:jc w:val="center"/>
              <w:rPr>
                <w:ins w:id="717" w:author="Omkar Kulthe" w:date="2025-03-19T15:34:00Z"/>
              </w:rPr>
              <w:pPrChange w:id="718" w:author="Omkar Kulthe" w:date="2025-03-19T15:35:00Z">
                <w:pPr>
                  <w:pStyle w:val="Table"/>
                </w:pPr>
              </w:pPrChange>
            </w:pPr>
            <w:ins w:id="719" w:author="Omkar Kulthe" w:date="2025-03-19T15:34:00Z">
              <w:r w:rsidRPr="0023754F">
                <w:t>Serial</w:t>
              </w:r>
              <w:r w:rsidRPr="0023754F">
                <w:rPr>
                  <w:spacing w:val="-3"/>
                </w:rPr>
                <w:t xml:space="preserve"> </w:t>
              </w:r>
              <w:r w:rsidRPr="0023754F">
                <w:t>Attached</w:t>
              </w:r>
              <w:r w:rsidRPr="0023754F">
                <w:rPr>
                  <w:spacing w:val="-1"/>
                </w:rPr>
                <w:t xml:space="preserve"> </w:t>
              </w:r>
              <w:r w:rsidRPr="0023754F">
                <w:t>SCSI</w:t>
              </w:r>
            </w:ins>
          </w:p>
        </w:tc>
      </w:tr>
      <w:tr w:rsidR="00792726" w:rsidRPr="0023754F" w14:paraId="0636FD44" w14:textId="77777777" w:rsidTr="00792726">
        <w:tblPrEx>
          <w:tblPrExChange w:id="720" w:author="Omkar Kulthe" w:date="2025-03-19T15:35:00Z">
            <w:tblPrEx>
              <w:tblBorders>
                <w:insideV w:val="single" w:sz="4" w:space="0" w:color="000000"/>
              </w:tblBorders>
            </w:tblPrEx>
          </w:tblPrExChange>
        </w:tblPrEx>
        <w:trPr>
          <w:trHeight w:val="273"/>
          <w:ins w:id="721" w:author="Omkar Kulthe" w:date="2025-03-19T15:34:00Z"/>
          <w:trPrChange w:id="722" w:author="Omkar Kulthe" w:date="2025-03-19T15:35:00Z">
            <w:trPr>
              <w:gridBefore w:val="1"/>
              <w:trHeight w:val="273"/>
              <w:tblHeader/>
            </w:trPr>
          </w:trPrChange>
        </w:trPr>
        <w:tc>
          <w:tcPr>
            <w:tcW w:w="1587" w:type="dxa"/>
            <w:shd w:val="clear" w:color="auto" w:fill="auto"/>
            <w:tcMar>
              <w:top w:w="28" w:type="dxa"/>
              <w:left w:w="85" w:type="dxa"/>
              <w:right w:w="85" w:type="dxa"/>
            </w:tcMar>
            <w:tcPrChange w:id="723" w:author="Omkar Kulthe" w:date="2025-03-19T15:35:00Z">
              <w:tcPr>
                <w:tcW w:w="1587" w:type="dxa"/>
                <w:gridSpan w:val="3"/>
                <w:shd w:val="clear" w:color="auto" w:fill="auto"/>
                <w:tcMar>
                  <w:top w:w="28" w:type="dxa"/>
                  <w:left w:w="85" w:type="dxa"/>
                  <w:right w:w="85" w:type="dxa"/>
                </w:tcMar>
              </w:tcPr>
            </w:tcPrChange>
          </w:tcPr>
          <w:p w14:paraId="6EB0386A" w14:textId="77777777" w:rsidR="00792726" w:rsidRPr="0023754F" w:rsidRDefault="00792726">
            <w:pPr>
              <w:pStyle w:val="Table"/>
              <w:jc w:val="center"/>
              <w:rPr>
                <w:ins w:id="724" w:author="Omkar Kulthe" w:date="2025-03-19T15:34:00Z"/>
              </w:rPr>
              <w:pPrChange w:id="725" w:author="Omkar Kulthe" w:date="2025-03-19T15:35:00Z">
                <w:pPr>
                  <w:pStyle w:val="Table"/>
                </w:pPr>
              </w:pPrChange>
            </w:pPr>
            <w:ins w:id="726" w:author="Omkar Kulthe" w:date="2025-03-19T15:34:00Z">
              <w:r w:rsidRPr="0023754F">
                <w:t>SCOM</w:t>
              </w:r>
            </w:ins>
          </w:p>
        </w:tc>
        <w:tc>
          <w:tcPr>
            <w:tcW w:w="7603" w:type="dxa"/>
            <w:shd w:val="clear" w:color="auto" w:fill="auto"/>
            <w:tcMar>
              <w:top w:w="28" w:type="dxa"/>
              <w:left w:w="85" w:type="dxa"/>
              <w:right w:w="85" w:type="dxa"/>
            </w:tcMar>
            <w:tcPrChange w:id="727" w:author="Omkar Kulthe" w:date="2025-03-19T15:35:00Z">
              <w:tcPr>
                <w:tcW w:w="7603" w:type="dxa"/>
                <w:gridSpan w:val="3"/>
                <w:shd w:val="clear" w:color="auto" w:fill="auto"/>
                <w:tcMar>
                  <w:top w:w="28" w:type="dxa"/>
                  <w:left w:w="85" w:type="dxa"/>
                  <w:right w:w="85" w:type="dxa"/>
                </w:tcMar>
              </w:tcPr>
            </w:tcPrChange>
          </w:tcPr>
          <w:p w14:paraId="79712F78" w14:textId="77777777" w:rsidR="00792726" w:rsidRPr="0023754F" w:rsidRDefault="00792726">
            <w:pPr>
              <w:pStyle w:val="Table"/>
              <w:jc w:val="center"/>
              <w:rPr>
                <w:ins w:id="728" w:author="Omkar Kulthe" w:date="2025-03-19T15:34:00Z"/>
              </w:rPr>
              <w:pPrChange w:id="729" w:author="Omkar Kulthe" w:date="2025-03-19T15:35:00Z">
                <w:pPr>
                  <w:pStyle w:val="Table"/>
                </w:pPr>
              </w:pPrChange>
            </w:pPr>
            <w:ins w:id="730" w:author="Omkar Kulthe" w:date="2025-03-19T15:34:00Z">
              <w:r w:rsidRPr="0023754F">
                <w:t>System</w:t>
              </w:r>
              <w:r w:rsidRPr="0023754F">
                <w:rPr>
                  <w:spacing w:val="-2"/>
                </w:rPr>
                <w:t xml:space="preserve"> </w:t>
              </w:r>
              <w:r w:rsidRPr="0023754F">
                <w:t>Center</w:t>
              </w:r>
              <w:r w:rsidRPr="0023754F">
                <w:rPr>
                  <w:spacing w:val="-1"/>
                </w:rPr>
                <w:t xml:space="preserve"> </w:t>
              </w:r>
              <w:r w:rsidRPr="0023754F">
                <w:t>Operations</w:t>
              </w:r>
              <w:r w:rsidRPr="0023754F">
                <w:rPr>
                  <w:spacing w:val="-4"/>
                </w:rPr>
                <w:t xml:space="preserve"> </w:t>
              </w:r>
              <w:r w:rsidRPr="0023754F">
                <w:t>Manager</w:t>
              </w:r>
            </w:ins>
          </w:p>
        </w:tc>
      </w:tr>
      <w:tr w:rsidR="00792726" w:rsidRPr="0023754F" w14:paraId="25790008" w14:textId="77777777" w:rsidTr="00792726">
        <w:tblPrEx>
          <w:tblPrExChange w:id="731" w:author="Omkar Kulthe" w:date="2025-03-19T15:35:00Z">
            <w:tblPrEx>
              <w:tblBorders>
                <w:insideV w:val="single" w:sz="4" w:space="0" w:color="000000"/>
              </w:tblBorders>
            </w:tblPrEx>
          </w:tblPrExChange>
        </w:tblPrEx>
        <w:trPr>
          <w:trHeight w:val="273"/>
          <w:ins w:id="732" w:author="Omkar Kulthe" w:date="2025-03-19T15:34:00Z"/>
          <w:trPrChange w:id="733" w:author="Omkar Kulthe" w:date="2025-03-19T15:35:00Z">
            <w:trPr>
              <w:gridBefore w:val="1"/>
              <w:trHeight w:val="273"/>
              <w:tblHeader/>
            </w:trPr>
          </w:trPrChange>
        </w:trPr>
        <w:tc>
          <w:tcPr>
            <w:tcW w:w="1587" w:type="dxa"/>
            <w:shd w:val="clear" w:color="auto" w:fill="auto"/>
            <w:tcMar>
              <w:top w:w="28" w:type="dxa"/>
              <w:left w:w="85" w:type="dxa"/>
              <w:right w:w="85" w:type="dxa"/>
            </w:tcMar>
            <w:tcPrChange w:id="734" w:author="Omkar Kulthe" w:date="2025-03-19T15:35:00Z">
              <w:tcPr>
                <w:tcW w:w="1587" w:type="dxa"/>
                <w:gridSpan w:val="3"/>
                <w:shd w:val="clear" w:color="auto" w:fill="auto"/>
                <w:tcMar>
                  <w:top w:w="28" w:type="dxa"/>
                  <w:left w:w="85" w:type="dxa"/>
                  <w:right w:w="85" w:type="dxa"/>
                </w:tcMar>
              </w:tcPr>
            </w:tcPrChange>
          </w:tcPr>
          <w:p w14:paraId="069ED81F" w14:textId="77777777" w:rsidR="00792726" w:rsidRPr="0023754F" w:rsidRDefault="00792726">
            <w:pPr>
              <w:pStyle w:val="Table"/>
              <w:jc w:val="center"/>
              <w:rPr>
                <w:ins w:id="735" w:author="Omkar Kulthe" w:date="2025-03-19T15:34:00Z"/>
              </w:rPr>
              <w:pPrChange w:id="736" w:author="Omkar Kulthe" w:date="2025-03-19T15:35:00Z">
                <w:pPr>
                  <w:pStyle w:val="Table"/>
                </w:pPr>
              </w:pPrChange>
            </w:pPr>
            <w:ins w:id="737" w:author="Omkar Kulthe" w:date="2025-03-19T15:34:00Z">
              <w:r w:rsidRPr="0023754F">
                <w:t>SCVMM</w:t>
              </w:r>
            </w:ins>
          </w:p>
        </w:tc>
        <w:tc>
          <w:tcPr>
            <w:tcW w:w="7603" w:type="dxa"/>
            <w:shd w:val="clear" w:color="auto" w:fill="auto"/>
            <w:tcMar>
              <w:top w:w="28" w:type="dxa"/>
              <w:left w:w="85" w:type="dxa"/>
              <w:right w:w="85" w:type="dxa"/>
            </w:tcMar>
            <w:tcPrChange w:id="738" w:author="Omkar Kulthe" w:date="2025-03-19T15:35:00Z">
              <w:tcPr>
                <w:tcW w:w="7603" w:type="dxa"/>
                <w:gridSpan w:val="3"/>
                <w:shd w:val="clear" w:color="auto" w:fill="auto"/>
                <w:tcMar>
                  <w:top w:w="28" w:type="dxa"/>
                  <w:left w:w="85" w:type="dxa"/>
                  <w:right w:w="85" w:type="dxa"/>
                </w:tcMar>
              </w:tcPr>
            </w:tcPrChange>
          </w:tcPr>
          <w:p w14:paraId="16D5DC81" w14:textId="77777777" w:rsidR="00792726" w:rsidRPr="0023754F" w:rsidRDefault="00792726">
            <w:pPr>
              <w:pStyle w:val="Table"/>
              <w:jc w:val="center"/>
              <w:rPr>
                <w:ins w:id="739" w:author="Omkar Kulthe" w:date="2025-03-19T15:34:00Z"/>
              </w:rPr>
              <w:pPrChange w:id="740" w:author="Omkar Kulthe" w:date="2025-03-19T15:35:00Z">
                <w:pPr>
                  <w:pStyle w:val="Table"/>
                </w:pPr>
              </w:pPrChange>
            </w:pPr>
            <w:ins w:id="741" w:author="Omkar Kulthe" w:date="2025-03-19T15:34:00Z">
              <w:r w:rsidRPr="0023754F">
                <w:t>System</w:t>
              </w:r>
              <w:r w:rsidRPr="0023754F">
                <w:rPr>
                  <w:spacing w:val="-2"/>
                </w:rPr>
                <w:t xml:space="preserve"> </w:t>
              </w:r>
              <w:r w:rsidRPr="0023754F">
                <w:t>Center</w:t>
              </w:r>
              <w:r w:rsidRPr="0023754F">
                <w:rPr>
                  <w:spacing w:val="-1"/>
                </w:rPr>
                <w:t xml:space="preserve"> </w:t>
              </w:r>
              <w:r w:rsidRPr="0023754F">
                <w:t>Virtual</w:t>
              </w:r>
              <w:r w:rsidRPr="0023754F">
                <w:rPr>
                  <w:spacing w:val="-2"/>
                </w:rPr>
                <w:t xml:space="preserve"> </w:t>
              </w:r>
              <w:r w:rsidRPr="0023754F">
                <w:t>Machine</w:t>
              </w:r>
              <w:r w:rsidRPr="0023754F">
                <w:rPr>
                  <w:spacing w:val="-1"/>
                </w:rPr>
                <w:t xml:space="preserve"> </w:t>
              </w:r>
              <w:r w:rsidRPr="0023754F">
                <w:t>Manager</w:t>
              </w:r>
            </w:ins>
          </w:p>
        </w:tc>
      </w:tr>
      <w:tr w:rsidR="00792726" w:rsidRPr="0023754F" w14:paraId="0AA3D8EF" w14:textId="77777777" w:rsidTr="00792726">
        <w:tblPrEx>
          <w:tblPrExChange w:id="742" w:author="Omkar Kulthe" w:date="2025-03-19T15:35:00Z">
            <w:tblPrEx>
              <w:tblBorders>
                <w:insideV w:val="single" w:sz="4" w:space="0" w:color="000000"/>
              </w:tblBorders>
            </w:tblPrEx>
          </w:tblPrExChange>
        </w:tblPrEx>
        <w:trPr>
          <w:trHeight w:val="273"/>
          <w:ins w:id="743" w:author="Omkar Kulthe" w:date="2025-03-19T15:34:00Z"/>
          <w:trPrChange w:id="744" w:author="Omkar Kulthe" w:date="2025-03-19T15:35:00Z">
            <w:trPr>
              <w:gridBefore w:val="1"/>
              <w:trHeight w:val="273"/>
              <w:tblHeader/>
            </w:trPr>
          </w:trPrChange>
        </w:trPr>
        <w:tc>
          <w:tcPr>
            <w:tcW w:w="1587" w:type="dxa"/>
            <w:shd w:val="clear" w:color="auto" w:fill="auto"/>
            <w:tcMar>
              <w:top w:w="28" w:type="dxa"/>
              <w:left w:w="85" w:type="dxa"/>
              <w:right w:w="85" w:type="dxa"/>
            </w:tcMar>
            <w:tcPrChange w:id="745" w:author="Omkar Kulthe" w:date="2025-03-19T15:35:00Z">
              <w:tcPr>
                <w:tcW w:w="1587" w:type="dxa"/>
                <w:gridSpan w:val="3"/>
                <w:shd w:val="clear" w:color="auto" w:fill="auto"/>
                <w:tcMar>
                  <w:top w:w="28" w:type="dxa"/>
                  <w:left w:w="85" w:type="dxa"/>
                  <w:right w:w="85" w:type="dxa"/>
                </w:tcMar>
              </w:tcPr>
            </w:tcPrChange>
          </w:tcPr>
          <w:p w14:paraId="2E02EB1B" w14:textId="77777777" w:rsidR="00792726" w:rsidRPr="0023754F" w:rsidRDefault="00792726">
            <w:pPr>
              <w:pStyle w:val="Table"/>
              <w:jc w:val="center"/>
              <w:rPr>
                <w:ins w:id="746" w:author="Omkar Kulthe" w:date="2025-03-19T15:34:00Z"/>
              </w:rPr>
              <w:pPrChange w:id="747" w:author="Omkar Kulthe" w:date="2025-03-19T15:35:00Z">
                <w:pPr>
                  <w:pStyle w:val="Table"/>
                </w:pPr>
              </w:pPrChange>
            </w:pPr>
            <w:ins w:id="748" w:author="Omkar Kulthe" w:date="2025-03-19T15:34:00Z">
              <w:r w:rsidRPr="0023754F">
                <w:t>SIAM</w:t>
              </w:r>
            </w:ins>
          </w:p>
        </w:tc>
        <w:tc>
          <w:tcPr>
            <w:tcW w:w="7603" w:type="dxa"/>
            <w:shd w:val="clear" w:color="auto" w:fill="auto"/>
            <w:tcMar>
              <w:top w:w="28" w:type="dxa"/>
              <w:left w:w="85" w:type="dxa"/>
              <w:right w:w="85" w:type="dxa"/>
            </w:tcMar>
            <w:tcPrChange w:id="749" w:author="Omkar Kulthe" w:date="2025-03-19T15:35:00Z">
              <w:tcPr>
                <w:tcW w:w="7603" w:type="dxa"/>
                <w:gridSpan w:val="3"/>
                <w:shd w:val="clear" w:color="auto" w:fill="auto"/>
                <w:tcMar>
                  <w:top w:w="28" w:type="dxa"/>
                  <w:left w:w="85" w:type="dxa"/>
                  <w:right w:w="85" w:type="dxa"/>
                </w:tcMar>
              </w:tcPr>
            </w:tcPrChange>
          </w:tcPr>
          <w:p w14:paraId="41022720" w14:textId="77777777" w:rsidR="00792726" w:rsidRPr="0023754F" w:rsidRDefault="00792726">
            <w:pPr>
              <w:pStyle w:val="Table"/>
              <w:jc w:val="center"/>
              <w:rPr>
                <w:ins w:id="750" w:author="Omkar Kulthe" w:date="2025-03-19T15:34:00Z"/>
              </w:rPr>
              <w:pPrChange w:id="751" w:author="Omkar Kulthe" w:date="2025-03-19T15:35:00Z">
                <w:pPr>
                  <w:pStyle w:val="Table"/>
                </w:pPr>
              </w:pPrChange>
            </w:pPr>
            <w:ins w:id="752" w:author="Omkar Kulthe" w:date="2025-03-19T15:34:00Z">
              <w:r w:rsidRPr="0023754F">
                <w:t>Service</w:t>
              </w:r>
              <w:r w:rsidRPr="0023754F">
                <w:rPr>
                  <w:spacing w:val="-1"/>
                </w:rPr>
                <w:t xml:space="preserve"> </w:t>
              </w:r>
              <w:r w:rsidRPr="0023754F">
                <w:t>Integration</w:t>
              </w:r>
              <w:r w:rsidRPr="0023754F">
                <w:rPr>
                  <w:spacing w:val="-4"/>
                </w:rPr>
                <w:t xml:space="preserve"> </w:t>
              </w:r>
              <w:r w:rsidRPr="0023754F">
                <w:t>and</w:t>
              </w:r>
              <w:r w:rsidRPr="0023754F">
                <w:rPr>
                  <w:spacing w:val="-2"/>
                </w:rPr>
                <w:t xml:space="preserve"> </w:t>
              </w:r>
              <w:r w:rsidRPr="0023754F">
                <w:t>Management</w:t>
              </w:r>
            </w:ins>
          </w:p>
        </w:tc>
      </w:tr>
      <w:tr w:rsidR="00792726" w:rsidRPr="0023754F" w14:paraId="6101ACD6" w14:textId="77777777" w:rsidTr="00792726">
        <w:tblPrEx>
          <w:tblPrExChange w:id="753" w:author="Omkar Kulthe" w:date="2025-03-19T15:35:00Z">
            <w:tblPrEx>
              <w:tblBorders>
                <w:insideV w:val="single" w:sz="4" w:space="0" w:color="000000"/>
              </w:tblBorders>
            </w:tblPrEx>
          </w:tblPrExChange>
        </w:tblPrEx>
        <w:trPr>
          <w:trHeight w:val="273"/>
          <w:ins w:id="754" w:author="Omkar Kulthe" w:date="2025-03-19T15:34:00Z"/>
          <w:trPrChange w:id="755" w:author="Omkar Kulthe" w:date="2025-03-19T15:35:00Z">
            <w:trPr>
              <w:gridBefore w:val="1"/>
              <w:trHeight w:val="273"/>
              <w:tblHeader/>
            </w:trPr>
          </w:trPrChange>
        </w:trPr>
        <w:tc>
          <w:tcPr>
            <w:tcW w:w="1587" w:type="dxa"/>
            <w:shd w:val="clear" w:color="auto" w:fill="auto"/>
            <w:tcMar>
              <w:top w:w="28" w:type="dxa"/>
              <w:left w:w="85" w:type="dxa"/>
              <w:right w:w="85" w:type="dxa"/>
            </w:tcMar>
            <w:tcPrChange w:id="756" w:author="Omkar Kulthe" w:date="2025-03-19T15:35:00Z">
              <w:tcPr>
                <w:tcW w:w="1587" w:type="dxa"/>
                <w:gridSpan w:val="3"/>
                <w:shd w:val="clear" w:color="auto" w:fill="auto"/>
                <w:tcMar>
                  <w:top w:w="28" w:type="dxa"/>
                  <w:left w:w="85" w:type="dxa"/>
                  <w:right w:w="85" w:type="dxa"/>
                </w:tcMar>
              </w:tcPr>
            </w:tcPrChange>
          </w:tcPr>
          <w:p w14:paraId="4AC6084A" w14:textId="77777777" w:rsidR="00792726" w:rsidRPr="0023754F" w:rsidRDefault="00792726">
            <w:pPr>
              <w:pStyle w:val="Table"/>
              <w:jc w:val="center"/>
              <w:rPr>
                <w:ins w:id="757" w:author="Omkar Kulthe" w:date="2025-03-19T15:34:00Z"/>
              </w:rPr>
              <w:pPrChange w:id="758" w:author="Omkar Kulthe" w:date="2025-03-19T15:35:00Z">
                <w:pPr>
                  <w:pStyle w:val="Table"/>
                </w:pPr>
              </w:pPrChange>
            </w:pPr>
            <w:ins w:id="759" w:author="Omkar Kulthe" w:date="2025-03-19T15:34:00Z">
              <w:r w:rsidRPr="0023754F">
                <w:t>SQL</w:t>
              </w:r>
            </w:ins>
          </w:p>
        </w:tc>
        <w:tc>
          <w:tcPr>
            <w:tcW w:w="7603" w:type="dxa"/>
            <w:shd w:val="clear" w:color="auto" w:fill="auto"/>
            <w:tcMar>
              <w:top w:w="28" w:type="dxa"/>
              <w:left w:w="85" w:type="dxa"/>
              <w:right w:w="85" w:type="dxa"/>
            </w:tcMar>
            <w:tcPrChange w:id="760" w:author="Omkar Kulthe" w:date="2025-03-19T15:35:00Z">
              <w:tcPr>
                <w:tcW w:w="7603" w:type="dxa"/>
                <w:gridSpan w:val="3"/>
                <w:shd w:val="clear" w:color="auto" w:fill="auto"/>
                <w:tcMar>
                  <w:top w:w="28" w:type="dxa"/>
                  <w:left w:w="85" w:type="dxa"/>
                  <w:right w:w="85" w:type="dxa"/>
                </w:tcMar>
              </w:tcPr>
            </w:tcPrChange>
          </w:tcPr>
          <w:p w14:paraId="2A38D2F4" w14:textId="77777777" w:rsidR="00792726" w:rsidRPr="0023754F" w:rsidRDefault="00792726">
            <w:pPr>
              <w:pStyle w:val="Table"/>
              <w:jc w:val="center"/>
              <w:rPr>
                <w:ins w:id="761" w:author="Omkar Kulthe" w:date="2025-03-19T15:34:00Z"/>
              </w:rPr>
              <w:pPrChange w:id="762" w:author="Omkar Kulthe" w:date="2025-03-19T15:35:00Z">
                <w:pPr>
                  <w:pStyle w:val="Table"/>
                </w:pPr>
              </w:pPrChange>
            </w:pPr>
            <w:ins w:id="763" w:author="Omkar Kulthe" w:date="2025-03-19T15:34:00Z">
              <w:r w:rsidRPr="0023754F">
                <w:t>Structured</w:t>
              </w:r>
              <w:r w:rsidRPr="0023754F">
                <w:rPr>
                  <w:spacing w:val="-4"/>
                </w:rPr>
                <w:t xml:space="preserve"> </w:t>
              </w:r>
              <w:r w:rsidRPr="0023754F">
                <w:t>Query</w:t>
              </w:r>
              <w:r w:rsidRPr="0023754F">
                <w:rPr>
                  <w:spacing w:val="-2"/>
                </w:rPr>
                <w:t xml:space="preserve"> </w:t>
              </w:r>
              <w:r w:rsidRPr="0023754F">
                <w:t>Language</w:t>
              </w:r>
            </w:ins>
          </w:p>
        </w:tc>
      </w:tr>
      <w:tr w:rsidR="00792726" w:rsidRPr="0023754F" w14:paraId="452EE552" w14:textId="77777777" w:rsidTr="00792726">
        <w:tblPrEx>
          <w:tblPrExChange w:id="764" w:author="Omkar Kulthe" w:date="2025-03-19T15:35:00Z">
            <w:tblPrEx>
              <w:tblBorders>
                <w:insideV w:val="single" w:sz="4" w:space="0" w:color="000000"/>
              </w:tblBorders>
            </w:tblPrEx>
          </w:tblPrExChange>
        </w:tblPrEx>
        <w:trPr>
          <w:trHeight w:val="273"/>
          <w:ins w:id="765" w:author="Omkar Kulthe" w:date="2025-03-19T15:34:00Z"/>
          <w:trPrChange w:id="766" w:author="Omkar Kulthe" w:date="2025-03-19T15:35:00Z">
            <w:trPr>
              <w:gridBefore w:val="1"/>
              <w:trHeight w:val="273"/>
              <w:tblHeader/>
            </w:trPr>
          </w:trPrChange>
        </w:trPr>
        <w:tc>
          <w:tcPr>
            <w:tcW w:w="1587" w:type="dxa"/>
            <w:shd w:val="clear" w:color="auto" w:fill="auto"/>
            <w:tcMar>
              <w:top w:w="28" w:type="dxa"/>
              <w:left w:w="85" w:type="dxa"/>
              <w:right w:w="85" w:type="dxa"/>
            </w:tcMar>
            <w:tcPrChange w:id="767" w:author="Omkar Kulthe" w:date="2025-03-19T15:35:00Z">
              <w:tcPr>
                <w:tcW w:w="1587" w:type="dxa"/>
                <w:gridSpan w:val="3"/>
                <w:shd w:val="clear" w:color="auto" w:fill="auto"/>
                <w:tcMar>
                  <w:top w:w="28" w:type="dxa"/>
                  <w:left w:w="85" w:type="dxa"/>
                  <w:right w:w="85" w:type="dxa"/>
                </w:tcMar>
              </w:tcPr>
            </w:tcPrChange>
          </w:tcPr>
          <w:p w14:paraId="1850718D" w14:textId="77777777" w:rsidR="00792726" w:rsidRPr="0023754F" w:rsidRDefault="00792726">
            <w:pPr>
              <w:pStyle w:val="Table"/>
              <w:jc w:val="center"/>
              <w:rPr>
                <w:ins w:id="768" w:author="Omkar Kulthe" w:date="2025-03-19T15:34:00Z"/>
              </w:rPr>
              <w:pPrChange w:id="769" w:author="Omkar Kulthe" w:date="2025-03-19T15:35:00Z">
                <w:pPr>
                  <w:pStyle w:val="Table"/>
                </w:pPr>
              </w:pPrChange>
            </w:pPr>
            <w:ins w:id="770" w:author="Omkar Kulthe" w:date="2025-03-19T15:34:00Z">
              <w:r w:rsidRPr="0023754F">
                <w:lastRenderedPageBreak/>
                <w:t>SRM</w:t>
              </w:r>
            </w:ins>
          </w:p>
        </w:tc>
        <w:tc>
          <w:tcPr>
            <w:tcW w:w="7603" w:type="dxa"/>
            <w:shd w:val="clear" w:color="auto" w:fill="auto"/>
            <w:tcMar>
              <w:top w:w="28" w:type="dxa"/>
              <w:left w:w="85" w:type="dxa"/>
              <w:right w:w="85" w:type="dxa"/>
            </w:tcMar>
            <w:tcPrChange w:id="771" w:author="Omkar Kulthe" w:date="2025-03-19T15:35:00Z">
              <w:tcPr>
                <w:tcW w:w="7603" w:type="dxa"/>
                <w:gridSpan w:val="3"/>
                <w:shd w:val="clear" w:color="auto" w:fill="auto"/>
                <w:tcMar>
                  <w:top w:w="28" w:type="dxa"/>
                  <w:left w:w="85" w:type="dxa"/>
                  <w:right w:w="85" w:type="dxa"/>
                </w:tcMar>
              </w:tcPr>
            </w:tcPrChange>
          </w:tcPr>
          <w:p w14:paraId="6120DF99" w14:textId="77777777" w:rsidR="00792726" w:rsidRPr="0023754F" w:rsidRDefault="00792726">
            <w:pPr>
              <w:pStyle w:val="Table"/>
              <w:jc w:val="center"/>
              <w:rPr>
                <w:ins w:id="772" w:author="Omkar Kulthe" w:date="2025-03-19T15:34:00Z"/>
              </w:rPr>
              <w:pPrChange w:id="773" w:author="Omkar Kulthe" w:date="2025-03-19T15:35:00Z">
                <w:pPr>
                  <w:pStyle w:val="Table"/>
                </w:pPr>
              </w:pPrChange>
            </w:pPr>
            <w:ins w:id="774" w:author="Omkar Kulthe" w:date="2025-03-19T15:34:00Z">
              <w:r w:rsidRPr="0023754F">
                <w:t>Site</w:t>
              </w:r>
              <w:r w:rsidRPr="0023754F">
                <w:rPr>
                  <w:spacing w:val="-1"/>
                </w:rPr>
                <w:t xml:space="preserve"> </w:t>
              </w:r>
              <w:r w:rsidRPr="0023754F">
                <w:t>Recovery</w:t>
              </w:r>
              <w:r w:rsidRPr="0023754F">
                <w:rPr>
                  <w:spacing w:val="-5"/>
                </w:rPr>
                <w:t xml:space="preserve"> </w:t>
              </w:r>
              <w:r w:rsidRPr="0023754F">
                <w:t>Manager</w:t>
              </w:r>
            </w:ins>
          </w:p>
        </w:tc>
      </w:tr>
      <w:tr w:rsidR="00792726" w:rsidRPr="0023754F" w14:paraId="45440881" w14:textId="77777777" w:rsidTr="00792726">
        <w:tblPrEx>
          <w:tblPrExChange w:id="775" w:author="Omkar Kulthe" w:date="2025-03-19T15:35:00Z">
            <w:tblPrEx>
              <w:tblBorders>
                <w:insideV w:val="single" w:sz="4" w:space="0" w:color="000000"/>
              </w:tblBorders>
            </w:tblPrEx>
          </w:tblPrExChange>
        </w:tblPrEx>
        <w:trPr>
          <w:trHeight w:val="275"/>
          <w:ins w:id="776" w:author="Omkar Kulthe" w:date="2025-03-19T15:34:00Z"/>
          <w:trPrChange w:id="777" w:author="Omkar Kulthe" w:date="2025-03-19T15:35:00Z">
            <w:trPr>
              <w:gridBefore w:val="1"/>
              <w:trHeight w:val="275"/>
              <w:tblHeader/>
            </w:trPr>
          </w:trPrChange>
        </w:trPr>
        <w:tc>
          <w:tcPr>
            <w:tcW w:w="1587" w:type="dxa"/>
            <w:shd w:val="clear" w:color="auto" w:fill="auto"/>
            <w:tcMar>
              <w:top w:w="28" w:type="dxa"/>
              <w:left w:w="85" w:type="dxa"/>
              <w:right w:w="85" w:type="dxa"/>
            </w:tcMar>
            <w:tcPrChange w:id="778" w:author="Omkar Kulthe" w:date="2025-03-19T15:35:00Z">
              <w:tcPr>
                <w:tcW w:w="1587" w:type="dxa"/>
                <w:gridSpan w:val="3"/>
                <w:shd w:val="clear" w:color="auto" w:fill="auto"/>
                <w:tcMar>
                  <w:top w:w="28" w:type="dxa"/>
                  <w:left w:w="85" w:type="dxa"/>
                  <w:right w:w="85" w:type="dxa"/>
                </w:tcMar>
              </w:tcPr>
            </w:tcPrChange>
          </w:tcPr>
          <w:p w14:paraId="3320547B" w14:textId="77777777" w:rsidR="00792726" w:rsidRPr="0023754F" w:rsidRDefault="00792726">
            <w:pPr>
              <w:pStyle w:val="Table"/>
              <w:jc w:val="center"/>
              <w:rPr>
                <w:ins w:id="779" w:author="Omkar Kulthe" w:date="2025-03-19T15:34:00Z"/>
              </w:rPr>
              <w:pPrChange w:id="780" w:author="Omkar Kulthe" w:date="2025-03-19T15:35:00Z">
                <w:pPr>
                  <w:pStyle w:val="Table"/>
                </w:pPr>
              </w:pPrChange>
            </w:pPr>
            <w:ins w:id="781" w:author="Omkar Kulthe" w:date="2025-03-19T15:34:00Z">
              <w:r w:rsidRPr="0023754F">
                <w:t>SW</w:t>
              </w:r>
            </w:ins>
          </w:p>
        </w:tc>
        <w:tc>
          <w:tcPr>
            <w:tcW w:w="7603" w:type="dxa"/>
            <w:shd w:val="clear" w:color="auto" w:fill="auto"/>
            <w:tcMar>
              <w:top w:w="28" w:type="dxa"/>
              <w:left w:w="85" w:type="dxa"/>
              <w:right w:w="85" w:type="dxa"/>
            </w:tcMar>
            <w:tcPrChange w:id="782" w:author="Omkar Kulthe" w:date="2025-03-19T15:35:00Z">
              <w:tcPr>
                <w:tcW w:w="7603" w:type="dxa"/>
                <w:gridSpan w:val="3"/>
                <w:shd w:val="clear" w:color="auto" w:fill="auto"/>
                <w:tcMar>
                  <w:top w:w="28" w:type="dxa"/>
                  <w:left w:w="85" w:type="dxa"/>
                  <w:right w:w="85" w:type="dxa"/>
                </w:tcMar>
              </w:tcPr>
            </w:tcPrChange>
          </w:tcPr>
          <w:p w14:paraId="7A55B66A" w14:textId="77777777" w:rsidR="00792726" w:rsidRPr="0023754F" w:rsidRDefault="00792726">
            <w:pPr>
              <w:pStyle w:val="Table"/>
              <w:jc w:val="center"/>
              <w:rPr>
                <w:ins w:id="783" w:author="Omkar Kulthe" w:date="2025-03-19T15:34:00Z"/>
              </w:rPr>
              <w:pPrChange w:id="784" w:author="Omkar Kulthe" w:date="2025-03-19T15:35:00Z">
                <w:pPr>
                  <w:pStyle w:val="Table"/>
                </w:pPr>
              </w:pPrChange>
            </w:pPr>
            <w:ins w:id="785" w:author="Omkar Kulthe" w:date="2025-03-19T15:34:00Z">
              <w:r w:rsidRPr="0023754F">
                <w:t>Software</w:t>
              </w:r>
            </w:ins>
          </w:p>
        </w:tc>
      </w:tr>
      <w:tr w:rsidR="00792726" w:rsidRPr="0023754F" w14:paraId="34586E22" w14:textId="77777777" w:rsidTr="00792726">
        <w:tblPrEx>
          <w:tblPrExChange w:id="786" w:author="Omkar Kulthe" w:date="2025-03-19T15:35:00Z">
            <w:tblPrEx>
              <w:tblBorders>
                <w:insideV w:val="single" w:sz="4" w:space="0" w:color="000000"/>
              </w:tblBorders>
            </w:tblPrEx>
          </w:tblPrExChange>
        </w:tblPrEx>
        <w:trPr>
          <w:trHeight w:val="273"/>
          <w:ins w:id="787" w:author="Omkar Kulthe" w:date="2025-03-19T15:34:00Z"/>
          <w:trPrChange w:id="788" w:author="Omkar Kulthe" w:date="2025-03-19T15:35:00Z">
            <w:trPr>
              <w:gridBefore w:val="1"/>
              <w:trHeight w:val="273"/>
              <w:tblHeader/>
            </w:trPr>
          </w:trPrChange>
        </w:trPr>
        <w:tc>
          <w:tcPr>
            <w:tcW w:w="1587" w:type="dxa"/>
            <w:shd w:val="clear" w:color="auto" w:fill="auto"/>
            <w:tcMar>
              <w:top w:w="28" w:type="dxa"/>
              <w:left w:w="85" w:type="dxa"/>
              <w:right w:w="85" w:type="dxa"/>
            </w:tcMar>
            <w:tcPrChange w:id="789" w:author="Omkar Kulthe" w:date="2025-03-19T15:35:00Z">
              <w:tcPr>
                <w:tcW w:w="1587" w:type="dxa"/>
                <w:gridSpan w:val="3"/>
                <w:shd w:val="clear" w:color="auto" w:fill="auto"/>
                <w:tcMar>
                  <w:top w:w="28" w:type="dxa"/>
                  <w:left w:w="85" w:type="dxa"/>
                  <w:right w:w="85" w:type="dxa"/>
                </w:tcMar>
              </w:tcPr>
            </w:tcPrChange>
          </w:tcPr>
          <w:p w14:paraId="5E070A6A" w14:textId="77777777" w:rsidR="00792726" w:rsidRPr="0023754F" w:rsidRDefault="00792726">
            <w:pPr>
              <w:pStyle w:val="Table"/>
              <w:jc w:val="center"/>
              <w:rPr>
                <w:ins w:id="790" w:author="Omkar Kulthe" w:date="2025-03-19T15:34:00Z"/>
              </w:rPr>
              <w:pPrChange w:id="791" w:author="Omkar Kulthe" w:date="2025-03-19T15:35:00Z">
                <w:pPr>
                  <w:pStyle w:val="Table"/>
                </w:pPr>
              </w:pPrChange>
            </w:pPr>
            <w:ins w:id="792" w:author="Omkar Kulthe" w:date="2025-03-19T15:34:00Z">
              <w:r w:rsidRPr="0023754F">
                <w:t>TA</w:t>
              </w:r>
            </w:ins>
          </w:p>
        </w:tc>
        <w:tc>
          <w:tcPr>
            <w:tcW w:w="7603" w:type="dxa"/>
            <w:shd w:val="clear" w:color="auto" w:fill="auto"/>
            <w:tcMar>
              <w:top w:w="28" w:type="dxa"/>
              <w:left w:w="85" w:type="dxa"/>
              <w:right w:w="85" w:type="dxa"/>
            </w:tcMar>
            <w:tcPrChange w:id="793" w:author="Omkar Kulthe" w:date="2025-03-19T15:35:00Z">
              <w:tcPr>
                <w:tcW w:w="7603" w:type="dxa"/>
                <w:gridSpan w:val="3"/>
                <w:shd w:val="clear" w:color="auto" w:fill="auto"/>
                <w:tcMar>
                  <w:top w:w="28" w:type="dxa"/>
                  <w:left w:w="85" w:type="dxa"/>
                  <w:right w:w="85" w:type="dxa"/>
                </w:tcMar>
              </w:tcPr>
            </w:tcPrChange>
          </w:tcPr>
          <w:p w14:paraId="4F275E45" w14:textId="77777777" w:rsidR="00792726" w:rsidRPr="0023754F" w:rsidRDefault="00792726">
            <w:pPr>
              <w:pStyle w:val="Table"/>
              <w:jc w:val="center"/>
              <w:rPr>
                <w:ins w:id="794" w:author="Omkar Kulthe" w:date="2025-03-19T15:34:00Z"/>
              </w:rPr>
              <w:pPrChange w:id="795" w:author="Omkar Kulthe" w:date="2025-03-19T15:35:00Z">
                <w:pPr>
                  <w:pStyle w:val="Table"/>
                </w:pPr>
              </w:pPrChange>
            </w:pPr>
            <w:ins w:id="796" w:author="Omkar Kulthe" w:date="2025-03-19T15:34:00Z">
              <w:r w:rsidRPr="0023754F">
                <w:t>Technical</w:t>
              </w:r>
              <w:r w:rsidRPr="0023754F">
                <w:rPr>
                  <w:spacing w:val="-1"/>
                </w:rPr>
                <w:t xml:space="preserve"> </w:t>
              </w:r>
              <w:r w:rsidRPr="0023754F">
                <w:t>Architect</w:t>
              </w:r>
            </w:ins>
          </w:p>
        </w:tc>
      </w:tr>
      <w:tr w:rsidR="00792726" w:rsidRPr="0023754F" w14:paraId="5F6D4CFD" w14:textId="77777777" w:rsidTr="00792726">
        <w:tblPrEx>
          <w:tblPrExChange w:id="797" w:author="Omkar Kulthe" w:date="2025-03-19T15:35:00Z">
            <w:tblPrEx>
              <w:tblBorders>
                <w:insideV w:val="single" w:sz="4" w:space="0" w:color="000000"/>
              </w:tblBorders>
            </w:tblPrEx>
          </w:tblPrExChange>
        </w:tblPrEx>
        <w:trPr>
          <w:trHeight w:val="273"/>
          <w:ins w:id="798" w:author="Omkar Kulthe" w:date="2025-03-19T15:34:00Z"/>
          <w:trPrChange w:id="799" w:author="Omkar Kulthe" w:date="2025-03-19T15:35:00Z">
            <w:trPr>
              <w:gridBefore w:val="1"/>
              <w:trHeight w:val="273"/>
              <w:tblHeader/>
            </w:trPr>
          </w:trPrChange>
        </w:trPr>
        <w:tc>
          <w:tcPr>
            <w:tcW w:w="1587" w:type="dxa"/>
            <w:shd w:val="clear" w:color="auto" w:fill="auto"/>
            <w:tcMar>
              <w:top w:w="28" w:type="dxa"/>
              <w:left w:w="85" w:type="dxa"/>
              <w:right w:w="85" w:type="dxa"/>
            </w:tcMar>
            <w:tcPrChange w:id="800" w:author="Omkar Kulthe" w:date="2025-03-19T15:35:00Z">
              <w:tcPr>
                <w:tcW w:w="1587" w:type="dxa"/>
                <w:gridSpan w:val="3"/>
                <w:shd w:val="clear" w:color="auto" w:fill="auto"/>
                <w:tcMar>
                  <w:top w:w="28" w:type="dxa"/>
                  <w:left w:w="85" w:type="dxa"/>
                  <w:right w:w="85" w:type="dxa"/>
                </w:tcMar>
              </w:tcPr>
            </w:tcPrChange>
          </w:tcPr>
          <w:p w14:paraId="3F85EBDD" w14:textId="77777777" w:rsidR="00792726" w:rsidRPr="0023754F" w:rsidRDefault="00792726">
            <w:pPr>
              <w:pStyle w:val="Table"/>
              <w:jc w:val="center"/>
              <w:rPr>
                <w:ins w:id="801" w:author="Omkar Kulthe" w:date="2025-03-19T15:34:00Z"/>
              </w:rPr>
              <w:pPrChange w:id="802" w:author="Omkar Kulthe" w:date="2025-03-19T15:35:00Z">
                <w:pPr>
                  <w:pStyle w:val="Table"/>
                </w:pPr>
              </w:pPrChange>
            </w:pPr>
            <w:ins w:id="803" w:author="Omkar Kulthe" w:date="2025-03-19T15:34:00Z">
              <w:r w:rsidRPr="0023754F">
                <w:t>VADP</w:t>
              </w:r>
            </w:ins>
          </w:p>
        </w:tc>
        <w:tc>
          <w:tcPr>
            <w:tcW w:w="7603" w:type="dxa"/>
            <w:shd w:val="clear" w:color="auto" w:fill="auto"/>
            <w:tcMar>
              <w:top w:w="28" w:type="dxa"/>
              <w:left w:w="85" w:type="dxa"/>
              <w:right w:w="85" w:type="dxa"/>
            </w:tcMar>
            <w:tcPrChange w:id="804" w:author="Omkar Kulthe" w:date="2025-03-19T15:35:00Z">
              <w:tcPr>
                <w:tcW w:w="7603" w:type="dxa"/>
                <w:gridSpan w:val="3"/>
                <w:shd w:val="clear" w:color="auto" w:fill="auto"/>
                <w:tcMar>
                  <w:top w:w="28" w:type="dxa"/>
                  <w:left w:w="85" w:type="dxa"/>
                  <w:right w:w="85" w:type="dxa"/>
                </w:tcMar>
              </w:tcPr>
            </w:tcPrChange>
          </w:tcPr>
          <w:p w14:paraId="0FB64B24" w14:textId="77777777" w:rsidR="00792726" w:rsidRPr="0023754F" w:rsidRDefault="00792726">
            <w:pPr>
              <w:pStyle w:val="Table"/>
              <w:jc w:val="center"/>
              <w:rPr>
                <w:ins w:id="805" w:author="Omkar Kulthe" w:date="2025-03-19T15:34:00Z"/>
              </w:rPr>
              <w:pPrChange w:id="806" w:author="Omkar Kulthe" w:date="2025-03-19T15:35:00Z">
                <w:pPr>
                  <w:pStyle w:val="Table"/>
                </w:pPr>
              </w:pPrChange>
            </w:pPr>
            <w:proofErr w:type="spellStart"/>
            <w:ins w:id="807" w:author="Omkar Kulthe" w:date="2025-03-19T15:34:00Z">
              <w:r w:rsidRPr="0023754F">
                <w:t>vStorage</w:t>
              </w:r>
              <w:proofErr w:type="spellEnd"/>
              <w:r w:rsidRPr="0023754F">
                <w:rPr>
                  <w:spacing w:val="-4"/>
                </w:rPr>
                <w:t xml:space="preserve"> </w:t>
              </w:r>
              <w:r w:rsidRPr="0023754F">
                <w:t>APIs</w:t>
              </w:r>
              <w:r w:rsidRPr="0023754F">
                <w:rPr>
                  <w:spacing w:val="-5"/>
                </w:rPr>
                <w:t xml:space="preserve"> </w:t>
              </w:r>
              <w:r w:rsidRPr="0023754F">
                <w:t>for</w:t>
              </w:r>
              <w:r w:rsidRPr="0023754F">
                <w:rPr>
                  <w:spacing w:val="-2"/>
                </w:rPr>
                <w:t xml:space="preserve"> </w:t>
              </w:r>
              <w:r w:rsidRPr="0023754F">
                <w:t>Data</w:t>
              </w:r>
              <w:r w:rsidRPr="0023754F">
                <w:rPr>
                  <w:spacing w:val="-2"/>
                </w:rPr>
                <w:t xml:space="preserve"> </w:t>
              </w:r>
              <w:r w:rsidRPr="0023754F">
                <w:t>Protection</w:t>
              </w:r>
            </w:ins>
          </w:p>
        </w:tc>
      </w:tr>
      <w:bookmarkStart w:id="808" w:name="TableHeading"/>
      <w:tr w:rsidR="00792726" w:rsidRPr="00EC5B0F" w:rsidDel="00792726" w14:paraId="6AF00DDF" w14:textId="59B3E62A" w:rsidTr="00792726">
        <w:tblPrEx>
          <w:tblCellMar>
            <w:top w:w="11" w:type="dxa"/>
            <w:left w:w="85" w:type="dxa"/>
            <w:bottom w:w="11" w:type="dxa"/>
            <w:right w:w="85" w:type="dxa"/>
          </w:tblCellMar>
        </w:tblPrEx>
        <w:trPr>
          <w:del w:id="809" w:author="Omkar Kulthe" w:date="2025-03-19T15:35:00Z"/>
        </w:trPr>
        <w:tc>
          <w:tcPr>
            <w:tcW w:w="1587" w:type="dxa"/>
            <w:shd w:val="clear" w:color="auto" w:fill="auto"/>
            <w:tcMar>
              <w:top w:w="28" w:type="dxa"/>
              <w:left w:w="85" w:type="dxa"/>
              <w:right w:w="85" w:type="dxa"/>
            </w:tcMar>
          </w:tcPr>
          <w:p w14:paraId="6B88A7CF" w14:textId="70348C2A" w:rsidR="00F42314" w:rsidRPr="00EC5B0F" w:rsidDel="00792726" w:rsidRDefault="00F42314">
            <w:pPr>
              <w:pStyle w:val="Table"/>
              <w:rPr>
                <w:del w:id="810" w:author="Omkar Kulthe" w:date="2025-03-19T15:35:00Z"/>
              </w:rPr>
              <w:pPrChange w:id="811" w:author="Omkar Kulthe" w:date="2025-03-19T15:35:00Z">
                <w:pPr>
                  <w:pStyle w:val="TableHeader"/>
                </w:pPr>
              </w:pPrChange>
            </w:pPr>
            <w:del w:id="812" w:author="Omkar Kulthe" w:date="2025-03-19T15:35:00Z">
              <w:r w:rsidRPr="00EC5B0F" w:rsidDel="00792726">
                <w:fldChar w:fldCharType="begin"/>
              </w:r>
              <w:r w:rsidRPr="00EC5B0F" w:rsidDel="00792726">
                <w:delInstrText xml:space="preserve"> DOCPROPERTY lblTermsSlashAbbreviations </w:delInstrText>
              </w:r>
              <w:r w:rsidRPr="00EC5B0F" w:rsidDel="00792726">
                <w:fldChar w:fldCharType="separate"/>
              </w:r>
              <w:r w:rsidR="00651664" w:rsidDel="00792726">
                <w:delText>Terms / Abbreviations</w:delText>
              </w:r>
              <w:r w:rsidRPr="00EC5B0F" w:rsidDel="00792726">
                <w:fldChar w:fldCharType="end"/>
              </w:r>
            </w:del>
          </w:p>
        </w:tc>
        <w:tc>
          <w:tcPr>
            <w:tcW w:w="7603" w:type="dxa"/>
            <w:shd w:val="clear" w:color="auto" w:fill="auto"/>
            <w:tcMar>
              <w:top w:w="28" w:type="dxa"/>
              <w:left w:w="85" w:type="dxa"/>
              <w:right w:w="85" w:type="dxa"/>
            </w:tcMar>
          </w:tcPr>
          <w:p w14:paraId="749A9FC4" w14:textId="11DCABB4" w:rsidR="00F42314" w:rsidRPr="00EC5B0F" w:rsidDel="00792726" w:rsidRDefault="00F42314">
            <w:pPr>
              <w:pStyle w:val="Table"/>
              <w:rPr>
                <w:del w:id="813" w:author="Omkar Kulthe" w:date="2025-03-19T15:35:00Z"/>
              </w:rPr>
              <w:pPrChange w:id="814" w:author="Omkar Kulthe" w:date="2025-03-19T15:35:00Z">
                <w:pPr>
                  <w:pStyle w:val="TableHeader"/>
                </w:pPr>
              </w:pPrChange>
            </w:pPr>
            <w:del w:id="815" w:author="Omkar Kulthe" w:date="2025-03-19T15:35:00Z">
              <w:r w:rsidRPr="00EC5B0F" w:rsidDel="00792726">
                <w:fldChar w:fldCharType="begin"/>
              </w:r>
              <w:r w:rsidRPr="00EC5B0F" w:rsidDel="00792726">
                <w:delInstrText xml:space="preserve"> DOCPROPERTY lblTermsDescription </w:delInstrText>
              </w:r>
              <w:r w:rsidRPr="00EC5B0F" w:rsidDel="00792726">
                <w:fldChar w:fldCharType="separate"/>
              </w:r>
              <w:r w:rsidR="00651664" w:rsidDel="00792726">
                <w:delText>Description</w:delText>
              </w:r>
              <w:r w:rsidRPr="00EC5B0F" w:rsidDel="00792726">
                <w:fldChar w:fldCharType="end"/>
              </w:r>
            </w:del>
          </w:p>
        </w:tc>
      </w:tr>
      <w:tr w:rsidR="00F42314" w:rsidRPr="00EC5B0F" w14:paraId="2A1299D6" w14:textId="77777777" w:rsidTr="00792726">
        <w:tblPrEx>
          <w:tblCellMar>
            <w:top w:w="11" w:type="dxa"/>
            <w:left w:w="85" w:type="dxa"/>
            <w:bottom w:w="11" w:type="dxa"/>
            <w:right w:w="85" w:type="dxa"/>
          </w:tblCellMar>
          <w:tblPrExChange w:id="816" w:author="Omkar Kulthe" w:date="2025-03-19T17:30:00Z">
            <w:tblPrEx>
              <w:tblW w:w="9185" w:type="dxa"/>
              <w:tblInd w:w="0" w:type="dxa"/>
              <w:tblBorders>
                <w:insideV w:val="single" w:sz="4" w:space="0" w:color="000000"/>
              </w:tblBorders>
              <w:tblCellMar>
                <w:top w:w="11" w:type="dxa"/>
                <w:left w:w="85" w:type="dxa"/>
                <w:bottom w:w="11" w:type="dxa"/>
                <w:right w:w="85" w:type="dxa"/>
              </w:tblCellMar>
            </w:tblPrEx>
          </w:tblPrExChange>
        </w:tblPrEx>
        <w:trPr>
          <w:del w:id="817" w:author="Omkar Kulthe" w:date="2025-03-19T15:35:00Z"/>
          <w:trPrChange w:id="818" w:author="Omkar Kulthe" w:date="2025-03-19T17:30:00Z">
            <w:trPr>
              <w:gridBefore w:val="2"/>
            </w:trPr>
          </w:trPrChange>
        </w:trPr>
        <w:tc>
          <w:tcPr>
            <w:tcW w:w="1587" w:type="dxa"/>
            <w:shd w:val="clear" w:color="auto" w:fill="auto"/>
            <w:tcMar>
              <w:top w:w="28" w:type="dxa"/>
              <w:left w:w="85" w:type="dxa"/>
              <w:right w:w="85" w:type="dxa"/>
            </w:tcMar>
            <w:tcPrChange w:id="819" w:author="Omkar Kulthe" w:date="2025-03-19T17:30:00Z">
              <w:tcPr>
                <w:tcW w:w="1585" w:type="dxa"/>
                <w:gridSpan w:val="3"/>
                <w:shd w:val="clear" w:color="auto" w:fill="auto"/>
                <w:tcMar>
                  <w:top w:w="28" w:type="dxa"/>
                </w:tcMar>
              </w:tcPr>
            </w:tcPrChange>
          </w:tcPr>
          <w:p w14:paraId="165124F7" w14:textId="6591C7ED" w:rsidR="00F42314" w:rsidRPr="00EC5B0F" w:rsidRDefault="00F42314">
            <w:pPr>
              <w:pStyle w:val="Table"/>
              <w:rPr>
                <w:del w:id="820" w:author="Omkar Kulthe" w:date="2025-03-19T15:35:00Z"/>
              </w:rPr>
            </w:pPr>
          </w:p>
        </w:tc>
        <w:tc>
          <w:tcPr>
            <w:tcW w:w="7603" w:type="dxa"/>
            <w:shd w:val="clear" w:color="auto" w:fill="auto"/>
            <w:tcMar>
              <w:top w:w="28" w:type="dxa"/>
              <w:left w:w="85" w:type="dxa"/>
              <w:right w:w="85" w:type="dxa"/>
            </w:tcMar>
            <w:tcPrChange w:id="821" w:author="Omkar Kulthe" w:date="2025-03-19T17:30:00Z">
              <w:tcPr>
                <w:tcW w:w="7600" w:type="dxa"/>
                <w:gridSpan w:val="2"/>
                <w:shd w:val="clear" w:color="auto" w:fill="auto"/>
                <w:tcMar>
                  <w:top w:w="28" w:type="dxa"/>
                </w:tcMar>
              </w:tcPr>
            </w:tcPrChange>
          </w:tcPr>
          <w:p w14:paraId="4203E26F" w14:textId="24AFB3CE" w:rsidR="00F42314" w:rsidRPr="00EC5B0F" w:rsidRDefault="00F42314">
            <w:pPr>
              <w:pStyle w:val="Table"/>
              <w:rPr>
                <w:del w:id="822" w:author="Omkar Kulthe" w:date="2025-03-19T15:35:00Z"/>
              </w:rPr>
            </w:pPr>
          </w:p>
        </w:tc>
      </w:tr>
      <w:tr w:rsidR="00F42314" w:rsidRPr="00EC5B0F" w14:paraId="0C14545C" w14:textId="77777777" w:rsidTr="00792726">
        <w:tblPrEx>
          <w:tblCellMar>
            <w:top w:w="11" w:type="dxa"/>
            <w:left w:w="85" w:type="dxa"/>
            <w:bottom w:w="11" w:type="dxa"/>
            <w:right w:w="85" w:type="dxa"/>
          </w:tblCellMar>
          <w:tblPrExChange w:id="823" w:author="Omkar Kulthe" w:date="2025-03-19T17:30:00Z">
            <w:tblPrEx>
              <w:tblW w:w="9185" w:type="dxa"/>
              <w:tblInd w:w="0" w:type="dxa"/>
              <w:tblBorders>
                <w:insideV w:val="single" w:sz="4" w:space="0" w:color="000000"/>
              </w:tblBorders>
              <w:tblCellMar>
                <w:top w:w="11" w:type="dxa"/>
                <w:left w:w="85" w:type="dxa"/>
                <w:bottom w:w="11" w:type="dxa"/>
                <w:right w:w="85" w:type="dxa"/>
              </w:tblCellMar>
            </w:tblPrEx>
          </w:tblPrExChange>
        </w:tblPrEx>
        <w:trPr>
          <w:del w:id="824" w:author="Omkar Kulthe" w:date="2025-03-19T15:35:00Z"/>
          <w:trPrChange w:id="825" w:author="Omkar Kulthe" w:date="2025-03-19T17:30:00Z">
            <w:trPr>
              <w:gridBefore w:val="2"/>
            </w:trPr>
          </w:trPrChange>
        </w:trPr>
        <w:tc>
          <w:tcPr>
            <w:tcW w:w="1587" w:type="dxa"/>
            <w:shd w:val="clear" w:color="auto" w:fill="auto"/>
            <w:tcMar>
              <w:top w:w="28" w:type="dxa"/>
              <w:left w:w="85" w:type="dxa"/>
              <w:right w:w="85" w:type="dxa"/>
            </w:tcMar>
            <w:tcPrChange w:id="826" w:author="Omkar Kulthe" w:date="2025-03-19T17:30:00Z">
              <w:tcPr>
                <w:tcW w:w="1585" w:type="dxa"/>
                <w:gridSpan w:val="3"/>
                <w:shd w:val="clear" w:color="auto" w:fill="auto"/>
                <w:tcMar>
                  <w:top w:w="28" w:type="dxa"/>
                </w:tcMar>
              </w:tcPr>
            </w:tcPrChange>
          </w:tcPr>
          <w:p w14:paraId="26A47498" w14:textId="046B5B76" w:rsidR="00F42314" w:rsidRPr="00EC5B0F" w:rsidRDefault="00F42314">
            <w:pPr>
              <w:pStyle w:val="Table"/>
              <w:rPr>
                <w:del w:id="827" w:author="Omkar Kulthe" w:date="2025-03-19T15:35:00Z"/>
              </w:rPr>
            </w:pPr>
          </w:p>
        </w:tc>
        <w:tc>
          <w:tcPr>
            <w:tcW w:w="7603" w:type="dxa"/>
            <w:shd w:val="clear" w:color="auto" w:fill="auto"/>
            <w:tcMar>
              <w:top w:w="28" w:type="dxa"/>
              <w:left w:w="85" w:type="dxa"/>
              <w:right w:w="85" w:type="dxa"/>
            </w:tcMar>
            <w:tcPrChange w:id="828" w:author="Omkar Kulthe" w:date="2025-03-19T17:30:00Z">
              <w:tcPr>
                <w:tcW w:w="7600" w:type="dxa"/>
                <w:gridSpan w:val="2"/>
                <w:shd w:val="clear" w:color="auto" w:fill="auto"/>
                <w:tcMar>
                  <w:top w:w="28" w:type="dxa"/>
                </w:tcMar>
              </w:tcPr>
            </w:tcPrChange>
          </w:tcPr>
          <w:p w14:paraId="0E19BA7F" w14:textId="25A075B1" w:rsidR="00F42314" w:rsidRPr="00EC5B0F" w:rsidRDefault="00F42314">
            <w:pPr>
              <w:pStyle w:val="Table"/>
              <w:rPr>
                <w:del w:id="829" w:author="Omkar Kulthe" w:date="2025-03-19T15:35:00Z"/>
              </w:rPr>
            </w:pPr>
          </w:p>
        </w:tc>
      </w:tr>
      <w:tr w:rsidR="00F42314" w:rsidRPr="00EC5B0F" w14:paraId="6C7099EA" w14:textId="77777777" w:rsidTr="00792726">
        <w:tblPrEx>
          <w:tblCellMar>
            <w:top w:w="11" w:type="dxa"/>
            <w:left w:w="85" w:type="dxa"/>
            <w:bottom w:w="11" w:type="dxa"/>
            <w:right w:w="85" w:type="dxa"/>
          </w:tblCellMar>
          <w:tblPrExChange w:id="830" w:author="Omkar Kulthe" w:date="2025-03-19T17:30:00Z">
            <w:tblPrEx>
              <w:tblW w:w="9185" w:type="dxa"/>
              <w:tblInd w:w="0" w:type="dxa"/>
              <w:tblBorders>
                <w:insideV w:val="single" w:sz="4" w:space="0" w:color="000000"/>
              </w:tblBorders>
              <w:tblCellMar>
                <w:top w:w="11" w:type="dxa"/>
                <w:left w:w="85" w:type="dxa"/>
                <w:bottom w:w="11" w:type="dxa"/>
                <w:right w:w="85" w:type="dxa"/>
              </w:tblCellMar>
            </w:tblPrEx>
          </w:tblPrExChange>
        </w:tblPrEx>
        <w:trPr>
          <w:del w:id="831" w:author="Omkar Kulthe" w:date="2025-03-19T15:35:00Z"/>
          <w:trPrChange w:id="832" w:author="Omkar Kulthe" w:date="2025-03-19T17:30:00Z">
            <w:trPr>
              <w:gridBefore w:val="2"/>
            </w:trPr>
          </w:trPrChange>
        </w:trPr>
        <w:tc>
          <w:tcPr>
            <w:tcW w:w="1587" w:type="dxa"/>
            <w:shd w:val="clear" w:color="auto" w:fill="auto"/>
            <w:tcMar>
              <w:top w:w="28" w:type="dxa"/>
              <w:left w:w="85" w:type="dxa"/>
              <w:right w:w="85" w:type="dxa"/>
            </w:tcMar>
            <w:tcPrChange w:id="833" w:author="Omkar Kulthe" w:date="2025-03-19T17:30:00Z">
              <w:tcPr>
                <w:tcW w:w="1585" w:type="dxa"/>
                <w:gridSpan w:val="3"/>
                <w:shd w:val="clear" w:color="auto" w:fill="auto"/>
                <w:tcMar>
                  <w:top w:w="28" w:type="dxa"/>
                </w:tcMar>
              </w:tcPr>
            </w:tcPrChange>
          </w:tcPr>
          <w:p w14:paraId="02F50612" w14:textId="191780A1" w:rsidR="00F42314" w:rsidRPr="00EC5B0F" w:rsidRDefault="00F42314">
            <w:pPr>
              <w:pStyle w:val="Table"/>
              <w:rPr>
                <w:del w:id="834" w:author="Omkar Kulthe" w:date="2025-03-19T15:35:00Z"/>
              </w:rPr>
            </w:pPr>
          </w:p>
        </w:tc>
        <w:tc>
          <w:tcPr>
            <w:tcW w:w="7603" w:type="dxa"/>
            <w:shd w:val="clear" w:color="auto" w:fill="auto"/>
            <w:tcMar>
              <w:top w:w="28" w:type="dxa"/>
              <w:left w:w="85" w:type="dxa"/>
              <w:right w:w="85" w:type="dxa"/>
            </w:tcMar>
            <w:tcPrChange w:id="835" w:author="Omkar Kulthe" w:date="2025-03-19T17:30:00Z">
              <w:tcPr>
                <w:tcW w:w="7600" w:type="dxa"/>
                <w:gridSpan w:val="2"/>
                <w:shd w:val="clear" w:color="auto" w:fill="auto"/>
                <w:tcMar>
                  <w:top w:w="28" w:type="dxa"/>
                </w:tcMar>
              </w:tcPr>
            </w:tcPrChange>
          </w:tcPr>
          <w:p w14:paraId="0CF6A04E" w14:textId="35AE5E15" w:rsidR="00F42314" w:rsidRPr="00EC5B0F" w:rsidRDefault="00F42314">
            <w:pPr>
              <w:pStyle w:val="Table"/>
              <w:rPr>
                <w:del w:id="836" w:author="Omkar Kulthe" w:date="2025-03-19T15:35:00Z"/>
              </w:rPr>
            </w:pPr>
          </w:p>
        </w:tc>
      </w:tr>
    </w:tbl>
    <w:bookmarkEnd w:id="353"/>
    <w:bookmarkEnd w:id="808"/>
    <w:p w14:paraId="7333D552" w14:textId="36CDA514" w:rsidR="00915C0E" w:rsidRPr="005C018E" w:rsidRDefault="00915C0E" w:rsidP="00915C0E">
      <w:r w:rsidRPr="005C018E">
        <w:softHyphen/>
      </w:r>
      <w:bookmarkStart w:id="837" w:name="sys_DCO_Chapters_Anchor"/>
      <w:bookmarkEnd w:id="837"/>
      <w:r w:rsidRPr="005C018E">
        <w:softHyphen/>
      </w:r>
      <w:bookmarkEnd w:id="343"/>
      <w:r w:rsidRPr="005C018E">
        <w:fldChar w:fldCharType="begin"/>
      </w:r>
      <w:r w:rsidRPr="005C018E">
        <w:fldChar w:fldCharType="end"/>
      </w:r>
    </w:p>
    <w:p w14:paraId="268B9377" w14:textId="77777777" w:rsidR="00915C0E" w:rsidRPr="005C018E" w:rsidRDefault="00915C0E" w:rsidP="00915C0E">
      <w:pPr>
        <w:pStyle w:val="Heading1"/>
        <w:sectPr w:rsidR="00915C0E" w:rsidRPr="005C018E" w:rsidSect="00646987">
          <w:headerReference w:type="first" r:id="rId23"/>
          <w:pgSz w:w="11907" w:h="16839" w:code="9"/>
          <w:pgMar w:top="2892" w:right="1134" w:bottom="1418" w:left="1814" w:header="1531" w:footer="737" w:gutter="0"/>
          <w:cols w:space="708"/>
          <w:titlePg/>
          <w:docGrid w:linePitch="272"/>
        </w:sectPr>
      </w:pPr>
    </w:p>
    <w:p w14:paraId="23D4909F" w14:textId="77777777" w:rsidR="00A03B63" w:rsidRPr="0023754F" w:rsidRDefault="00A03B63" w:rsidP="00A03B63">
      <w:pPr>
        <w:pStyle w:val="Heading1"/>
      </w:pPr>
      <w:bookmarkStart w:id="838" w:name="_Toc154499718"/>
      <w:bookmarkStart w:id="839" w:name="_Toc155076130"/>
      <w:bookmarkStart w:id="840" w:name="_Toc155076579"/>
      <w:bookmarkStart w:id="841" w:name="_Toc155084314"/>
      <w:bookmarkStart w:id="842" w:name="_Toc155084544"/>
      <w:bookmarkStart w:id="843" w:name="_Toc155084807"/>
      <w:bookmarkStart w:id="844" w:name="_Toc155085026"/>
      <w:bookmarkStart w:id="845" w:name="_Toc155090862"/>
      <w:bookmarkStart w:id="846" w:name="_Toc155091751"/>
      <w:bookmarkStart w:id="847" w:name="_Toc155790737"/>
      <w:bookmarkStart w:id="848" w:name="_Toc191914646"/>
      <w:bookmarkStart w:id="849" w:name="_Toc193746955"/>
      <w:bookmarkStart w:id="850" w:name="_Toc194683640"/>
      <w:r w:rsidRPr="0023754F">
        <w:lastRenderedPageBreak/>
        <w:t>Introduction</w:t>
      </w:r>
      <w:bookmarkEnd w:id="838"/>
      <w:bookmarkEnd w:id="839"/>
      <w:bookmarkEnd w:id="840"/>
      <w:bookmarkEnd w:id="841"/>
      <w:bookmarkEnd w:id="842"/>
      <w:bookmarkEnd w:id="843"/>
      <w:bookmarkEnd w:id="844"/>
      <w:bookmarkEnd w:id="845"/>
      <w:bookmarkEnd w:id="846"/>
      <w:bookmarkEnd w:id="847"/>
      <w:bookmarkEnd w:id="848"/>
      <w:bookmarkEnd w:id="849"/>
      <w:bookmarkEnd w:id="850"/>
    </w:p>
    <w:p w14:paraId="2CBCE181" w14:textId="77777777" w:rsidR="00A03B63" w:rsidRDefault="00A03B63" w:rsidP="00A03B63">
      <w:pPr>
        <w:pStyle w:val="Heading2"/>
        <w:numPr>
          <w:ilvl w:val="1"/>
          <w:numId w:val="1"/>
        </w:numPr>
        <w:tabs>
          <w:tab w:val="clear" w:pos="360"/>
        </w:tabs>
        <w:ind w:hanging="357"/>
      </w:pPr>
      <w:bookmarkStart w:id="851" w:name="_Toc154499719"/>
      <w:bookmarkStart w:id="852" w:name="_Toc155076131"/>
      <w:bookmarkStart w:id="853" w:name="_Toc155076580"/>
      <w:bookmarkStart w:id="854" w:name="_Toc155084315"/>
      <w:bookmarkStart w:id="855" w:name="_Toc155084545"/>
      <w:bookmarkStart w:id="856" w:name="_Toc155084808"/>
      <w:bookmarkStart w:id="857" w:name="_Toc155085027"/>
      <w:bookmarkStart w:id="858" w:name="_Toc155090863"/>
      <w:bookmarkStart w:id="859" w:name="_Toc155091752"/>
      <w:bookmarkStart w:id="860" w:name="_Toc155790738"/>
      <w:bookmarkStart w:id="861" w:name="_Toc191914647"/>
      <w:bookmarkStart w:id="862" w:name="_Toc193746956"/>
      <w:bookmarkStart w:id="863" w:name="_Toc194683641"/>
      <w:r w:rsidRPr="0023754F">
        <w:t>Executive</w:t>
      </w:r>
      <w:r w:rsidRPr="0023754F">
        <w:rPr>
          <w:spacing w:val="-5"/>
        </w:rPr>
        <w:t xml:space="preserve"> </w:t>
      </w:r>
      <w:r w:rsidRPr="0023754F">
        <w:t>Summary</w:t>
      </w:r>
      <w:bookmarkEnd w:id="851"/>
      <w:bookmarkEnd w:id="852"/>
      <w:bookmarkEnd w:id="853"/>
      <w:bookmarkEnd w:id="854"/>
      <w:bookmarkEnd w:id="855"/>
      <w:bookmarkEnd w:id="856"/>
      <w:bookmarkEnd w:id="857"/>
      <w:bookmarkEnd w:id="858"/>
      <w:bookmarkEnd w:id="859"/>
      <w:bookmarkEnd w:id="860"/>
      <w:bookmarkEnd w:id="861"/>
      <w:bookmarkEnd w:id="862"/>
      <w:bookmarkEnd w:id="863"/>
    </w:p>
    <w:p w14:paraId="6523DF1D" w14:textId="77777777" w:rsidR="00A03B63" w:rsidRDefault="00A03B63" w:rsidP="00A03B63"/>
    <w:p w14:paraId="2C333FCA" w14:textId="3991C08A" w:rsidR="00A03B63" w:rsidRDefault="00A03B63" w:rsidP="00A03B63">
      <w:pPr>
        <w:jc w:val="both"/>
      </w:pPr>
      <w:r>
        <w:t>The High-Level Design (HLD) serves as a comprehensive depiction of Windows Hyper-V 202</w:t>
      </w:r>
      <w:r w:rsidR="0078680A">
        <w:t>5</w:t>
      </w:r>
      <w:r>
        <w:t xml:space="preserve"> in alignment with Atos Global Delivery standards and portfolio services. These components, in turn, become the foundation for the Level 2 Design (LLD) and other lower-level documentation, establishing a crucial link between artifacts generated within the Service-Oriented Lifecycle Design (SOLD) process and those within the Atos Technical Lifecycle Management (ATLM) process.</w:t>
      </w:r>
    </w:p>
    <w:p w14:paraId="45230392" w14:textId="77777777" w:rsidR="00A03B63" w:rsidRDefault="00A03B63" w:rsidP="00A03B63">
      <w:pPr>
        <w:jc w:val="both"/>
      </w:pPr>
    </w:p>
    <w:p w14:paraId="6B4CD40C" w14:textId="77777777" w:rsidR="00A03B63" w:rsidRDefault="00A03B63" w:rsidP="00A03B63">
      <w:pPr>
        <w:jc w:val="both"/>
      </w:pPr>
      <w:r>
        <w:t>Prepared by the delivery architect for the service, in collaboration with the product manager, the HLD offers an outward-looking perspective, providing a high-level technical overview of the service. It delineates the key technical decisions made during the design phase. To build upon this, the subsequent low-level design(s) will delve into intricate details, elucidating the specific configurations and settings necessary for the successful implementation of these overarching design choices.</w:t>
      </w:r>
    </w:p>
    <w:p w14:paraId="7D6FD2A8" w14:textId="77777777" w:rsidR="00A03B63" w:rsidRDefault="00A03B63" w:rsidP="00A03B63">
      <w:pPr>
        <w:jc w:val="both"/>
      </w:pPr>
    </w:p>
    <w:p w14:paraId="45F17270" w14:textId="77777777" w:rsidR="00A03B63" w:rsidRDefault="00A03B63" w:rsidP="00A03B63">
      <w:pPr>
        <w:pStyle w:val="Heading2"/>
        <w:numPr>
          <w:ilvl w:val="1"/>
          <w:numId w:val="1"/>
        </w:numPr>
        <w:tabs>
          <w:tab w:val="clear" w:pos="360"/>
        </w:tabs>
        <w:ind w:hanging="357"/>
      </w:pPr>
      <w:bookmarkStart w:id="864" w:name="_Toc154499714"/>
      <w:bookmarkStart w:id="865" w:name="_Toc155076132"/>
      <w:bookmarkStart w:id="866" w:name="_Toc155076581"/>
      <w:bookmarkStart w:id="867" w:name="_Toc155084316"/>
      <w:bookmarkStart w:id="868" w:name="_Toc155084546"/>
      <w:bookmarkStart w:id="869" w:name="_Toc155084809"/>
      <w:bookmarkStart w:id="870" w:name="_Toc155085028"/>
      <w:bookmarkStart w:id="871" w:name="_Toc155090864"/>
      <w:bookmarkStart w:id="872" w:name="_Toc155091753"/>
      <w:bookmarkStart w:id="873" w:name="_Toc155790739"/>
      <w:bookmarkStart w:id="874" w:name="_Toc191914648"/>
      <w:bookmarkStart w:id="875" w:name="_Toc193746957"/>
      <w:bookmarkStart w:id="876" w:name="_Toc194683642"/>
      <w:r w:rsidRPr="0023754F">
        <w:t>Intended</w:t>
      </w:r>
      <w:r w:rsidRPr="0023754F">
        <w:rPr>
          <w:spacing w:val="-7"/>
        </w:rPr>
        <w:t xml:space="preserve"> </w:t>
      </w:r>
      <w:r w:rsidRPr="0023754F">
        <w:t>Audience</w:t>
      </w:r>
      <w:bookmarkEnd w:id="864"/>
      <w:bookmarkEnd w:id="865"/>
      <w:bookmarkEnd w:id="866"/>
      <w:bookmarkEnd w:id="867"/>
      <w:bookmarkEnd w:id="868"/>
      <w:bookmarkEnd w:id="869"/>
      <w:bookmarkEnd w:id="870"/>
      <w:bookmarkEnd w:id="871"/>
      <w:bookmarkEnd w:id="872"/>
      <w:bookmarkEnd w:id="873"/>
      <w:bookmarkEnd w:id="874"/>
      <w:bookmarkEnd w:id="875"/>
      <w:bookmarkEnd w:id="876"/>
    </w:p>
    <w:p w14:paraId="5AC012D2" w14:textId="77777777" w:rsidR="00A03B63" w:rsidRDefault="00A03B63" w:rsidP="00A03B63">
      <w:pPr>
        <w:jc w:val="both"/>
      </w:pPr>
    </w:p>
    <w:p w14:paraId="159EDDDB" w14:textId="77777777" w:rsidR="00A03B63" w:rsidRDefault="00A03B63" w:rsidP="00A03B63">
      <w:pPr>
        <w:jc w:val="both"/>
      </w:pPr>
      <w:r w:rsidRPr="00C66AF3">
        <w:t>This document is intended to explain the Target Architecture for this project.</w:t>
      </w:r>
      <w:r w:rsidRPr="00C66AF3">
        <w:rPr>
          <w:spacing w:val="1"/>
        </w:rPr>
        <w:t xml:space="preserve"> </w:t>
      </w:r>
      <w:r w:rsidRPr="00C66AF3">
        <w:t>The audience</w:t>
      </w:r>
      <w:r w:rsidRPr="00C66AF3">
        <w:rPr>
          <w:spacing w:val="-61"/>
        </w:rPr>
        <w:t xml:space="preserve"> </w:t>
      </w:r>
      <w:r w:rsidRPr="00C66AF3">
        <w:t>includes</w:t>
      </w:r>
      <w:r w:rsidRPr="00C66AF3">
        <w:rPr>
          <w:spacing w:val="-2"/>
        </w:rPr>
        <w:t xml:space="preserve"> </w:t>
      </w:r>
      <w:r w:rsidRPr="00C66AF3">
        <w:t>but is</w:t>
      </w:r>
      <w:r w:rsidRPr="00C66AF3">
        <w:rPr>
          <w:spacing w:val="-1"/>
        </w:rPr>
        <w:t xml:space="preserve"> </w:t>
      </w:r>
      <w:r w:rsidRPr="00C66AF3">
        <w:t>not limited</w:t>
      </w:r>
      <w:r w:rsidRPr="00C66AF3">
        <w:rPr>
          <w:spacing w:val="-3"/>
        </w:rPr>
        <w:t xml:space="preserve"> </w:t>
      </w:r>
      <w:r w:rsidRPr="00C66AF3">
        <w:t>to:</w:t>
      </w:r>
    </w:p>
    <w:p w14:paraId="0AB1CCB0" w14:textId="77777777" w:rsidR="00A03B63" w:rsidRPr="00C66AF3" w:rsidRDefault="00A03B63" w:rsidP="00A03B63">
      <w:pPr>
        <w:jc w:val="both"/>
      </w:pPr>
    </w:p>
    <w:p w14:paraId="62064344" w14:textId="77777777" w:rsidR="00A03B63" w:rsidRPr="00C66AF3" w:rsidRDefault="00A03B63" w:rsidP="00A03B63">
      <w:pPr>
        <w:pStyle w:val="ListBullet"/>
        <w:numPr>
          <w:ilvl w:val="0"/>
          <w:numId w:val="16"/>
        </w:numPr>
        <w:tabs>
          <w:tab w:val="num" w:pos="284"/>
        </w:tabs>
        <w:ind w:left="284" w:hanging="284"/>
      </w:pPr>
      <w:r w:rsidRPr="00C66AF3">
        <w:t>Atos</w:t>
      </w:r>
      <w:r w:rsidRPr="00C66AF3">
        <w:rPr>
          <w:spacing w:val="-4"/>
        </w:rPr>
        <w:t xml:space="preserve"> </w:t>
      </w:r>
      <w:r w:rsidRPr="00C66AF3">
        <w:t>Technology</w:t>
      </w:r>
      <w:r w:rsidRPr="00C66AF3">
        <w:rPr>
          <w:spacing w:val="-4"/>
        </w:rPr>
        <w:t xml:space="preserve"> </w:t>
      </w:r>
      <w:r w:rsidRPr="00C66AF3">
        <w:t>Strategy</w:t>
      </w:r>
      <w:r w:rsidRPr="00C66AF3">
        <w:rPr>
          <w:spacing w:val="-7"/>
        </w:rPr>
        <w:t xml:space="preserve"> </w:t>
      </w:r>
      <w:r w:rsidRPr="00C66AF3">
        <w:t>Director</w:t>
      </w:r>
    </w:p>
    <w:p w14:paraId="254F84E9" w14:textId="77777777" w:rsidR="00A03B63" w:rsidRPr="00C66AF3" w:rsidRDefault="00A03B63" w:rsidP="00A03B63">
      <w:pPr>
        <w:pStyle w:val="ListBullet"/>
        <w:numPr>
          <w:ilvl w:val="0"/>
          <w:numId w:val="16"/>
        </w:numPr>
        <w:tabs>
          <w:tab w:val="num" w:pos="284"/>
        </w:tabs>
        <w:ind w:left="284" w:hanging="284"/>
      </w:pPr>
      <w:r w:rsidRPr="00C66AF3">
        <w:t>Atos</w:t>
      </w:r>
      <w:r w:rsidRPr="00C66AF3">
        <w:rPr>
          <w:spacing w:val="-3"/>
        </w:rPr>
        <w:t xml:space="preserve"> </w:t>
      </w:r>
      <w:r w:rsidRPr="00C66AF3">
        <w:t>Led</w:t>
      </w:r>
      <w:r w:rsidRPr="00C66AF3">
        <w:rPr>
          <w:spacing w:val="-2"/>
        </w:rPr>
        <w:t xml:space="preserve"> </w:t>
      </w:r>
      <w:r w:rsidRPr="00C66AF3">
        <w:t>Architect</w:t>
      </w:r>
    </w:p>
    <w:p w14:paraId="76AAA620" w14:textId="77777777" w:rsidR="00A03B63" w:rsidRPr="00C66AF3" w:rsidRDefault="00A03B63" w:rsidP="00A03B63">
      <w:pPr>
        <w:pStyle w:val="ListBullet"/>
        <w:numPr>
          <w:ilvl w:val="0"/>
          <w:numId w:val="16"/>
        </w:numPr>
        <w:tabs>
          <w:tab w:val="num" w:pos="284"/>
        </w:tabs>
        <w:ind w:left="284" w:hanging="284"/>
      </w:pPr>
      <w:r w:rsidRPr="00C66AF3">
        <w:t>Atos</w:t>
      </w:r>
      <w:r w:rsidRPr="00C66AF3">
        <w:rPr>
          <w:spacing w:val="-4"/>
        </w:rPr>
        <w:t xml:space="preserve"> </w:t>
      </w:r>
      <w:r w:rsidRPr="00C66AF3">
        <w:t>Project</w:t>
      </w:r>
      <w:r w:rsidRPr="00C66AF3">
        <w:rPr>
          <w:spacing w:val="-3"/>
        </w:rPr>
        <w:t xml:space="preserve"> </w:t>
      </w:r>
      <w:r w:rsidRPr="00C66AF3">
        <w:t>Management</w:t>
      </w:r>
    </w:p>
    <w:p w14:paraId="0BB3FE68" w14:textId="77777777" w:rsidR="00A03B63" w:rsidRPr="00C66AF3" w:rsidRDefault="00A03B63" w:rsidP="00A03B63">
      <w:pPr>
        <w:pStyle w:val="ListBullet"/>
        <w:numPr>
          <w:ilvl w:val="0"/>
          <w:numId w:val="16"/>
        </w:numPr>
        <w:tabs>
          <w:tab w:val="num" w:pos="284"/>
        </w:tabs>
        <w:ind w:left="284" w:hanging="284"/>
      </w:pPr>
      <w:r w:rsidRPr="00C66AF3">
        <w:t>Atos</w:t>
      </w:r>
      <w:r w:rsidRPr="00C66AF3">
        <w:rPr>
          <w:spacing w:val="-4"/>
        </w:rPr>
        <w:t xml:space="preserve"> </w:t>
      </w:r>
      <w:r w:rsidRPr="00C66AF3">
        <w:t>Security</w:t>
      </w:r>
      <w:r w:rsidRPr="00C66AF3">
        <w:rPr>
          <w:spacing w:val="-5"/>
        </w:rPr>
        <w:t xml:space="preserve"> </w:t>
      </w:r>
      <w:r w:rsidRPr="00C66AF3">
        <w:t>Architect</w:t>
      </w:r>
    </w:p>
    <w:p w14:paraId="13339B19" w14:textId="77777777" w:rsidR="00A03B63" w:rsidRPr="00C66AF3" w:rsidRDefault="00A03B63" w:rsidP="00A03B63">
      <w:pPr>
        <w:pStyle w:val="ListBullet"/>
        <w:numPr>
          <w:ilvl w:val="0"/>
          <w:numId w:val="16"/>
        </w:numPr>
        <w:tabs>
          <w:tab w:val="num" w:pos="284"/>
        </w:tabs>
        <w:ind w:left="284" w:hanging="284"/>
      </w:pPr>
      <w:r w:rsidRPr="00C66AF3">
        <w:t>Atos</w:t>
      </w:r>
      <w:r w:rsidRPr="00C66AF3">
        <w:rPr>
          <w:spacing w:val="-3"/>
        </w:rPr>
        <w:t xml:space="preserve"> </w:t>
      </w:r>
      <w:r w:rsidRPr="00C66AF3">
        <w:t>Subject</w:t>
      </w:r>
      <w:r w:rsidRPr="00C66AF3">
        <w:rPr>
          <w:spacing w:val="-2"/>
        </w:rPr>
        <w:t xml:space="preserve"> </w:t>
      </w:r>
      <w:r w:rsidRPr="00C66AF3">
        <w:t>Manager</w:t>
      </w:r>
      <w:r w:rsidRPr="00C66AF3">
        <w:rPr>
          <w:spacing w:val="-2"/>
        </w:rPr>
        <w:t xml:space="preserve"> </w:t>
      </w:r>
      <w:r w:rsidRPr="00C66AF3">
        <w:t>Experts</w:t>
      </w:r>
    </w:p>
    <w:p w14:paraId="3DD1D437" w14:textId="77777777" w:rsidR="00A03B63" w:rsidRPr="00C66AF3" w:rsidRDefault="00A03B63" w:rsidP="00A03B63">
      <w:pPr>
        <w:pStyle w:val="ListBullet"/>
        <w:numPr>
          <w:ilvl w:val="0"/>
          <w:numId w:val="16"/>
        </w:numPr>
        <w:tabs>
          <w:tab w:val="num" w:pos="284"/>
        </w:tabs>
        <w:ind w:left="284" w:hanging="284"/>
      </w:pPr>
      <w:r w:rsidRPr="00C66AF3">
        <w:t>Client</w:t>
      </w:r>
      <w:r w:rsidRPr="00C66AF3">
        <w:rPr>
          <w:spacing w:val="-4"/>
        </w:rPr>
        <w:t xml:space="preserve"> </w:t>
      </w:r>
      <w:r w:rsidRPr="00C66AF3">
        <w:t>Project</w:t>
      </w:r>
      <w:r w:rsidRPr="00C66AF3">
        <w:rPr>
          <w:spacing w:val="-4"/>
        </w:rPr>
        <w:t xml:space="preserve"> </w:t>
      </w:r>
      <w:r w:rsidRPr="00C66AF3">
        <w:t>Management</w:t>
      </w:r>
    </w:p>
    <w:p w14:paraId="35C71C6B" w14:textId="77777777" w:rsidR="00A03B63" w:rsidRPr="00C66AF3" w:rsidRDefault="00A03B63" w:rsidP="00A03B63">
      <w:pPr>
        <w:pStyle w:val="ListBullet"/>
        <w:numPr>
          <w:ilvl w:val="0"/>
          <w:numId w:val="16"/>
        </w:numPr>
        <w:tabs>
          <w:tab w:val="num" w:pos="284"/>
        </w:tabs>
        <w:ind w:left="284" w:hanging="284"/>
      </w:pPr>
      <w:r w:rsidRPr="00C66AF3">
        <w:t>Client</w:t>
      </w:r>
      <w:r w:rsidRPr="00C66AF3">
        <w:rPr>
          <w:spacing w:val="-4"/>
        </w:rPr>
        <w:t xml:space="preserve"> </w:t>
      </w:r>
      <w:r w:rsidRPr="00C66AF3">
        <w:t>Technical</w:t>
      </w:r>
      <w:r w:rsidRPr="00C66AF3">
        <w:rPr>
          <w:spacing w:val="-3"/>
        </w:rPr>
        <w:t xml:space="preserve"> </w:t>
      </w:r>
      <w:r w:rsidRPr="00C66AF3">
        <w:t>Design</w:t>
      </w:r>
      <w:r w:rsidRPr="00C66AF3">
        <w:rPr>
          <w:spacing w:val="-3"/>
        </w:rPr>
        <w:t xml:space="preserve"> </w:t>
      </w:r>
      <w:r w:rsidRPr="00C66AF3">
        <w:t>Authority</w:t>
      </w:r>
    </w:p>
    <w:p w14:paraId="329A17ED" w14:textId="77777777" w:rsidR="00A03B63" w:rsidRDefault="00A03B63" w:rsidP="00A03B63">
      <w:pPr>
        <w:jc w:val="both"/>
      </w:pPr>
    </w:p>
    <w:tbl>
      <w:tblPr>
        <w:tblpPr w:leftFromText="180" w:rightFromText="180" w:vertAnchor="page" w:horzAnchor="margin" w:tblpXSpec="center" w:tblpY="9961"/>
        <w:tblW w:w="90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7"/>
        <w:gridCol w:w="1417"/>
        <w:gridCol w:w="1843"/>
        <w:gridCol w:w="3204"/>
      </w:tblGrid>
      <w:tr w:rsidR="0098312F" w:rsidRPr="0023754F" w:rsidDel="000A10C9" w14:paraId="579F6123" w14:textId="36DA31DA" w:rsidTr="00CB6B08">
        <w:trPr>
          <w:trHeight w:val="217"/>
          <w:tblHeader/>
          <w:del w:id="877" w:author="Omkar Kulthe" w:date="2025-03-05T14:54:00Z"/>
        </w:trPr>
        <w:tc>
          <w:tcPr>
            <w:tcW w:w="2547" w:type="dxa"/>
            <w:tcBorders>
              <w:right w:val="single" w:sz="4" w:space="0" w:color="FFFFFF"/>
            </w:tcBorders>
            <w:shd w:val="clear" w:color="auto" w:fill="1985FF"/>
            <w:tcMar>
              <w:top w:w="57" w:type="dxa"/>
              <w:left w:w="85" w:type="dxa"/>
              <w:right w:w="85" w:type="dxa"/>
            </w:tcMar>
          </w:tcPr>
          <w:p w14:paraId="5C94BDE1" w14:textId="68A89372" w:rsidR="00A03B63" w:rsidRPr="0023754F" w:rsidDel="000A10C9" w:rsidRDefault="00A03B63" w:rsidP="0098312F">
            <w:pPr>
              <w:pStyle w:val="TableHeader"/>
              <w:rPr>
                <w:del w:id="878" w:author="Omkar Kulthe" w:date="2025-03-05T14:54:00Z"/>
              </w:rPr>
            </w:pPr>
            <w:commentRangeStart w:id="879"/>
            <w:del w:id="880" w:author="Omkar Kulthe" w:date="2025-03-05T14:54:00Z">
              <w:r w:rsidRPr="0023754F" w:rsidDel="000A10C9">
                <w:delText>Document</w:delText>
              </w:r>
            </w:del>
            <w:commentRangeEnd w:id="879"/>
            <w:r w:rsidR="00285A98">
              <w:rPr>
                <w:rStyle w:val="CommentReference"/>
                <w:b w:val="0"/>
                <w:color w:val="auto"/>
              </w:rPr>
              <w:commentReference w:id="879"/>
            </w:r>
            <w:del w:id="881" w:author="Omkar Kulthe" w:date="2025-03-05T14:54:00Z">
              <w:r w:rsidRPr="0023754F" w:rsidDel="000A10C9">
                <w:rPr>
                  <w:spacing w:val="-59"/>
                </w:rPr>
                <w:delText xml:space="preserve"> </w:delText>
              </w:r>
              <w:r w:rsidRPr="0023754F" w:rsidDel="000A10C9">
                <w:delText>Section</w:delText>
              </w:r>
            </w:del>
          </w:p>
        </w:tc>
        <w:tc>
          <w:tcPr>
            <w:tcW w:w="1417" w:type="dxa"/>
            <w:tcBorders>
              <w:left w:val="single" w:sz="4" w:space="0" w:color="FFFFFF"/>
              <w:right w:val="single" w:sz="4" w:space="0" w:color="FFFFFF"/>
            </w:tcBorders>
            <w:shd w:val="clear" w:color="auto" w:fill="1985FF"/>
            <w:tcMar>
              <w:top w:w="57" w:type="dxa"/>
              <w:left w:w="85" w:type="dxa"/>
              <w:right w:w="85" w:type="dxa"/>
            </w:tcMar>
          </w:tcPr>
          <w:p w14:paraId="51455853" w14:textId="379D0765" w:rsidR="00A03B63" w:rsidRPr="0023754F" w:rsidDel="000A10C9" w:rsidRDefault="00A03B63" w:rsidP="0098312F">
            <w:pPr>
              <w:pStyle w:val="TableHeader"/>
              <w:rPr>
                <w:del w:id="882" w:author="Omkar Kulthe" w:date="2025-03-05T14:54:00Z"/>
              </w:rPr>
            </w:pPr>
            <w:del w:id="883" w:author="Omkar Kulthe" w:date="2025-03-05T14:54:00Z">
              <w:r w:rsidRPr="0023754F" w:rsidDel="000A10C9">
                <w:delText>Technology</w:delText>
              </w:r>
            </w:del>
          </w:p>
        </w:tc>
        <w:tc>
          <w:tcPr>
            <w:tcW w:w="1843" w:type="dxa"/>
            <w:tcBorders>
              <w:left w:val="single" w:sz="4" w:space="0" w:color="FFFFFF"/>
              <w:right w:val="single" w:sz="4" w:space="0" w:color="FFFFFF"/>
            </w:tcBorders>
            <w:shd w:val="clear" w:color="auto" w:fill="1985FF"/>
            <w:tcMar>
              <w:top w:w="57" w:type="dxa"/>
              <w:left w:w="85" w:type="dxa"/>
              <w:right w:w="85" w:type="dxa"/>
            </w:tcMar>
          </w:tcPr>
          <w:p w14:paraId="6C5A3E18" w14:textId="6A5D7E47" w:rsidR="00A03B63" w:rsidRPr="0023754F" w:rsidDel="000A10C9" w:rsidRDefault="00A03B63" w:rsidP="0098312F">
            <w:pPr>
              <w:pStyle w:val="TableHeader"/>
              <w:rPr>
                <w:del w:id="884" w:author="Omkar Kulthe" w:date="2025-03-05T14:54:00Z"/>
              </w:rPr>
            </w:pPr>
            <w:del w:id="885" w:author="Omkar Kulthe" w:date="2025-03-05T14:54:00Z">
              <w:r w:rsidRPr="0023754F" w:rsidDel="000A10C9">
                <w:delText>Tower</w:delText>
              </w:r>
            </w:del>
          </w:p>
        </w:tc>
        <w:tc>
          <w:tcPr>
            <w:tcW w:w="3204" w:type="dxa"/>
            <w:tcBorders>
              <w:left w:val="single" w:sz="4" w:space="0" w:color="FFFFFF"/>
            </w:tcBorders>
            <w:shd w:val="clear" w:color="auto" w:fill="1985FF"/>
            <w:tcMar>
              <w:top w:w="57" w:type="dxa"/>
              <w:left w:w="85" w:type="dxa"/>
              <w:right w:w="85" w:type="dxa"/>
            </w:tcMar>
          </w:tcPr>
          <w:p w14:paraId="5D0D05AB" w14:textId="7EE51EC4" w:rsidR="00A03B63" w:rsidRPr="0023754F" w:rsidDel="000A10C9" w:rsidRDefault="00A03B63" w:rsidP="0098312F">
            <w:pPr>
              <w:pStyle w:val="TableHeader"/>
              <w:rPr>
                <w:del w:id="886" w:author="Omkar Kulthe" w:date="2025-03-05T14:54:00Z"/>
              </w:rPr>
            </w:pPr>
            <w:del w:id="887" w:author="Omkar Kulthe" w:date="2025-03-05T14:54:00Z">
              <w:r w:rsidRPr="0023754F" w:rsidDel="000A10C9">
                <w:delText>Description</w:delText>
              </w:r>
            </w:del>
          </w:p>
        </w:tc>
      </w:tr>
      <w:tr w:rsidR="0098312F" w:rsidRPr="0023754F" w:rsidDel="000A10C9" w14:paraId="16525F0E" w14:textId="2906E57A" w:rsidTr="00CB6B08">
        <w:trPr>
          <w:trHeight w:val="225"/>
          <w:del w:id="888" w:author="Omkar Kulthe" w:date="2025-03-05T14:54:00Z"/>
        </w:trPr>
        <w:tc>
          <w:tcPr>
            <w:tcW w:w="2547" w:type="dxa"/>
            <w:shd w:val="clear" w:color="auto" w:fill="auto"/>
            <w:tcMar>
              <w:top w:w="28" w:type="dxa"/>
              <w:left w:w="85" w:type="dxa"/>
              <w:right w:w="85" w:type="dxa"/>
            </w:tcMar>
          </w:tcPr>
          <w:p w14:paraId="185E6AC3" w14:textId="20169D85" w:rsidR="00A03B63" w:rsidRPr="0023754F" w:rsidDel="000A10C9" w:rsidRDefault="00A03B63" w:rsidP="0098312F">
            <w:pPr>
              <w:pStyle w:val="Table"/>
              <w:rPr>
                <w:del w:id="889" w:author="Omkar Kulthe" w:date="2025-03-05T14:54:00Z"/>
              </w:rPr>
            </w:pPr>
            <w:del w:id="890" w:author="Omkar Kulthe" w:date="2025-03-05T14:54:00Z">
              <w:r w:rsidRPr="0023754F" w:rsidDel="000A10C9">
                <w:delText>Network</w:delText>
              </w:r>
              <w:r w:rsidRPr="0023754F" w:rsidDel="000A10C9">
                <w:rPr>
                  <w:spacing w:val="-2"/>
                </w:rPr>
                <w:delText xml:space="preserve"> </w:delText>
              </w:r>
              <w:r w:rsidRPr="0023754F" w:rsidDel="000A10C9">
                <w:delText>Design</w:delText>
              </w:r>
            </w:del>
          </w:p>
        </w:tc>
        <w:tc>
          <w:tcPr>
            <w:tcW w:w="1417" w:type="dxa"/>
            <w:shd w:val="clear" w:color="auto" w:fill="auto"/>
            <w:tcMar>
              <w:top w:w="28" w:type="dxa"/>
              <w:left w:w="85" w:type="dxa"/>
              <w:right w:w="85" w:type="dxa"/>
            </w:tcMar>
          </w:tcPr>
          <w:p w14:paraId="793275A8" w14:textId="58140E33" w:rsidR="00A03B63" w:rsidRPr="0023754F" w:rsidDel="000A10C9" w:rsidRDefault="00A03B63" w:rsidP="0098312F">
            <w:pPr>
              <w:pStyle w:val="Table"/>
              <w:rPr>
                <w:del w:id="891" w:author="Omkar Kulthe" w:date="2025-03-05T14:54:00Z"/>
              </w:rPr>
            </w:pPr>
            <w:del w:id="892" w:author="Omkar Kulthe" w:date="2025-03-05T14:54:00Z">
              <w:r w:rsidRPr="0023754F" w:rsidDel="000A10C9">
                <w:delText>Network</w:delText>
              </w:r>
            </w:del>
          </w:p>
        </w:tc>
        <w:tc>
          <w:tcPr>
            <w:tcW w:w="1843" w:type="dxa"/>
            <w:shd w:val="clear" w:color="auto" w:fill="auto"/>
            <w:tcMar>
              <w:top w:w="28" w:type="dxa"/>
              <w:left w:w="85" w:type="dxa"/>
              <w:right w:w="85" w:type="dxa"/>
            </w:tcMar>
          </w:tcPr>
          <w:p w14:paraId="1FD89E6D" w14:textId="664F950F" w:rsidR="00A03B63" w:rsidRPr="0023754F" w:rsidDel="000A10C9" w:rsidRDefault="00A03B63" w:rsidP="0098312F">
            <w:pPr>
              <w:pStyle w:val="Table"/>
              <w:rPr>
                <w:del w:id="893" w:author="Omkar Kulthe" w:date="2025-03-05T14:54:00Z"/>
              </w:rPr>
            </w:pPr>
            <w:del w:id="894" w:author="Omkar Kulthe" w:date="2025-03-05T14:54:00Z">
              <w:r w:rsidRPr="00B6094B" w:rsidDel="000A10C9">
                <w:delText>A HCI Del Network</w:delText>
              </w:r>
            </w:del>
          </w:p>
        </w:tc>
        <w:tc>
          <w:tcPr>
            <w:tcW w:w="3204" w:type="dxa"/>
            <w:shd w:val="clear" w:color="auto" w:fill="auto"/>
            <w:tcMar>
              <w:top w:w="28" w:type="dxa"/>
              <w:left w:w="85" w:type="dxa"/>
              <w:right w:w="85" w:type="dxa"/>
            </w:tcMar>
          </w:tcPr>
          <w:p w14:paraId="544280C1" w14:textId="4B8ADB2B" w:rsidR="00A03B63" w:rsidRPr="0023754F" w:rsidDel="000A10C9" w:rsidRDefault="00A03B63" w:rsidP="0098312F">
            <w:pPr>
              <w:pStyle w:val="Table"/>
              <w:rPr>
                <w:del w:id="895" w:author="Omkar Kulthe" w:date="2025-03-05T14:54:00Z"/>
              </w:rPr>
            </w:pPr>
            <w:del w:id="896" w:author="Omkar Kulthe" w:date="2025-03-05T14:54:00Z">
              <w:r w:rsidRPr="0023754F" w:rsidDel="000A10C9">
                <w:delText>To</w:delText>
              </w:r>
              <w:r w:rsidRPr="0023754F" w:rsidDel="000A10C9">
                <w:rPr>
                  <w:spacing w:val="-1"/>
                </w:rPr>
                <w:delText xml:space="preserve"> </w:delText>
              </w:r>
              <w:r w:rsidRPr="0023754F" w:rsidDel="000A10C9">
                <w:delText>be</w:delText>
              </w:r>
              <w:r w:rsidRPr="0023754F" w:rsidDel="000A10C9">
                <w:rPr>
                  <w:spacing w:val="-2"/>
                </w:rPr>
                <w:delText xml:space="preserve"> </w:delText>
              </w:r>
              <w:r w:rsidRPr="0023754F" w:rsidDel="000A10C9">
                <w:delText>captured</w:delText>
              </w:r>
              <w:r w:rsidRPr="0023754F" w:rsidDel="000A10C9">
                <w:rPr>
                  <w:spacing w:val="-1"/>
                </w:rPr>
                <w:delText xml:space="preserve"> </w:delText>
              </w:r>
              <w:r w:rsidRPr="0023754F" w:rsidDel="000A10C9">
                <w:delText>in</w:delText>
              </w:r>
              <w:r w:rsidRPr="0023754F" w:rsidDel="000A10C9">
                <w:rPr>
                  <w:spacing w:val="-4"/>
                </w:rPr>
                <w:delText xml:space="preserve"> </w:delText>
              </w:r>
              <w:r w:rsidRPr="0023754F" w:rsidDel="000A10C9">
                <w:delText>Network</w:delText>
              </w:r>
              <w:r w:rsidRPr="0023754F" w:rsidDel="000A10C9">
                <w:rPr>
                  <w:spacing w:val="-1"/>
                </w:rPr>
                <w:delText xml:space="preserve"> </w:delText>
              </w:r>
              <w:r w:rsidRPr="0023754F" w:rsidDel="000A10C9">
                <w:delText>HLD</w:delText>
              </w:r>
            </w:del>
          </w:p>
        </w:tc>
      </w:tr>
    </w:tbl>
    <w:p w14:paraId="711567FC" w14:textId="77777777" w:rsidR="00A03B63" w:rsidRDefault="00A03B63" w:rsidP="00A03B63">
      <w:pPr>
        <w:jc w:val="both"/>
      </w:pPr>
    </w:p>
    <w:p w14:paraId="5D432ED3" w14:textId="77777777" w:rsidR="00A03B63" w:rsidRPr="0023754F" w:rsidRDefault="00A03B63" w:rsidP="00A03B63">
      <w:pPr>
        <w:pStyle w:val="Heading2"/>
        <w:numPr>
          <w:ilvl w:val="1"/>
          <w:numId w:val="1"/>
        </w:numPr>
        <w:tabs>
          <w:tab w:val="clear" w:pos="360"/>
        </w:tabs>
        <w:ind w:hanging="357"/>
      </w:pPr>
      <w:bookmarkStart w:id="897" w:name="_Toc154499720"/>
      <w:bookmarkStart w:id="898" w:name="_Toc155076133"/>
      <w:bookmarkStart w:id="899" w:name="_Toc155076582"/>
      <w:bookmarkStart w:id="900" w:name="_Toc155084317"/>
      <w:bookmarkStart w:id="901" w:name="_Toc155084547"/>
      <w:bookmarkStart w:id="902" w:name="_Toc155084810"/>
      <w:bookmarkStart w:id="903" w:name="_Toc155085029"/>
      <w:bookmarkStart w:id="904" w:name="_Toc155090865"/>
      <w:bookmarkStart w:id="905" w:name="_Toc155091754"/>
      <w:bookmarkStart w:id="906" w:name="_Toc155790740"/>
      <w:bookmarkStart w:id="907" w:name="_Toc191914649"/>
      <w:bookmarkStart w:id="908" w:name="_Toc193746958"/>
      <w:bookmarkStart w:id="909" w:name="_Toc194683643"/>
      <w:r w:rsidRPr="0023754F">
        <w:t>Background</w:t>
      </w:r>
      <w:bookmarkEnd w:id="897"/>
      <w:bookmarkEnd w:id="898"/>
      <w:bookmarkEnd w:id="899"/>
      <w:bookmarkEnd w:id="900"/>
      <w:bookmarkEnd w:id="901"/>
      <w:bookmarkEnd w:id="902"/>
      <w:bookmarkEnd w:id="903"/>
      <w:bookmarkEnd w:id="904"/>
      <w:bookmarkEnd w:id="905"/>
      <w:bookmarkEnd w:id="906"/>
      <w:bookmarkEnd w:id="907"/>
      <w:bookmarkEnd w:id="908"/>
      <w:bookmarkEnd w:id="909"/>
    </w:p>
    <w:p w14:paraId="75682D4A" w14:textId="77777777" w:rsidR="00A03B63" w:rsidRPr="00AA2C9C" w:rsidRDefault="00A03B63" w:rsidP="00A03B63">
      <w:pPr>
        <w:pStyle w:val="NormalWeb"/>
        <w:jc w:val="both"/>
        <w:rPr>
          <w:rFonts w:ascii="Verdana" w:hAnsi="Verdana"/>
          <w:color w:val="252525"/>
          <w:sz w:val="18"/>
          <w:szCs w:val="18"/>
        </w:rPr>
      </w:pPr>
      <w:r w:rsidRPr="00AA2C9C">
        <w:rPr>
          <w:rFonts w:ascii="Verdana" w:hAnsi="Verdana"/>
          <w:color w:val="252525"/>
          <w:sz w:val="18"/>
          <w:szCs w:val="18"/>
        </w:rPr>
        <w:t>This document serves as an initial reference for solution managers who aim to offer the service to customers or other Atos personnel external to the service. It is designed to cater to individuals requiring a comprehensive understanding of the technical specifications for Windows Hyper-V Server. The purpose is to offer guidance and insights into service deliverables and design principles.</w:t>
      </w:r>
    </w:p>
    <w:p w14:paraId="389E6B84" w14:textId="77777777" w:rsidR="00A03B63" w:rsidRDefault="00A03B63" w:rsidP="00A03B63">
      <w:pPr>
        <w:pStyle w:val="NormalWeb"/>
        <w:jc w:val="both"/>
        <w:rPr>
          <w:rFonts w:ascii="Verdana" w:hAnsi="Verdana"/>
          <w:color w:val="252525"/>
          <w:sz w:val="18"/>
          <w:szCs w:val="18"/>
        </w:rPr>
      </w:pPr>
      <w:r w:rsidRPr="00AA2C9C">
        <w:rPr>
          <w:rFonts w:ascii="Verdana" w:hAnsi="Verdana"/>
          <w:color w:val="252525"/>
          <w:sz w:val="18"/>
          <w:szCs w:val="18"/>
        </w:rPr>
        <w:t>To guarantee the synchronization of delivery and service, the high-level design (HLD) is to be crafted by the delivery lead architect in collaboration with the portfolio product manager. This collaborative effort ensures that the technical definition of the service is aligned with the intended delivery objectives and adheres to established design principles. The HLD functions as a key resource for those involved in delivering the service, providing clarity and direction in the pursuit of successful service implementation.</w:t>
      </w:r>
    </w:p>
    <w:p w14:paraId="308F75B4" w14:textId="77777777" w:rsidR="00A03B63" w:rsidRDefault="00A03B63" w:rsidP="00A03B63">
      <w:pPr>
        <w:pStyle w:val="Heading3"/>
        <w:numPr>
          <w:ilvl w:val="2"/>
          <w:numId w:val="1"/>
        </w:numPr>
        <w:tabs>
          <w:tab w:val="clear" w:pos="360"/>
        </w:tabs>
        <w:ind w:hanging="357"/>
      </w:pPr>
      <w:r w:rsidRPr="0023754F">
        <w:t>Scope</w:t>
      </w:r>
      <w:r w:rsidRPr="0023754F">
        <w:rPr>
          <w:spacing w:val="-3"/>
        </w:rPr>
        <w:t xml:space="preserve"> </w:t>
      </w:r>
      <w:r w:rsidRPr="0023754F">
        <w:t>of</w:t>
      </w:r>
      <w:r w:rsidRPr="0023754F">
        <w:rPr>
          <w:spacing w:val="-2"/>
        </w:rPr>
        <w:t xml:space="preserve"> </w:t>
      </w:r>
      <w:r w:rsidRPr="0023754F">
        <w:t>Work</w:t>
      </w:r>
    </w:p>
    <w:p w14:paraId="0AA35090" w14:textId="77777777" w:rsidR="00A03B63" w:rsidRPr="00066AF3" w:rsidRDefault="00A03B63" w:rsidP="00A03B63"/>
    <w:p w14:paraId="36565371" w14:textId="77777777" w:rsidR="00A03B63" w:rsidRDefault="00A03B63" w:rsidP="00A03B63">
      <w:r w:rsidRPr="00066AF3">
        <w:t>The</w:t>
      </w:r>
      <w:r w:rsidRPr="00066AF3">
        <w:rPr>
          <w:spacing w:val="-3"/>
        </w:rPr>
        <w:t xml:space="preserve"> </w:t>
      </w:r>
      <w:r w:rsidRPr="00066AF3">
        <w:t>scope</w:t>
      </w:r>
      <w:r w:rsidRPr="00066AF3">
        <w:rPr>
          <w:spacing w:val="-2"/>
        </w:rPr>
        <w:t xml:space="preserve"> </w:t>
      </w:r>
      <w:r w:rsidRPr="00066AF3">
        <w:t>of</w:t>
      </w:r>
      <w:r w:rsidRPr="00066AF3">
        <w:rPr>
          <w:spacing w:val="-5"/>
        </w:rPr>
        <w:t xml:space="preserve"> </w:t>
      </w:r>
      <w:r w:rsidRPr="00066AF3">
        <w:t>the</w:t>
      </w:r>
      <w:r w:rsidRPr="00066AF3">
        <w:rPr>
          <w:spacing w:val="-2"/>
        </w:rPr>
        <w:t xml:space="preserve"> </w:t>
      </w:r>
      <w:r w:rsidRPr="00066AF3">
        <w:t>Hyper-V</w:t>
      </w:r>
      <w:r w:rsidRPr="00066AF3">
        <w:rPr>
          <w:spacing w:val="-1"/>
        </w:rPr>
        <w:t xml:space="preserve"> </w:t>
      </w:r>
      <w:r w:rsidRPr="00066AF3">
        <w:t>Server</w:t>
      </w:r>
      <w:r w:rsidRPr="00066AF3">
        <w:rPr>
          <w:spacing w:val="-2"/>
        </w:rPr>
        <w:t xml:space="preserve"> </w:t>
      </w:r>
      <w:r w:rsidRPr="00066AF3">
        <w:t>HLD</w:t>
      </w:r>
      <w:r w:rsidRPr="00066AF3">
        <w:rPr>
          <w:spacing w:val="-3"/>
        </w:rPr>
        <w:t xml:space="preserve"> </w:t>
      </w:r>
      <w:r w:rsidRPr="00066AF3">
        <w:t>covers</w:t>
      </w:r>
      <w:r w:rsidRPr="00066AF3">
        <w:rPr>
          <w:spacing w:val="-3"/>
        </w:rPr>
        <w:t xml:space="preserve"> </w:t>
      </w:r>
      <w:r w:rsidRPr="00066AF3">
        <w:t>the</w:t>
      </w:r>
      <w:r w:rsidRPr="00066AF3">
        <w:rPr>
          <w:spacing w:val="-2"/>
        </w:rPr>
        <w:t xml:space="preserve"> </w:t>
      </w:r>
      <w:r w:rsidRPr="00066AF3">
        <w:t>following:</w:t>
      </w:r>
    </w:p>
    <w:p w14:paraId="28CBF98F" w14:textId="77777777" w:rsidR="00A03B63" w:rsidRPr="00066AF3" w:rsidRDefault="00A03B63" w:rsidP="00A03B63"/>
    <w:p w14:paraId="34319ED1" w14:textId="72A80395" w:rsidR="00A03B63" w:rsidRDefault="00A03B63" w:rsidP="0018059C">
      <w:pPr>
        <w:pStyle w:val="ListBullet"/>
      </w:pPr>
      <w:commentRangeStart w:id="910"/>
      <w:commentRangeStart w:id="911"/>
      <w:r w:rsidRPr="00066AF3">
        <w:t>Use</w:t>
      </w:r>
      <w:r w:rsidRPr="00066AF3">
        <w:rPr>
          <w:spacing w:val="-2"/>
        </w:rPr>
        <w:t xml:space="preserve"> </w:t>
      </w:r>
      <w:r w:rsidRPr="00066AF3">
        <w:t>of</w:t>
      </w:r>
      <w:r w:rsidRPr="00066AF3">
        <w:rPr>
          <w:spacing w:val="-2"/>
        </w:rPr>
        <w:t xml:space="preserve"> </w:t>
      </w:r>
      <w:r w:rsidRPr="00066AF3">
        <w:t>x86</w:t>
      </w:r>
      <w:r w:rsidRPr="00066AF3">
        <w:rPr>
          <w:spacing w:val="-2"/>
        </w:rPr>
        <w:t xml:space="preserve"> </w:t>
      </w:r>
      <w:r w:rsidRPr="00066AF3">
        <w:t>Hardware</w:t>
      </w:r>
      <w:r w:rsidRPr="00066AF3">
        <w:rPr>
          <w:spacing w:val="-1"/>
        </w:rPr>
        <w:t xml:space="preserve"> </w:t>
      </w:r>
      <w:r w:rsidRPr="00066AF3">
        <w:t>Basket</w:t>
      </w:r>
      <w:r w:rsidRPr="00066AF3">
        <w:rPr>
          <w:spacing w:val="-1"/>
        </w:rPr>
        <w:t xml:space="preserve"> </w:t>
      </w:r>
      <w:r w:rsidRPr="00066AF3">
        <w:t>to</w:t>
      </w:r>
      <w:r w:rsidRPr="00066AF3">
        <w:rPr>
          <w:spacing w:val="-1"/>
        </w:rPr>
        <w:t xml:space="preserve"> </w:t>
      </w:r>
      <w:r w:rsidRPr="00066AF3">
        <w:t>define</w:t>
      </w:r>
      <w:r w:rsidRPr="00066AF3">
        <w:rPr>
          <w:spacing w:val="-3"/>
        </w:rPr>
        <w:t xml:space="preserve"> </w:t>
      </w:r>
      <w:r w:rsidRPr="00066AF3">
        <w:t>hardware.</w:t>
      </w:r>
      <w:commentRangeEnd w:id="910"/>
      <w:r w:rsidR="00213EA3">
        <w:rPr>
          <w:rStyle w:val="CommentReference"/>
        </w:rPr>
        <w:commentReference w:id="910"/>
      </w:r>
      <w:commentRangeEnd w:id="911"/>
      <w:r w:rsidR="0018059C">
        <w:rPr>
          <w:rStyle w:val="CommentReference"/>
        </w:rPr>
        <w:commentReference w:id="911"/>
      </w:r>
    </w:p>
    <w:p w14:paraId="6EA696C8" w14:textId="77777777" w:rsidR="00A03B63" w:rsidRPr="00633713" w:rsidRDefault="00A03B63" w:rsidP="00A03B63"/>
    <w:p w14:paraId="07F37537" w14:textId="77777777" w:rsidR="00A03B63" w:rsidRPr="00066AF3" w:rsidRDefault="00A03B63" w:rsidP="00A03B63">
      <w:pPr>
        <w:pStyle w:val="ListBullet"/>
        <w:numPr>
          <w:ilvl w:val="0"/>
          <w:numId w:val="16"/>
        </w:numPr>
        <w:tabs>
          <w:tab w:val="num" w:pos="284"/>
        </w:tabs>
        <w:ind w:left="284" w:hanging="284"/>
        <w:rPr>
          <w:szCs w:val="18"/>
        </w:rPr>
      </w:pPr>
      <w:r w:rsidRPr="00066AF3">
        <w:rPr>
          <w:szCs w:val="18"/>
        </w:rPr>
        <w:lastRenderedPageBreak/>
        <w:t>Additional</w:t>
      </w:r>
      <w:r w:rsidRPr="00066AF3">
        <w:rPr>
          <w:spacing w:val="-4"/>
          <w:szCs w:val="18"/>
        </w:rPr>
        <w:t xml:space="preserve"> </w:t>
      </w:r>
      <w:r w:rsidRPr="00066AF3">
        <w:rPr>
          <w:szCs w:val="18"/>
        </w:rPr>
        <w:t>network</w:t>
      </w:r>
      <w:r w:rsidRPr="00066AF3">
        <w:rPr>
          <w:spacing w:val="-5"/>
          <w:szCs w:val="18"/>
        </w:rPr>
        <w:t xml:space="preserve"> </w:t>
      </w:r>
      <w:r w:rsidRPr="00066AF3">
        <w:rPr>
          <w:szCs w:val="18"/>
        </w:rPr>
        <w:t>infrastructure</w:t>
      </w:r>
    </w:p>
    <w:p w14:paraId="21E46A84" w14:textId="77777777" w:rsidR="00A03B63" w:rsidRPr="00066AF3" w:rsidRDefault="00A03B63" w:rsidP="00A03B63">
      <w:pPr>
        <w:pStyle w:val="ListBullet"/>
        <w:numPr>
          <w:ilvl w:val="0"/>
          <w:numId w:val="16"/>
        </w:numPr>
        <w:tabs>
          <w:tab w:val="num" w:pos="284"/>
        </w:tabs>
        <w:ind w:left="284" w:hanging="284"/>
        <w:rPr>
          <w:szCs w:val="18"/>
        </w:rPr>
      </w:pPr>
      <w:r w:rsidRPr="00066AF3">
        <w:rPr>
          <w:szCs w:val="18"/>
        </w:rPr>
        <w:t>Windows</w:t>
      </w:r>
      <w:r w:rsidRPr="00066AF3">
        <w:rPr>
          <w:spacing w:val="-3"/>
          <w:szCs w:val="18"/>
        </w:rPr>
        <w:t xml:space="preserve"> </w:t>
      </w:r>
      <w:r w:rsidRPr="00066AF3">
        <w:rPr>
          <w:szCs w:val="18"/>
        </w:rPr>
        <w:t>Server</w:t>
      </w:r>
      <w:r w:rsidRPr="00066AF3">
        <w:rPr>
          <w:spacing w:val="-2"/>
          <w:szCs w:val="18"/>
        </w:rPr>
        <w:t xml:space="preserve"> </w:t>
      </w:r>
      <w:r w:rsidRPr="00066AF3">
        <w:rPr>
          <w:szCs w:val="18"/>
        </w:rPr>
        <w:t>management</w:t>
      </w:r>
    </w:p>
    <w:p w14:paraId="52D711E2" w14:textId="77777777" w:rsidR="00A03B63" w:rsidRPr="00066AF3" w:rsidRDefault="00A03B63" w:rsidP="00A03B63">
      <w:pPr>
        <w:pStyle w:val="ListBullet"/>
        <w:numPr>
          <w:ilvl w:val="0"/>
          <w:numId w:val="16"/>
        </w:numPr>
        <w:tabs>
          <w:tab w:val="num" w:pos="284"/>
        </w:tabs>
        <w:ind w:left="284" w:hanging="284"/>
        <w:rPr>
          <w:szCs w:val="18"/>
        </w:rPr>
      </w:pPr>
      <w:r w:rsidRPr="00066AF3">
        <w:rPr>
          <w:szCs w:val="18"/>
        </w:rPr>
        <w:t>Hyper-V</w:t>
      </w:r>
      <w:r w:rsidRPr="00066AF3">
        <w:rPr>
          <w:spacing w:val="-5"/>
          <w:szCs w:val="18"/>
        </w:rPr>
        <w:t xml:space="preserve"> </w:t>
      </w:r>
      <w:r w:rsidRPr="00066AF3">
        <w:rPr>
          <w:szCs w:val="18"/>
        </w:rPr>
        <w:t>Server</w:t>
      </w:r>
      <w:r w:rsidRPr="00066AF3">
        <w:rPr>
          <w:spacing w:val="-3"/>
          <w:szCs w:val="18"/>
        </w:rPr>
        <w:t xml:space="preserve"> </w:t>
      </w:r>
      <w:r w:rsidRPr="00066AF3">
        <w:rPr>
          <w:szCs w:val="18"/>
        </w:rPr>
        <w:t>&amp; Hosted</w:t>
      </w:r>
      <w:r w:rsidRPr="00066AF3">
        <w:rPr>
          <w:spacing w:val="-5"/>
          <w:szCs w:val="18"/>
        </w:rPr>
        <w:t xml:space="preserve"> </w:t>
      </w:r>
      <w:r w:rsidRPr="00066AF3">
        <w:rPr>
          <w:szCs w:val="18"/>
        </w:rPr>
        <w:t>VMs</w:t>
      </w:r>
    </w:p>
    <w:p w14:paraId="1FD5F354" w14:textId="0C4276DC" w:rsidR="00A03B63" w:rsidRPr="00066AF3" w:rsidRDefault="00A03B63" w:rsidP="00A03B63">
      <w:pPr>
        <w:pStyle w:val="ListBullet"/>
        <w:numPr>
          <w:ilvl w:val="0"/>
          <w:numId w:val="16"/>
        </w:numPr>
        <w:tabs>
          <w:tab w:val="num" w:pos="284"/>
        </w:tabs>
        <w:ind w:left="284" w:hanging="284"/>
        <w:rPr>
          <w:szCs w:val="18"/>
        </w:rPr>
      </w:pPr>
      <w:r w:rsidRPr="00066AF3">
        <w:rPr>
          <w:szCs w:val="18"/>
        </w:rPr>
        <w:t>Supported</w:t>
      </w:r>
      <w:r w:rsidRPr="00066AF3">
        <w:rPr>
          <w:spacing w:val="-3"/>
          <w:szCs w:val="18"/>
        </w:rPr>
        <w:t xml:space="preserve"> </w:t>
      </w:r>
      <w:r w:rsidRPr="00066AF3">
        <w:rPr>
          <w:szCs w:val="18"/>
        </w:rPr>
        <w:t>Operating</w:t>
      </w:r>
      <w:r w:rsidRPr="00066AF3">
        <w:rPr>
          <w:spacing w:val="-3"/>
          <w:szCs w:val="18"/>
        </w:rPr>
        <w:t xml:space="preserve"> </w:t>
      </w:r>
      <w:r w:rsidRPr="00066AF3">
        <w:rPr>
          <w:szCs w:val="18"/>
        </w:rPr>
        <w:t>Systems:</w:t>
      </w:r>
      <w:r w:rsidRPr="00066AF3">
        <w:rPr>
          <w:spacing w:val="-3"/>
          <w:szCs w:val="18"/>
        </w:rPr>
        <w:t xml:space="preserve"> </w:t>
      </w:r>
      <w:r w:rsidRPr="00066AF3">
        <w:rPr>
          <w:szCs w:val="18"/>
        </w:rPr>
        <w:t>Windows</w:t>
      </w:r>
      <w:r w:rsidRPr="00066AF3">
        <w:rPr>
          <w:spacing w:val="-3"/>
          <w:szCs w:val="18"/>
        </w:rPr>
        <w:t xml:space="preserve"> </w:t>
      </w:r>
      <w:r w:rsidRPr="00066AF3">
        <w:rPr>
          <w:szCs w:val="18"/>
        </w:rPr>
        <w:t>Server</w:t>
      </w:r>
      <w:r w:rsidRPr="00066AF3">
        <w:rPr>
          <w:spacing w:val="-2"/>
          <w:szCs w:val="18"/>
        </w:rPr>
        <w:t xml:space="preserve"> </w:t>
      </w:r>
      <w:r w:rsidRPr="00066AF3">
        <w:rPr>
          <w:szCs w:val="18"/>
        </w:rPr>
        <w:t>202</w:t>
      </w:r>
      <w:ins w:id="912" w:author="Omkar Kulthe" w:date="2025-03-07T18:34:00Z">
        <w:r w:rsidR="000466DB">
          <w:rPr>
            <w:szCs w:val="18"/>
          </w:rPr>
          <w:t>5</w:t>
        </w:r>
      </w:ins>
      <w:del w:id="913" w:author="Omkar Kulthe" w:date="2025-03-07T18:34:00Z">
        <w:r w:rsidRPr="00066AF3" w:rsidDel="000466DB">
          <w:rPr>
            <w:szCs w:val="18"/>
          </w:rPr>
          <w:delText>2</w:delText>
        </w:r>
      </w:del>
      <w:r w:rsidRPr="00066AF3">
        <w:rPr>
          <w:szCs w:val="18"/>
        </w:rPr>
        <w:t xml:space="preserve"> Standard</w:t>
      </w:r>
      <w:r w:rsidRPr="00066AF3">
        <w:rPr>
          <w:spacing w:val="-3"/>
          <w:szCs w:val="18"/>
        </w:rPr>
        <w:t xml:space="preserve"> </w:t>
      </w:r>
      <w:r w:rsidRPr="00066AF3">
        <w:rPr>
          <w:szCs w:val="18"/>
        </w:rPr>
        <w:t>and</w:t>
      </w:r>
      <w:r w:rsidRPr="00066AF3">
        <w:rPr>
          <w:spacing w:val="-2"/>
          <w:szCs w:val="18"/>
        </w:rPr>
        <w:t xml:space="preserve"> </w:t>
      </w:r>
      <w:r w:rsidRPr="00066AF3">
        <w:rPr>
          <w:szCs w:val="18"/>
        </w:rPr>
        <w:t>Datacenter</w:t>
      </w:r>
    </w:p>
    <w:p w14:paraId="6DE4AA64" w14:textId="77777777" w:rsidR="00A03B63" w:rsidRPr="00066AF3" w:rsidRDefault="00A03B63" w:rsidP="00A03B63">
      <w:pPr>
        <w:pStyle w:val="BodyText"/>
        <w:spacing w:line="219" w:lineRule="exact"/>
        <w:rPr>
          <w:szCs w:val="18"/>
        </w:rPr>
      </w:pPr>
    </w:p>
    <w:p w14:paraId="7869A61A" w14:textId="77777777" w:rsidR="00A03B63" w:rsidRDefault="00A03B63" w:rsidP="00A03B63">
      <w:pPr>
        <w:pStyle w:val="BodyText"/>
        <w:spacing w:line="219" w:lineRule="exact"/>
        <w:rPr>
          <w:szCs w:val="18"/>
        </w:rPr>
      </w:pPr>
      <w:r w:rsidRPr="00066AF3">
        <w:rPr>
          <w:szCs w:val="18"/>
        </w:rPr>
        <w:t>The</w:t>
      </w:r>
      <w:r w:rsidRPr="00066AF3">
        <w:rPr>
          <w:spacing w:val="-3"/>
          <w:szCs w:val="18"/>
        </w:rPr>
        <w:t xml:space="preserve"> </w:t>
      </w:r>
      <w:r w:rsidRPr="00066AF3">
        <w:rPr>
          <w:szCs w:val="18"/>
        </w:rPr>
        <w:t>following</w:t>
      </w:r>
      <w:r w:rsidRPr="00066AF3">
        <w:rPr>
          <w:spacing w:val="-2"/>
          <w:szCs w:val="18"/>
        </w:rPr>
        <w:t xml:space="preserve"> </w:t>
      </w:r>
      <w:r w:rsidRPr="00066AF3">
        <w:rPr>
          <w:szCs w:val="18"/>
        </w:rPr>
        <w:t>areas</w:t>
      </w:r>
      <w:r w:rsidRPr="00066AF3">
        <w:rPr>
          <w:spacing w:val="-3"/>
          <w:szCs w:val="18"/>
        </w:rPr>
        <w:t xml:space="preserve"> </w:t>
      </w:r>
      <w:r w:rsidRPr="00066AF3">
        <w:rPr>
          <w:szCs w:val="18"/>
        </w:rPr>
        <w:t>are</w:t>
      </w:r>
      <w:r w:rsidRPr="00066AF3">
        <w:rPr>
          <w:spacing w:val="-1"/>
          <w:szCs w:val="18"/>
        </w:rPr>
        <w:t xml:space="preserve"> </w:t>
      </w:r>
      <w:r w:rsidRPr="00066AF3">
        <w:rPr>
          <w:szCs w:val="18"/>
        </w:rPr>
        <w:t>explicitly</w:t>
      </w:r>
      <w:r w:rsidRPr="00066AF3">
        <w:rPr>
          <w:spacing w:val="-3"/>
          <w:szCs w:val="18"/>
        </w:rPr>
        <w:t xml:space="preserve"> </w:t>
      </w:r>
      <w:r w:rsidRPr="00066AF3">
        <w:rPr>
          <w:szCs w:val="18"/>
        </w:rPr>
        <w:t>out</w:t>
      </w:r>
      <w:r w:rsidRPr="00066AF3">
        <w:rPr>
          <w:spacing w:val="-2"/>
          <w:szCs w:val="18"/>
        </w:rPr>
        <w:t xml:space="preserve"> </w:t>
      </w:r>
      <w:r w:rsidRPr="00066AF3">
        <w:rPr>
          <w:szCs w:val="18"/>
        </w:rPr>
        <w:t>of</w:t>
      </w:r>
      <w:r w:rsidRPr="00066AF3">
        <w:rPr>
          <w:spacing w:val="-3"/>
          <w:szCs w:val="18"/>
        </w:rPr>
        <w:t xml:space="preserve"> </w:t>
      </w:r>
      <w:r w:rsidRPr="00066AF3">
        <w:rPr>
          <w:szCs w:val="18"/>
        </w:rPr>
        <w:t>scope:</w:t>
      </w:r>
    </w:p>
    <w:p w14:paraId="08162351" w14:textId="77777777" w:rsidR="00A03B63" w:rsidRPr="00066AF3" w:rsidRDefault="00A03B63" w:rsidP="00A03B63">
      <w:pPr>
        <w:pStyle w:val="BodyText"/>
        <w:spacing w:line="219" w:lineRule="exact"/>
        <w:rPr>
          <w:szCs w:val="18"/>
        </w:rPr>
      </w:pPr>
    </w:p>
    <w:p w14:paraId="5455953E" w14:textId="77777777" w:rsidR="00A03B63" w:rsidRPr="00066AF3" w:rsidRDefault="00A03B63" w:rsidP="00A03B63">
      <w:pPr>
        <w:pStyle w:val="ListBullet"/>
        <w:numPr>
          <w:ilvl w:val="0"/>
          <w:numId w:val="16"/>
        </w:numPr>
        <w:tabs>
          <w:tab w:val="num" w:pos="284"/>
        </w:tabs>
        <w:ind w:left="284" w:hanging="284"/>
      </w:pPr>
      <w:r w:rsidRPr="00066AF3">
        <w:t>Data</w:t>
      </w:r>
      <w:r w:rsidRPr="00066AF3">
        <w:rPr>
          <w:spacing w:val="-3"/>
        </w:rPr>
        <w:t xml:space="preserve"> </w:t>
      </w:r>
      <w:r w:rsidRPr="00066AF3">
        <w:t>Centre</w:t>
      </w:r>
      <w:r w:rsidRPr="00066AF3">
        <w:rPr>
          <w:spacing w:val="-2"/>
        </w:rPr>
        <w:t xml:space="preserve"> </w:t>
      </w:r>
      <w:r w:rsidRPr="00066AF3">
        <w:t>Network</w:t>
      </w:r>
      <w:r w:rsidRPr="00066AF3">
        <w:rPr>
          <w:spacing w:val="-3"/>
        </w:rPr>
        <w:t xml:space="preserve"> </w:t>
      </w:r>
      <w:r w:rsidRPr="00066AF3">
        <w:t>infrastructure</w:t>
      </w:r>
    </w:p>
    <w:p w14:paraId="724B5BEA" w14:textId="77777777" w:rsidR="00A03B63" w:rsidRPr="00066AF3" w:rsidRDefault="00A03B63" w:rsidP="00A03B63">
      <w:pPr>
        <w:pStyle w:val="ListBullet"/>
        <w:numPr>
          <w:ilvl w:val="0"/>
          <w:numId w:val="16"/>
        </w:numPr>
        <w:tabs>
          <w:tab w:val="num" w:pos="284"/>
        </w:tabs>
        <w:ind w:left="284" w:hanging="284"/>
      </w:pPr>
      <w:r w:rsidRPr="00066AF3">
        <w:t>Tooling</w:t>
      </w:r>
      <w:r w:rsidRPr="00066AF3">
        <w:rPr>
          <w:spacing w:val="-6"/>
        </w:rPr>
        <w:t xml:space="preserve"> </w:t>
      </w:r>
      <w:r w:rsidRPr="00066AF3">
        <w:t>Infrastructure</w:t>
      </w:r>
    </w:p>
    <w:p w14:paraId="50120B87" w14:textId="77777777" w:rsidR="00A03B63" w:rsidRPr="00066AF3" w:rsidRDefault="00A03B63" w:rsidP="00A03B63">
      <w:pPr>
        <w:pStyle w:val="ListBullet"/>
        <w:numPr>
          <w:ilvl w:val="0"/>
          <w:numId w:val="16"/>
        </w:numPr>
        <w:tabs>
          <w:tab w:val="num" w:pos="284"/>
        </w:tabs>
        <w:ind w:left="284" w:hanging="284"/>
      </w:pPr>
      <w:r w:rsidRPr="00066AF3">
        <w:t>Application</w:t>
      </w:r>
      <w:r w:rsidRPr="00066AF3">
        <w:rPr>
          <w:spacing w:val="-5"/>
        </w:rPr>
        <w:t xml:space="preserve"> </w:t>
      </w:r>
      <w:r w:rsidRPr="00066AF3">
        <w:t>management</w:t>
      </w:r>
    </w:p>
    <w:p w14:paraId="5F512D0E" w14:textId="77777777" w:rsidR="00A03B63" w:rsidRDefault="00A03B63" w:rsidP="00A03B63">
      <w:pPr>
        <w:pStyle w:val="ListBullet"/>
        <w:numPr>
          <w:ilvl w:val="0"/>
          <w:numId w:val="16"/>
        </w:numPr>
        <w:tabs>
          <w:tab w:val="num" w:pos="284"/>
        </w:tabs>
        <w:ind w:left="284" w:hanging="284"/>
      </w:pPr>
      <w:r w:rsidRPr="00066AF3">
        <w:t>End</w:t>
      </w:r>
      <w:r w:rsidRPr="00066AF3">
        <w:rPr>
          <w:spacing w:val="-2"/>
        </w:rPr>
        <w:t xml:space="preserve"> </w:t>
      </w:r>
      <w:r w:rsidRPr="00066AF3">
        <w:t>user support</w:t>
      </w:r>
    </w:p>
    <w:p w14:paraId="483A6B52" w14:textId="77777777" w:rsidR="00A03B63" w:rsidRPr="00066AF3" w:rsidRDefault="00A03B63" w:rsidP="00A03B63">
      <w:pPr>
        <w:pStyle w:val="BodyText"/>
        <w:ind w:right="1155"/>
        <w:rPr>
          <w:szCs w:val="18"/>
        </w:rPr>
      </w:pPr>
    </w:p>
    <w:p w14:paraId="0433FE96" w14:textId="77777777" w:rsidR="00A03B63" w:rsidRDefault="00A03B63" w:rsidP="00A03B63">
      <w:del w:id="914" w:author="Omkar Kulthe" w:date="2025-03-06T18:23:00Z">
        <w:r w:rsidRPr="00066AF3" w:rsidDel="001258C7">
          <w:delText>The following Areas are Out of scope of the current version of the service but are intended to be</w:delText>
        </w:r>
        <w:r w:rsidRPr="00066AF3" w:rsidDel="001258C7">
          <w:rPr>
            <w:spacing w:val="-61"/>
          </w:rPr>
          <w:delText xml:space="preserve"> </w:delText>
        </w:r>
        <w:r w:rsidRPr="00066AF3" w:rsidDel="001258C7">
          <w:delText>added</w:delText>
        </w:r>
        <w:r w:rsidRPr="00066AF3" w:rsidDel="001258C7">
          <w:rPr>
            <w:spacing w:val="-2"/>
          </w:rPr>
          <w:delText xml:space="preserve"> </w:delText>
        </w:r>
        <w:r w:rsidRPr="00066AF3" w:rsidDel="001258C7">
          <w:delText>in future</w:delText>
        </w:r>
        <w:r w:rsidRPr="00066AF3" w:rsidDel="001258C7">
          <w:rPr>
            <w:spacing w:val="-1"/>
          </w:rPr>
          <w:delText xml:space="preserve"> </w:delText>
        </w:r>
        <w:r w:rsidRPr="00066AF3" w:rsidDel="001258C7">
          <w:delText>revisions:</w:delText>
        </w:r>
      </w:del>
    </w:p>
    <w:p w14:paraId="59BA7324" w14:textId="77777777" w:rsidR="00A03B63" w:rsidRPr="00066AF3" w:rsidRDefault="00A03B63" w:rsidP="00A03B63"/>
    <w:p w14:paraId="60E02430" w14:textId="77777777" w:rsidR="00A03B63" w:rsidRPr="00066AF3" w:rsidDel="001258C7" w:rsidRDefault="00A03B63" w:rsidP="00A03B63">
      <w:pPr>
        <w:pStyle w:val="ListBullet"/>
        <w:numPr>
          <w:ilvl w:val="0"/>
          <w:numId w:val="16"/>
        </w:numPr>
        <w:tabs>
          <w:tab w:val="num" w:pos="284"/>
        </w:tabs>
        <w:ind w:left="284" w:hanging="284"/>
        <w:rPr>
          <w:del w:id="915" w:author="Omkar Kulthe" w:date="2025-03-06T18:24:00Z"/>
        </w:rPr>
      </w:pPr>
      <w:del w:id="916" w:author="Omkar Kulthe" w:date="2025-03-06T18:24:00Z">
        <w:r w:rsidRPr="00066AF3" w:rsidDel="001258C7">
          <w:delText>Docker</w:delText>
        </w:r>
        <w:r w:rsidRPr="00066AF3" w:rsidDel="001258C7">
          <w:rPr>
            <w:spacing w:val="-4"/>
          </w:rPr>
          <w:delText xml:space="preserve"> </w:delText>
        </w:r>
        <w:r w:rsidRPr="00066AF3" w:rsidDel="001258C7">
          <w:delText>&amp;</w:delText>
        </w:r>
        <w:r w:rsidRPr="00066AF3" w:rsidDel="001258C7">
          <w:rPr>
            <w:spacing w:val="-2"/>
          </w:rPr>
          <w:delText xml:space="preserve"> </w:delText>
        </w:r>
        <w:r w:rsidRPr="00066AF3" w:rsidDel="001258C7">
          <w:delText>Container</w:delText>
        </w:r>
      </w:del>
    </w:p>
    <w:p w14:paraId="11D925CC" w14:textId="77777777" w:rsidR="00A03B63" w:rsidRPr="00066AF3" w:rsidDel="001258C7" w:rsidRDefault="00A03B63" w:rsidP="001258C7">
      <w:pPr>
        <w:pStyle w:val="ListBullet"/>
        <w:numPr>
          <w:ilvl w:val="0"/>
          <w:numId w:val="16"/>
        </w:numPr>
        <w:tabs>
          <w:tab w:val="num" w:pos="284"/>
        </w:tabs>
        <w:ind w:left="284" w:hanging="284"/>
        <w:rPr>
          <w:del w:id="917" w:author="Omkar Kulthe" w:date="2025-03-06T18:23:00Z"/>
        </w:rPr>
      </w:pPr>
      <w:del w:id="918" w:author="Omkar Kulthe" w:date="2025-03-06T18:23:00Z">
        <w:r w:rsidRPr="00066AF3" w:rsidDel="001258C7">
          <w:delText>Shielded</w:delText>
        </w:r>
        <w:r w:rsidRPr="001258C7" w:rsidDel="001258C7">
          <w:rPr>
            <w:spacing w:val="-4"/>
          </w:rPr>
          <w:delText xml:space="preserve"> </w:delText>
        </w:r>
        <w:r w:rsidRPr="00066AF3" w:rsidDel="001258C7">
          <w:delText>VMs</w:delText>
        </w:r>
      </w:del>
    </w:p>
    <w:p w14:paraId="528BCD36" w14:textId="77777777" w:rsidR="00A03B63" w:rsidRPr="00066AF3" w:rsidRDefault="00A03B63" w:rsidP="001258C7">
      <w:pPr>
        <w:pStyle w:val="ListBullet"/>
        <w:numPr>
          <w:ilvl w:val="0"/>
          <w:numId w:val="16"/>
        </w:numPr>
        <w:tabs>
          <w:tab w:val="num" w:pos="284"/>
        </w:tabs>
        <w:ind w:left="284" w:hanging="284"/>
      </w:pPr>
      <w:del w:id="919" w:author="Omkar Kulthe" w:date="2025-03-06T18:23:00Z">
        <w:r w:rsidRPr="00066AF3" w:rsidDel="001258C7">
          <w:delText>Hyper</w:delText>
        </w:r>
        <w:r w:rsidRPr="001258C7" w:rsidDel="001258C7">
          <w:rPr>
            <w:spacing w:val="-3"/>
          </w:rPr>
          <w:delText xml:space="preserve"> </w:delText>
        </w:r>
        <w:r w:rsidRPr="00066AF3" w:rsidDel="001258C7">
          <w:delText>V</w:delText>
        </w:r>
        <w:r w:rsidRPr="001258C7" w:rsidDel="001258C7">
          <w:rPr>
            <w:spacing w:val="-3"/>
          </w:rPr>
          <w:delText xml:space="preserve"> </w:delText>
        </w:r>
        <w:r w:rsidRPr="00066AF3" w:rsidDel="001258C7">
          <w:delText>Replica</w:delText>
        </w:r>
      </w:del>
    </w:p>
    <w:p w14:paraId="584C831B" w14:textId="77777777" w:rsidR="00A03B63" w:rsidRDefault="00A03B63" w:rsidP="00A03B63">
      <w:pPr>
        <w:rPr>
          <w:szCs w:val="18"/>
        </w:rPr>
      </w:pPr>
    </w:p>
    <w:p w14:paraId="0A4E91A2" w14:textId="77777777" w:rsidR="00A03B63" w:rsidRDefault="00A03B63" w:rsidP="00A03B63">
      <w:pPr>
        <w:jc w:val="both"/>
        <w:rPr>
          <w:szCs w:val="18"/>
        </w:rPr>
      </w:pPr>
      <w:r>
        <w:t>This document serves as an initial reference for solution managers. All items not listed within the PID should be out of scope. The full technical scope of this project should be recorded in the TAEF Requirements Tracker and Traceability Analysis spreadsheet.</w:t>
      </w:r>
      <w:r w:rsidRPr="00066AF3">
        <w:rPr>
          <w:szCs w:val="18"/>
        </w:rPr>
        <w:softHyphen/>
      </w:r>
      <w:r w:rsidRPr="00066AF3">
        <w:rPr>
          <w:szCs w:val="18"/>
        </w:rPr>
        <w:softHyphen/>
      </w:r>
      <w:r w:rsidRPr="00066AF3">
        <w:rPr>
          <w:szCs w:val="18"/>
        </w:rPr>
        <w:softHyphen/>
      </w:r>
      <w:r w:rsidRPr="00066AF3">
        <w:rPr>
          <w:szCs w:val="18"/>
        </w:rPr>
        <w:softHyphen/>
      </w:r>
    </w:p>
    <w:p w14:paraId="033599C5" w14:textId="77777777" w:rsidR="00A03B63" w:rsidRDefault="00A03B63" w:rsidP="00A03B63">
      <w:pPr>
        <w:jc w:val="both"/>
        <w:rPr>
          <w:szCs w:val="18"/>
        </w:rPr>
      </w:pPr>
    </w:p>
    <w:p w14:paraId="3A58CA99" w14:textId="77777777" w:rsidR="00A03B63" w:rsidRPr="00A62B61" w:rsidRDefault="00A03B63" w:rsidP="003A10AF">
      <w:pPr>
        <w:pStyle w:val="Heading2"/>
        <w:numPr>
          <w:ilvl w:val="1"/>
          <w:numId w:val="1"/>
        </w:numPr>
        <w:tabs>
          <w:tab w:val="clear" w:pos="360"/>
        </w:tabs>
        <w:ind w:hanging="357"/>
      </w:pPr>
      <w:bookmarkStart w:id="920" w:name="_Toc151577756"/>
      <w:bookmarkStart w:id="921" w:name="_Toc193746959"/>
      <w:bookmarkStart w:id="922" w:name="_Toc194683644"/>
      <w:r w:rsidRPr="00A62B61">
        <w:t>Reference Documents and Links</w:t>
      </w:r>
      <w:bookmarkEnd w:id="920"/>
      <w:bookmarkEnd w:id="921"/>
      <w:bookmarkEnd w:id="922"/>
    </w:p>
    <w:p w14:paraId="7B61139E" w14:textId="77777777" w:rsidR="00A03B63" w:rsidRDefault="00A03B63" w:rsidP="00A03B63">
      <w:pPr>
        <w:jc w:val="both"/>
        <w:rPr>
          <w:szCs w:val="18"/>
        </w:rPr>
      </w:pPr>
    </w:p>
    <w:tbl>
      <w:tblPr>
        <w:tblW w:w="8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2"/>
        <w:gridCol w:w="3848"/>
        <w:gridCol w:w="939"/>
        <w:gridCol w:w="979"/>
        <w:gridCol w:w="1252"/>
      </w:tblGrid>
      <w:tr w:rsidR="00D77EBB" w:rsidRPr="00695D35" w:rsidDel="00C83CAF" w14:paraId="366151DD" w14:textId="2DB309DB" w:rsidTr="00D77EBB">
        <w:trPr>
          <w:trHeight w:val="289"/>
          <w:tblHeader/>
          <w:del w:id="923" w:author="Omkar Kulthe" w:date="2025-03-07T18:44:00Z"/>
        </w:trPr>
        <w:tc>
          <w:tcPr>
            <w:tcW w:w="1882" w:type="dxa"/>
            <w:tcBorders>
              <w:right w:val="single" w:sz="4" w:space="0" w:color="FFFFFF"/>
            </w:tcBorders>
            <w:shd w:val="clear" w:color="auto" w:fill="1985FF"/>
            <w:noWrap/>
            <w:tcMar>
              <w:top w:w="57" w:type="dxa"/>
              <w:left w:w="85" w:type="dxa"/>
              <w:right w:w="85" w:type="dxa"/>
            </w:tcMar>
            <w:vAlign w:val="center"/>
            <w:hideMark/>
          </w:tcPr>
          <w:p w14:paraId="563A828B" w14:textId="7D31B777" w:rsidR="00A03B63" w:rsidRPr="00695D35" w:rsidDel="00C83CAF" w:rsidRDefault="00A03B63" w:rsidP="007F385A">
            <w:pPr>
              <w:pStyle w:val="TableHeader"/>
              <w:jc w:val="center"/>
              <w:rPr>
                <w:del w:id="924" w:author="Omkar Kulthe" w:date="2025-03-07T18:44:00Z"/>
                <w:lang w:val="en-IN" w:eastAsia="en-IN"/>
              </w:rPr>
            </w:pPr>
            <w:del w:id="925" w:author="Omkar Kulthe" w:date="2025-03-07T18:44:00Z">
              <w:r w:rsidRPr="00695D35" w:rsidDel="00C83CAF">
                <w:rPr>
                  <w:lang w:val="en-IN" w:eastAsia="en-IN"/>
                </w:rPr>
                <w:delText>Reference No</w:delText>
              </w:r>
            </w:del>
          </w:p>
        </w:tc>
        <w:tc>
          <w:tcPr>
            <w:tcW w:w="3848" w:type="dxa"/>
            <w:tcBorders>
              <w:left w:val="single" w:sz="4" w:space="0" w:color="FFFFFF"/>
              <w:right w:val="single" w:sz="4" w:space="0" w:color="FFFFFF"/>
            </w:tcBorders>
            <w:shd w:val="clear" w:color="auto" w:fill="1985FF"/>
            <w:noWrap/>
            <w:tcMar>
              <w:top w:w="57" w:type="dxa"/>
              <w:left w:w="85" w:type="dxa"/>
              <w:right w:w="85" w:type="dxa"/>
            </w:tcMar>
            <w:vAlign w:val="center"/>
            <w:hideMark/>
          </w:tcPr>
          <w:p w14:paraId="1DAEE8F0" w14:textId="0E976C2A" w:rsidR="00A03B63" w:rsidRPr="00695D35" w:rsidDel="00C83CAF" w:rsidRDefault="00A03B63" w:rsidP="007F385A">
            <w:pPr>
              <w:pStyle w:val="TableHeader"/>
              <w:jc w:val="center"/>
              <w:rPr>
                <w:del w:id="926" w:author="Omkar Kulthe" w:date="2025-03-07T18:44:00Z"/>
                <w:lang w:val="en-IN" w:eastAsia="en-IN"/>
              </w:rPr>
            </w:pPr>
            <w:del w:id="927" w:author="Omkar Kulthe" w:date="2025-03-07T18:44:00Z">
              <w:r w:rsidRPr="00695D35" w:rsidDel="00C83CAF">
                <w:rPr>
                  <w:lang w:val="en-IN" w:eastAsia="en-IN"/>
                </w:rPr>
                <w:delText>Title</w:delText>
              </w:r>
            </w:del>
          </w:p>
        </w:tc>
        <w:tc>
          <w:tcPr>
            <w:tcW w:w="939" w:type="dxa"/>
            <w:tcBorders>
              <w:left w:val="single" w:sz="4" w:space="0" w:color="FFFFFF"/>
              <w:right w:val="single" w:sz="4" w:space="0" w:color="FFFFFF"/>
            </w:tcBorders>
            <w:shd w:val="clear" w:color="auto" w:fill="1985FF"/>
            <w:noWrap/>
            <w:tcMar>
              <w:top w:w="57" w:type="dxa"/>
              <w:left w:w="85" w:type="dxa"/>
              <w:right w:w="85" w:type="dxa"/>
            </w:tcMar>
            <w:vAlign w:val="center"/>
            <w:hideMark/>
          </w:tcPr>
          <w:p w14:paraId="5A2AFBE1" w14:textId="191AB0AD" w:rsidR="00A03B63" w:rsidRPr="00695D35" w:rsidDel="00C83CAF" w:rsidRDefault="00A03B63" w:rsidP="007F385A">
            <w:pPr>
              <w:pStyle w:val="TableHeader"/>
              <w:jc w:val="center"/>
              <w:rPr>
                <w:del w:id="928" w:author="Omkar Kulthe" w:date="2025-03-07T18:44:00Z"/>
                <w:lang w:val="en-IN" w:eastAsia="en-IN"/>
              </w:rPr>
            </w:pPr>
            <w:del w:id="929" w:author="Omkar Kulthe" w:date="2025-03-07T18:44:00Z">
              <w:r w:rsidRPr="00695D35" w:rsidDel="00C83CAF">
                <w:rPr>
                  <w:lang w:val="en-IN" w:eastAsia="en-IN"/>
                </w:rPr>
                <w:delText>Author</w:delText>
              </w:r>
            </w:del>
          </w:p>
        </w:tc>
        <w:tc>
          <w:tcPr>
            <w:tcW w:w="979" w:type="dxa"/>
            <w:tcBorders>
              <w:left w:val="single" w:sz="4" w:space="0" w:color="FFFFFF"/>
              <w:right w:val="single" w:sz="4" w:space="0" w:color="FFFFFF"/>
            </w:tcBorders>
            <w:shd w:val="clear" w:color="auto" w:fill="1985FF"/>
            <w:noWrap/>
            <w:tcMar>
              <w:top w:w="57" w:type="dxa"/>
              <w:left w:w="85" w:type="dxa"/>
              <w:right w:w="85" w:type="dxa"/>
            </w:tcMar>
            <w:vAlign w:val="center"/>
            <w:hideMark/>
          </w:tcPr>
          <w:p w14:paraId="3E0DC586" w14:textId="6DBA1257" w:rsidR="00A03B63" w:rsidRPr="00695D35" w:rsidDel="00C83CAF" w:rsidRDefault="00A03B63" w:rsidP="007F385A">
            <w:pPr>
              <w:pStyle w:val="TableHeader"/>
              <w:jc w:val="center"/>
              <w:rPr>
                <w:del w:id="930" w:author="Omkar Kulthe" w:date="2025-03-07T18:44:00Z"/>
                <w:lang w:val="en-IN" w:eastAsia="en-IN"/>
              </w:rPr>
            </w:pPr>
            <w:del w:id="931" w:author="Omkar Kulthe" w:date="2025-03-07T18:44:00Z">
              <w:r w:rsidRPr="00695D35" w:rsidDel="00C83CAF">
                <w:rPr>
                  <w:lang w:val="en-IN" w:eastAsia="en-IN"/>
                </w:rPr>
                <w:delText>Version</w:delText>
              </w:r>
            </w:del>
          </w:p>
        </w:tc>
        <w:tc>
          <w:tcPr>
            <w:tcW w:w="1252" w:type="dxa"/>
            <w:tcBorders>
              <w:left w:val="single" w:sz="4" w:space="0" w:color="FFFFFF"/>
            </w:tcBorders>
            <w:shd w:val="clear" w:color="auto" w:fill="1985FF"/>
            <w:noWrap/>
            <w:tcMar>
              <w:top w:w="57" w:type="dxa"/>
              <w:left w:w="85" w:type="dxa"/>
              <w:right w:w="85" w:type="dxa"/>
            </w:tcMar>
            <w:vAlign w:val="center"/>
            <w:hideMark/>
          </w:tcPr>
          <w:p w14:paraId="315F76E7" w14:textId="4200A47C" w:rsidR="00A03B63" w:rsidRPr="00695D35" w:rsidDel="00C83CAF" w:rsidRDefault="00A03B63" w:rsidP="007F385A">
            <w:pPr>
              <w:pStyle w:val="TableHeader"/>
              <w:jc w:val="center"/>
              <w:rPr>
                <w:del w:id="932" w:author="Omkar Kulthe" w:date="2025-03-07T18:44:00Z"/>
                <w:lang w:val="en-IN" w:eastAsia="en-IN"/>
              </w:rPr>
            </w:pPr>
            <w:del w:id="933" w:author="Omkar Kulthe" w:date="2025-03-07T18:44:00Z">
              <w:r w:rsidRPr="00695D35" w:rsidDel="00C83CAF">
                <w:rPr>
                  <w:lang w:val="en-IN" w:eastAsia="en-IN"/>
                </w:rPr>
                <w:delText>Document</w:delText>
              </w:r>
            </w:del>
          </w:p>
        </w:tc>
      </w:tr>
      <w:tr w:rsidR="00D77EBB" w:rsidRPr="00695D35" w:rsidDel="00C83CAF" w14:paraId="36950029" w14:textId="33530B12" w:rsidTr="00D77EBB">
        <w:trPr>
          <w:trHeight w:val="289"/>
          <w:del w:id="934" w:author="Omkar Kulthe" w:date="2025-03-07T18:44:00Z"/>
        </w:trPr>
        <w:tc>
          <w:tcPr>
            <w:tcW w:w="1882" w:type="dxa"/>
            <w:shd w:val="clear" w:color="auto" w:fill="auto"/>
            <w:noWrap/>
            <w:tcMar>
              <w:top w:w="28" w:type="dxa"/>
              <w:left w:w="85" w:type="dxa"/>
              <w:right w:w="85" w:type="dxa"/>
            </w:tcMar>
            <w:vAlign w:val="center"/>
            <w:hideMark/>
          </w:tcPr>
          <w:p w14:paraId="4E8E4BDF" w14:textId="0674DFF1" w:rsidR="00A03B63" w:rsidRPr="00695D35" w:rsidDel="00C83CAF" w:rsidRDefault="00A03B63" w:rsidP="007F385A">
            <w:pPr>
              <w:pStyle w:val="Table"/>
              <w:jc w:val="center"/>
              <w:rPr>
                <w:del w:id="935" w:author="Omkar Kulthe" w:date="2025-03-07T18:44:00Z"/>
                <w:lang w:val="en-IN" w:eastAsia="en-IN"/>
              </w:rPr>
            </w:pPr>
            <w:del w:id="936" w:author="Omkar Kulthe" w:date="2025-03-07T18:44:00Z">
              <w:r w:rsidRPr="00695D35" w:rsidDel="00C83CAF">
                <w:rPr>
                  <w:lang w:val="en-IN" w:eastAsia="en-IN"/>
                </w:rPr>
                <w:delText>REF001</w:delText>
              </w:r>
            </w:del>
          </w:p>
        </w:tc>
        <w:tc>
          <w:tcPr>
            <w:tcW w:w="3848" w:type="dxa"/>
            <w:shd w:val="clear" w:color="auto" w:fill="auto"/>
            <w:noWrap/>
            <w:tcMar>
              <w:top w:w="28" w:type="dxa"/>
              <w:left w:w="85" w:type="dxa"/>
              <w:right w:w="85" w:type="dxa"/>
            </w:tcMar>
            <w:vAlign w:val="bottom"/>
            <w:hideMark/>
          </w:tcPr>
          <w:p w14:paraId="440199E1" w14:textId="27641DEF" w:rsidR="00A03B63" w:rsidRPr="007C1FC6" w:rsidDel="00C83CAF" w:rsidRDefault="00000000" w:rsidP="007F385A">
            <w:pPr>
              <w:pStyle w:val="Table"/>
              <w:jc w:val="center"/>
              <w:rPr>
                <w:del w:id="937" w:author="Omkar Kulthe" w:date="2025-03-07T18:44:00Z"/>
                <w:color w:val="0070C0"/>
                <w:u w:val="single"/>
                <w:lang w:val="en-IN" w:eastAsia="en-IN"/>
              </w:rPr>
            </w:pPr>
            <w:del w:id="938" w:author="Omkar Kulthe" w:date="2025-03-07T18:44:00Z">
              <w:r w:rsidDel="00C83CAF">
                <w:fldChar w:fldCharType="begin"/>
              </w:r>
              <w:r w:rsidDel="00C83CAF">
                <w:delInstrText>HYPERLINK "https://learn.microsoft.com/en-us/virtualization/hyper-v-on-windows/reference/hyper-v-architecture"</w:delInstrText>
              </w:r>
              <w:r w:rsidDel="00C83CAF">
                <w:fldChar w:fldCharType="separate"/>
              </w:r>
              <w:r w:rsidR="00A03B63" w:rsidRPr="007C1FC6" w:rsidDel="00C83CAF">
                <w:rPr>
                  <w:color w:val="0070C0"/>
                  <w:u w:val="single"/>
                  <w:lang w:val="en-IN" w:eastAsia="en-IN"/>
                </w:rPr>
                <w:delText>Hyper V Architecture</w:delText>
              </w:r>
              <w:r w:rsidDel="00C83CAF">
                <w:rPr>
                  <w:color w:val="0070C0"/>
                  <w:u w:val="single"/>
                  <w:lang w:val="en-IN" w:eastAsia="en-IN"/>
                </w:rPr>
                <w:fldChar w:fldCharType="end"/>
              </w:r>
            </w:del>
          </w:p>
        </w:tc>
        <w:tc>
          <w:tcPr>
            <w:tcW w:w="939" w:type="dxa"/>
            <w:shd w:val="clear" w:color="auto" w:fill="auto"/>
            <w:noWrap/>
            <w:tcMar>
              <w:top w:w="28" w:type="dxa"/>
              <w:left w:w="85" w:type="dxa"/>
              <w:right w:w="85" w:type="dxa"/>
            </w:tcMar>
            <w:vAlign w:val="center"/>
            <w:hideMark/>
          </w:tcPr>
          <w:p w14:paraId="0C792DD9" w14:textId="2C1CF493" w:rsidR="00A03B63" w:rsidRPr="00695D35" w:rsidDel="00C83CAF" w:rsidRDefault="00A03B63" w:rsidP="007F385A">
            <w:pPr>
              <w:pStyle w:val="Table"/>
              <w:jc w:val="center"/>
              <w:rPr>
                <w:del w:id="939" w:author="Omkar Kulthe" w:date="2025-03-07T18:44:00Z"/>
                <w:lang w:val="en-IN" w:eastAsia="en-IN"/>
              </w:rPr>
            </w:pPr>
            <w:del w:id="940" w:author="Omkar Kulthe" w:date="2025-03-07T18:44:00Z">
              <w:r w:rsidRPr="00695D35" w:rsidDel="00C83CAF">
                <w:rPr>
                  <w:lang w:val="en-IN" w:eastAsia="en-IN"/>
                </w:rPr>
                <w:delText>Microsoft</w:delText>
              </w:r>
            </w:del>
          </w:p>
        </w:tc>
        <w:tc>
          <w:tcPr>
            <w:tcW w:w="979" w:type="dxa"/>
            <w:shd w:val="clear" w:color="auto" w:fill="auto"/>
            <w:noWrap/>
            <w:tcMar>
              <w:top w:w="28" w:type="dxa"/>
              <w:left w:w="85" w:type="dxa"/>
              <w:right w:w="85" w:type="dxa"/>
            </w:tcMar>
            <w:vAlign w:val="center"/>
            <w:hideMark/>
          </w:tcPr>
          <w:p w14:paraId="1FE0A0E5" w14:textId="2F475864" w:rsidR="00A03B63" w:rsidRPr="00695D35" w:rsidDel="00C83CAF" w:rsidRDefault="00A03B63" w:rsidP="007F385A">
            <w:pPr>
              <w:pStyle w:val="Table"/>
              <w:jc w:val="center"/>
              <w:rPr>
                <w:del w:id="941" w:author="Omkar Kulthe" w:date="2025-03-07T18:44:00Z"/>
                <w:lang w:val="en-IN" w:eastAsia="en-IN"/>
              </w:rPr>
            </w:pPr>
            <w:del w:id="942" w:author="Omkar Kulthe" w:date="2025-03-07T18:44:00Z">
              <w:r w:rsidRPr="00695D35" w:rsidDel="00C83CAF">
                <w:rPr>
                  <w:lang w:val="en-IN" w:eastAsia="en-IN"/>
                </w:rPr>
                <w:delText>NA</w:delText>
              </w:r>
            </w:del>
          </w:p>
        </w:tc>
        <w:tc>
          <w:tcPr>
            <w:tcW w:w="1252" w:type="dxa"/>
            <w:shd w:val="clear" w:color="auto" w:fill="auto"/>
            <w:noWrap/>
            <w:tcMar>
              <w:top w:w="28" w:type="dxa"/>
              <w:left w:w="85" w:type="dxa"/>
              <w:right w:w="85" w:type="dxa"/>
            </w:tcMar>
            <w:vAlign w:val="center"/>
            <w:hideMark/>
          </w:tcPr>
          <w:p w14:paraId="07893A7A" w14:textId="082CA217" w:rsidR="00A03B63" w:rsidRPr="00695D35" w:rsidDel="00C83CAF" w:rsidRDefault="00A03B63" w:rsidP="007F385A">
            <w:pPr>
              <w:pStyle w:val="Table"/>
              <w:jc w:val="center"/>
              <w:rPr>
                <w:del w:id="943" w:author="Omkar Kulthe" w:date="2025-03-07T18:44:00Z"/>
                <w:lang w:val="en-IN" w:eastAsia="en-IN"/>
              </w:rPr>
            </w:pPr>
            <w:del w:id="944" w:author="Omkar Kulthe" w:date="2025-03-07T18:44:00Z">
              <w:r w:rsidRPr="00695D35" w:rsidDel="00C83CAF">
                <w:rPr>
                  <w:lang w:val="en-IN" w:eastAsia="en-IN"/>
                </w:rPr>
                <w:delText>NA</w:delText>
              </w:r>
            </w:del>
          </w:p>
        </w:tc>
      </w:tr>
      <w:tr w:rsidR="00D77EBB" w:rsidRPr="00695D35" w:rsidDel="00C83CAF" w14:paraId="55D564ED" w14:textId="09CF5BC1" w:rsidTr="00D77EBB">
        <w:trPr>
          <w:trHeight w:val="289"/>
          <w:del w:id="945" w:author="Omkar Kulthe" w:date="2025-03-07T18:44:00Z"/>
        </w:trPr>
        <w:tc>
          <w:tcPr>
            <w:tcW w:w="1882" w:type="dxa"/>
            <w:shd w:val="clear" w:color="auto" w:fill="auto"/>
            <w:noWrap/>
            <w:tcMar>
              <w:top w:w="28" w:type="dxa"/>
              <w:left w:w="85" w:type="dxa"/>
              <w:right w:w="85" w:type="dxa"/>
            </w:tcMar>
            <w:vAlign w:val="center"/>
            <w:hideMark/>
          </w:tcPr>
          <w:p w14:paraId="0D33F452" w14:textId="0F0CB7B7" w:rsidR="00A03B63" w:rsidRPr="00695D35" w:rsidDel="00C83CAF" w:rsidRDefault="00A03B63" w:rsidP="007F385A">
            <w:pPr>
              <w:pStyle w:val="Table"/>
              <w:jc w:val="center"/>
              <w:rPr>
                <w:del w:id="946" w:author="Omkar Kulthe" w:date="2025-03-07T18:44:00Z"/>
                <w:lang w:val="en-IN" w:eastAsia="en-IN"/>
              </w:rPr>
            </w:pPr>
            <w:del w:id="947" w:author="Omkar Kulthe" w:date="2025-03-07T18:44:00Z">
              <w:r w:rsidRPr="00695D35" w:rsidDel="00C83CAF">
                <w:rPr>
                  <w:lang w:val="en-IN" w:eastAsia="en-IN"/>
                </w:rPr>
                <w:delText>REF002</w:delText>
              </w:r>
            </w:del>
          </w:p>
        </w:tc>
        <w:tc>
          <w:tcPr>
            <w:tcW w:w="3848" w:type="dxa"/>
            <w:shd w:val="clear" w:color="auto" w:fill="auto"/>
            <w:noWrap/>
            <w:tcMar>
              <w:top w:w="28" w:type="dxa"/>
              <w:left w:w="85" w:type="dxa"/>
              <w:right w:w="85" w:type="dxa"/>
            </w:tcMar>
            <w:vAlign w:val="bottom"/>
            <w:hideMark/>
          </w:tcPr>
          <w:p w14:paraId="1D30B5F3" w14:textId="59DD5E5C" w:rsidR="00A03B63" w:rsidRPr="007C1FC6" w:rsidDel="00C83CAF" w:rsidRDefault="00000000" w:rsidP="007F385A">
            <w:pPr>
              <w:pStyle w:val="Table"/>
              <w:jc w:val="center"/>
              <w:rPr>
                <w:del w:id="948" w:author="Omkar Kulthe" w:date="2025-03-07T18:44:00Z"/>
                <w:color w:val="0070C0"/>
                <w:u w:val="single"/>
                <w:lang w:val="en-IN" w:eastAsia="en-IN"/>
              </w:rPr>
            </w:pPr>
            <w:del w:id="949" w:author="Omkar Kulthe" w:date="2025-03-07T18:44:00Z">
              <w:r w:rsidDel="00C83CAF">
                <w:fldChar w:fldCharType="begin"/>
              </w:r>
              <w:r w:rsidDel="00C83CAF">
                <w:delInstrText>HYPERLINK "https://learn.microsoft.com/en-us/windows-server/virtualization/hyper-v/what-s-new-in-hyper-v-on-windows"</w:delInstrText>
              </w:r>
              <w:r w:rsidDel="00C83CAF">
                <w:fldChar w:fldCharType="separate"/>
              </w:r>
              <w:r w:rsidR="00A03B63" w:rsidRPr="007C1FC6" w:rsidDel="00C83CAF">
                <w:rPr>
                  <w:color w:val="0070C0"/>
                  <w:u w:val="single"/>
                  <w:lang w:val="en-IN" w:eastAsia="en-IN"/>
                </w:rPr>
                <w:delText>New Features in Hyper V 2022</w:delText>
              </w:r>
              <w:r w:rsidDel="00C83CAF">
                <w:rPr>
                  <w:color w:val="0070C0"/>
                  <w:u w:val="single"/>
                  <w:lang w:val="en-IN" w:eastAsia="en-IN"/>
                </w:rPr>
                <w:fldChar w:fldCharType="end"/>
              </w:r>
            </w:del>
          </w:p>
        </w:tc>
        <w:tc>
          <w:tcPr>
            <w:tcW w:w="939" w:type="dxa"/>
            <w:shd w:val="clear" w:color="auto" w:fill="auto"/>
            <w:noWrap/>
            <w:tcMar>
              <w:top w:w="28" w:type="dxa"/>
              <w:left w:w="85" w:type="dxa"/>
              <w:right w:w="85" w:type="dxa"/>
            </w:tcMar>
            <w:vAlign w:val="center"/>
            <w:hideMark/>
          </w:tcPr>
          <w:p w14:paraId="70C0DBAE" w14:textId="087B31E2" w:rsidR="00A03B63" w:rsidRPr="00695D35" w:rsidDel="00C83CAF" w:rsidRDefault="00A03B63" w:rsidP="007F385A">
            <w:pPr>
              <w:pStyle w:val="Table"/>
              <w:jc w:val="center"/>
              <w:rPr>
                <w:del w:id="950" w:author="Omkar Kulthe" w:date="2025-03-07T18:44:00Z"/>
                <w:lang w:val="en-IN" w:eastAsia="en-IN"/>
              </w:rPr>
            </w:pPr>
            <w:del w:id="951" w:author="Omkar Kulthe" w:date="2025-03-07T18:44:00Z">
              <w:r w:rsidRPr="00695D35" w:rsidDel="00C83CAF">
                <w:rPr>
                  <w:lang w:val="en-IN" w:eastAsia="en-IN"/>
                </w:rPr>
                <w:delText>Microsoft</w:delText>
              </w:r>
            </w:del>
          </w:p>
        </w:tc>
        <w:tc>
          <w:tcPr>
            <w:tcW w:w="979" w:type="dxa"/>
            <w:shd w:val="clear" w:color="auto" w:fill="auto"/>
            <w:noWrap/>
            <w:tcMar>
              <w:top w:w="28" w:type="dxa"/>
              <w:left w:w="85" w:type="dxa"/>
              <w:right w:w="85" w:type="dxa"/>
            </w:tcMar>
            <w:vAlign w:val="center"/>
            <w:hideMark/>
          </w:tcPr>
          <w:p w14:paraId="31B88917" w14:textId="11E429A3" w:rsidR="00A03B63" w:rsidRPr="00695D35" w:rsidDel="00C83CAF" w:rsidRDefault="00A03B63" w:rsidP="007F385A">
            <w:pPr>
              <w:pStyle w:val="Table"/>
              <w:jc w:val="center"/>
              <w:rPr>
                <w:del w:id="952" w:author="Omkar Kulthe" w:date="2025-03-07T18:44:00Z"/>
                <w:lang w:val="en-IN" w:eastAsia="en-IN"/>
              </w:rPr>
            </w:pPr>
            <w:del w:id="953" w:author="Omkar Kulthe" w:date="2025-03-07T18:44:00Z">
              <w:r w:rsidRPr="00695D35" w:rsidDel="00C83CAF">
                <w:rPr>
                  <w:lang w:val="en-IN" w:eastAsia="en-IN"/>
                </w:rPr>
                <w:delText>NA</w:delText>
              </w:r>
            </w:del>
          </w:p>
        </w:tc>
        <w:tc>
          <w:tcPr>
            <w:tcW w:w="1252" w:type="dxa"/>
            <w:shd w:val="clear" w:color="auto" w:fill="auto"/>
            <w:noWrap/>
            <w:tcMar>
              <w:top w:w="28" w:type="dxa"/>
              <w:left w:w="85" w:type="dxa"/>
              <w:right w:w="85" w:type="dxa"/>
            </w:tcMar>
            <w:vAlign w:val="center"/>
            <w:hideMark/>
          </w:tcPr>
          <w:p w14:paraId="0F6FF9F8" w14:textId="0F31EFF6" w:rsidR="00A03B63" w:rsidRPr="00695D35" w:rsidDel="00C83CAF" w:rsidRDefault="00A03B63" w:rsidP="007F385A">
            <w:pPr>
              <w:pStyle w:val="Table"/>
              <w:jc w:val="center"/>
              <w:rPr>
                <w:del w:id="954" w:author="Omkar Kulthe" w:date="2025-03-07T18:44:00Z"/>
                <w:lang w:val="en-IN" w:eastAsia="en-IN"/>
              </w:rPr>
            </w:pPr>
            <w:del w:id="955" w:author="Omkar Kulthe" w:date="2025-03-07T18:44:00Z">
              <w:r w:rsidRPr="00695D35" w:rsidDel="00C83CAF">
                <w:rPr>
                  <w:lang w:val="en-IN" w:eastAsia="en-IN"/>
                </w:rPr>
                <w:delText>NA</w:delText>
              </w:r>
            </w:del>
          </w:p>
        </w:tc>
      </w:tr>
      <w:tr w:rsidR="00D77EBB" w:rsidRPr="00695D35" w:rsidDel="00C83CAF" w14:paraId="700D3EC0" w14:textId="0D853B9F" w:rsidTr="00D77EBB">
        <w:trPr>
          <w:trHeight w:val="289"/>
          <w:del w:id="956" w:author="Omkar Kulthe" w:date="2025-03-07T18:44:00Z"/>
        </w:trPr>
        <w:tc>
          <w:tcPr>
            <w:tcW w:w="1882" w:type="dxa"/>
            <w:shd w:val="clear" w:color="auto" w:fill="auto"/>
            <w:noWrap/>
            <w:tcMar>
              <w:top w:w="28" w:type="dxa"/>
              <w:left w:w="85" w:type="dxa"/>
              <w:right w:w="85" w:type="dxa"/>
            </w:tcMar>
            <w:vAlign w:val="center"/>
            <w:hideMark/>
          </w:tcPr>
          <w:p w14:paraId="768DBD06" w14:textId="56D3BD46" w:rsidR="00A03B63" w:rsidRPr="00695D35" w:rsidDel="00C83CAF" w:rsidRDefault="00A03B63" w:rsidP="007F385A">
            <w:pPr>
              <w:pStyle w:val="Table"/>
              <w:jc w:val="center"/>
              <w:rPr>
                <w:del w:id="957" w:author="Omkar Kulthe" w:date="2025-03-07T18:44:00Z"/>
                <w:lang w:val="en-IN" w:eastAsia="en-IN"/>
              </w:rPr>
            </w:pPr>
            <w:del w:id="958" w:author="Omkar Kulthe" w:date="2025-03-07T18:44:00Z">
              <w:r w:rsidRPr="00695D35" w:rsidDel="00C83CAF">
                <w:rPr>
                  <w:lang w:val="en-IN" w:eastAsia="en-IN"/>
                </w:rPr>
                <w:delText>REF003</w:delText>
              </w:r>
            </w:del>
          </w:p>
        </w:tc>
        <w:tc>
          <w:tcPr>
            <w:tcW w:w="3848" w:type="dxa"/>
            <w:shd w:val="clear" w:color="auto" w:fill="auto"/>
            <w:noWrap/>
            <w:tcMar>
              <w:top w:w="28" w:type="dxa"/>
              <w:left w:w="85" w:type="dxa"/>
              <w:right w:w="85" w:type="dxa"/>
            </w:tcMar>
            <w:vAlign w:val="bottom"/>
            <w:hideMark/>
          </w:tcPr>
          <w:p w14:paraId="369982B8" w14:textId="3D992228" w:rsidR="00A03B63" w:rsidRPr="007C1FC6" w:rsidDel="00C83CAF" w:rsidRDefault="00000000" w:rsidP="007F385A">
            <w:pPr>
              <w:pStyle w:val="Table"/>
              <w:jc w:val="center"/>
              <w:rPr>
                <w:del w:id="959" w:author="Omkar Kulthe" w:date="2025-03-07T18:44:00Z"/>
                <w:color w:val="0070C0"/>
                <w:u w:val="single"/>
                <w:lang w:val="en-IN" w:eastAsia="en-IN"/>
              </w:rPr>
            </w:pPr>
            <w:del w:id="960" w:author="Omkar Kulthe" w:date="2025-03-07T18:44:00Z">
              <w:r w:rsidDel="00C83CAF">
                <w:fldChar w:fldCharType="begin"/>
              </w:r>
              <w:r w:rsidDel="00C83CAF">
                <w:delInstrText>HYPERLINK "https://www.windowsservercatalog.com/results.aspx?bCatID=1283&amp;cpID=0&amp;avc=126&amp;ava=0&amp;avq=0&amp;OR=1&amp;PGS=25"</w:delInstrText>
              </w:r>
              <w:r w:rsidDel="00C83CAF">
                <w:fldChar w:fldCharType="separate"/>
              </w:r>
              <w:r w:rsidR="00A03B63" w:rsidRPr="007C1FC6" w:rsidDel="00C83CAF">
                <w:rPr>
                  <w:color w:val="0070C0"/>
                  <w:u w:val="single"/>
                  <w:lang w:val="en-IN" w:eastAsia="en-IN"/>
                </w:rPr>
                <w:delText>Sustainability Link</w:delText>
              </w:r>
              <w:r w:rsidDel="00C83CAF">
                <w:rPr>
                  <w:color w:val="0070C0"/>
                  <w:u w:val="single"/>
                  <w:lang w:val="en-IN" w:eastAsia="en-IN"/>
                </w:rPr>
                <w:fldChar w:fldCharType="end"/>
              </w:r>
            </w:del>
          </w:p>
        </w:tc>
        <w:tc>
          <w:tcPr>
            <w:tcW w:w="939" w:type="dxa"/>
            <w:shd w:val="clear" w:color="auto" w:fill="auto"/>
            <w:noWrap/>
            <w:tcMar>
              <w:top w:w="28" w:type="dxa"/>
              <w:left w:w="85" w:type="dxa"/>
              <w:right w:w="85" w:type="dxa"/>
            </w:tcMar>
            <w:vAlign w:val="center"/>
            <w:hideMark/>
          </w:tcPr>
          <w:p w14:paraId="3A38AA48" w14:textId="0819A403" w:rsidR="00A03B63" w:rsidRPr="00695D35" w:rsidDel="00C83CAF" w:rsidRDefault="00A03B63" w:rsidP="007F385A">
            <w:pPr>
              <w:pStyle w:val="Table"/>
              <w:jc w:val="center"/>
              <w:rPr>
                <w:del w:id="961" w:author="Omkar Kulthe" w:date="2025-03-07T18:44:00Z"/>
                <w:lang w:val="en-IN" w:eastAsia="en-IN"/>
              </w:rPr>
            </w:pPr>
            <w:del w:id="962" w:author="Omkar Kulthe" w:date="2025-03-07T18:44:00Z">
              <w:r w:rsidRPr="00695D35" w:rsidDel="00C83CAF">
                <w:rPr>
                  <w:lang w:val="en-IN" w:eastAsia="en-IN"/>
                </w:rPr>
                <w:delText>Windows</w:delText>
              </w:r>
            </w:del>
          </w:p>
        </w:tc>
        <w:tc>
          <w:tcPr>
            <w:tcW w:w="979" w:type="dxa"/>
            <w:shd w:val="clear" w:color="auto" w:fill="auto"/>
            <w:noWrap/>
            <w:tcMar>
              <w:top w:w="28" w:type="dxa"/>
              <w:left w:w="85" w:type="dxa"/>
              <w:right w:w="85" w:type="dxa"/>
            </w:tcMar>
            <w:vAlign w:val="center"/>
            <w:hideMark/>
          </w:tcPr>
          <w:p w14:paraId="2AE9530A" w14:textId="0A164F17" w:rsidR="00A03B63" w:rsidRPr="00695D35" w:rsidDel="00C83CAF" w:rsidRDefault="00A03B63" w:rsidP="007F385A">
            <w:pPr>
              <w:pStyle w:val="Table"/>
              <w:jc w:val="center"/>
              <w:rPr>
                <w:del w:id="963" w:author="Omkar Kulthe" w:date="2025-03-07T18:44:00Z"/>
                <w:lang w:val="en-IN" w:eastAsia="en-IN"/>
              </w:rPr>
            </w:pPr>
            <w:del w:id="964" w:author="Omkar Kulthe" w:date="2025-03-07T18:44:00Z">
              <w:r w:rsidRPr="00695D35" w:rsidDel="00C83CAF">
                <w:rPr>
                  <w:lang w:val="en-IN" w:eastAsia="en-IN"/>
                </w:rPr>
                <w:delText>NA</w:delText>
              </w:r>
            </w:del>
          </w:p>
        </w:tc>
        <w:tc>
          <w:tcPr>
            <w:tcW w:w="1252" w:type="dxa"/>
            <w:shd w:val="clear" w:color="auto" w:fill="auto"/>
            <w:noWrap/>
            <w:tcMar>
              <w:top w:w="28" w:type="dxa"/>
              <w:left w:w="85" w:type="dxa"/>
              <w:right w:w="85" w:type="dxa"/>
            </w:tcMar>
            <w:vAlign w:val="center"/>
            <w:hideMark/>
          </w:tcPr>
          <w:p w14:paraId="54237A07" w14:textId="2C2B205C" w:rsidR="00A03B63" w:rsidRPr="00695D35" w:rsidDel="00C83CAF" w:rsidRDefault="00A03B63" w:rsidP="007F385A">
            <w:pPr>
              <w:pStyle w:val="Table"/>
              <w:jc w:val="center"/>
              <w:rPr>
                <w:del w:id="965" w:author="Omkar Kulthe" w:date="2025-03-07T18:44:00Z"/>
                <w:lang w:val="en-IN" w:eastAsia="en-IN"/>
              </w:rPr>
            </w:pPr>
            <w:del w:id="966" w:author="Omkar Kulthe" w:date="2025-03-07T18:44:00Z">
              <w:r w:rsidRPr="00695D35" w:rsidDel="00C83CAF">
                <w:rPr>
                  <w:lang w:val="en-IN" w:eastAsia="en-IN"/>
                </w:rPr>
                <w:delText>NA</w:delText>
              </w:r>
            </w:del>
          </w:p>
        </w:tc>
      </w:tr>
      <w:tr w:rsidR="00D77EBB" w:rsidRPr="00695D35" w:rsidDel="00C83CAF" w14:paraId="225BCE51" w14:textId="6A927764" w:rsidTr="00D77EBB">
        <w:trPr>
          <w:trHeight w:val="289"/>
          <w:del w:id="967" w:author="Omkar Kulthe" w:date="2025-03-07T18:44:00Z"/>
        </w:trPr>
        <w:tc>
          <w:tcPr>
            <w:tcW w:w="1882" w:type="dxa"/>
            <w:shd w:val="clear" w:color="auto" w:fill="auto"/>
            <w:noWrap/>
            <w:tcMar>
              <w:top w:w="28" w:type="dxa"/>
              <w:left w:w="85" w:type="dxa"/>
              <w:right w:w="85" w:type="dxa"/>
            </w:tcMar>
            <w:vAlign w:val="center"/>
            <w:hideMark/>
          </w:tcPr>
          <w:p w14:paraId="472D2E48" w14:textId="640DA2A1" w:rsidR="00A03B63" w:rsidRPr="00695D35" w:rsidDel="00C83CAF" w:rsidRDefault="00A03B63" w:rsidP="007F385A">
            <w:pPr>
              <w:pStyle w:val="Table"/>
              <w:jc w:val="center"/>
              <w:rPr>
                <w:del w:id="968" w:author="Omkar Kulthe" w:date="2025-03-07T18:44:00Z"/>
                <w:lang w:val="en-IN" w:eastAsia="en-IN"/>
              </w:rPr>
            </w:pPr>
            <w:del w:id="969" w:author="Omkar Kulthe" w:date="2025-03-07T18:44:00Z">
              <w:r w:rsidRPr="00695D35" w:rsidDel="00C83CAF">
                <w:rPr>
                  <w:lang w:val="en-IN" w:eastAsia="en-IN"/>
                </w:rPr>
                <w:delText>REF004</w:delText>
              </w:r>
            </w:del>
          </w:p>
        </w:tc>
        <w:tc>
          <w:tcPr>
            <w:tcW w:w="3848" w:type="dxa"/>
            <w:shd w:val="clear" w:color="auto" w:fill="auto"/>
            <w:noWrap/>
            <w:tcMar>
              <w:top w:w="28" w:type="dxa"/>
              <w:left w:w="85" w:type="dxa"/>
              <w:right w:w="85" w:type="dxa"/>
            </w:tcMar>
            <w:vAlign w:val="bottom"/>
            <w:hideMark/>
          </w:tcPr>
          <w:p w14:paraId="2B55549A" w14:textId="699AA38B" w:rsidR="00A03B63" w:rsidRPr="007C1FC6" w:rsidDel="00C83CAF" w:rsidRDefault="00000000" w:rsidP="007F385A">
            <w:pPr>
              <w:pStyle w:val="Table"/>
              <w:jc w:val="center"/>
              <w:rPr>
                <w:del w:id="970" w:author="Omkar Kulthe" w:date="2025-03-07T18:44:00Z"/>
                <w:color w:val="0070C0"/>
                <w:u w:val="single"/>
                <w:lang w:val="en-IN" w:eastAsia="en-IN"/>
              </w:rPr>
            </w:pPr>
            <w:del w:id="971" w:author="Omkar Kulthe" w:date="2025-03-07T18:44:00Z">
              <w:r w:rsidDel="00C83CAF">
                <w:fldChar w:fldCharType="begin"/>
              </w:r>
              <w:r w:rsidDel="00C83CAF">
                <w:delInstrText>HYPERLINK "https://atos365.sharepoint.com/sites/190003894/it/IT/Forms/AllItems.aspx?csf=1&amp;web=1&amp;e=J0bfaW&amp;OR=Teams%2DHL&amp;CT=1653307595197&amp;params=eyJBcHBOYW1lIjoiVGVhbXMtRGVza3RvcCIsIkFwcFZlcnNpb24iOiIyNy8yMjA0MDExMTQxMyJ9&amp;cid=d541d32a%2D048d%2D4c72%2D8a8f%2D5cb65ee113c3&amp;RootFolder=%2Fsites%2F190003894%2Fit%2FIT%2FHardware%2FServers%2Fx86%20Servers%2Fx86%20basket&amp;FolderCTID=0x0120009D7D17FAB3683742BA5C9E78CA309C2200D6E98C3957677B4B828DC5C6CE7BC75D"</w:delInstrText>
              </w:r>
              <w:r w:rsidDel="00C83CAF">
                <w:fldChar w:fldCharType="separate"/>
              </w:r>
              <w:r w:rsidR="00A03B63" w:rsidRPr="007C1FC6" w:rsidDel="00C83CAF">
                <w:rPr>
                  <w:color w:val="0070C0"/>
                  <w:u w:val="single"/>
                  <w:lang w:val="en-IN" w:eastAsia="en-IN"/>
                </w:rPr>
                <w:delText>X86 Basket</w:delText>
              </w:r>
              <w:r w:rsidDel="00C83CAF">
                <w:rPr>
                  <w:color w:val="0070C0"/>
                  <w:u w:val="single"/>
                  <w:lang w:val="en-IN" w:eastAsia="en-IN"/>
                </w:rPr>
                <w:fldChar w:fldCharType="end"/>
              </w:r>
            </w:del>
          </w:p>
        </w:tc>
        <w:tc>
          <w:tcPr>
            <w:tcW w:w="939" w:type="dxa"/>
            <w:shd w:val="clear" w:color="auto" w:fill="auto"/>
            <w:noWrap/>
            <w:tcMar>
              <w:top w:w="28" w:type="dxa"/>
              <w:left w:w="85" w:type="dxa"/>
              <w:right w:w="85" w:type="dxa"/>
            </w:tcMar>
            <w:vAlign w:val="center"/>
            <w:hideMark/>
          </w:tcPr>
          <w:p w14:paraId="039B66A0" w14:textId="2B96DBA0" w:rsidR="00A03B63" w:rsidRPr="00695D35" w:rsidDel="00C83CAF" w:rsidRDefault="00A03B63" w:rsidP="007F385A">
            <w:pPr>
              <w:pStyle w:val="Table"/>
              <w:jc w:val="center"/>
              <w:rPr>
                <w:del w:id="972" w:author="Omkar Kulthe" w:date="2025-03-07T18:44:00Z"/>
                <w:lang w:val="en-IN" w:eastAsia="en-IN"/>
              </w:rPr>
            </w:pPr>
            <w:del w:id="973" w:author="Omkar Kulthe" w:date="2025-03-07T18:44:00Z">
              <w:r w:rsidRPr="00695D35" w:rsidDel="00C83CAF">
                <w:rPr>
                  <w:lang w:val="en-IN" w:eastAsia="en-IN"/>
                </w:rPr>
                <w:delText>Atos</w:delText>
              </w:r>
            </w:del>
          </w:p>
        </w:tc>
        <w:tc>
          <w:tcPr>
            <w:tcW w:w="979" w:type="dxa"/>
            <w:shd w:val="clear" w:color="auto" w:fill="auto"/>
            <w:noWrap/>
            <w:tcMar>
              <w:top w:w="28" w:type="dxa"/>
              <w:left w:w="85" w:type="dxa"/>
              <w:right w:w="85" w:type="dxa"/>
            </w:tcMar>
            <w:vAlign w:val="center"/>
            <w:hideMark/>
          </w:tcPr>
          <w:p w14:paraId="7BBCB0F5" w14:textId="6C3C3874" w:rsidR="00A03B63" w:rsidRPr="00695D35" w:rsidDel="00C83CAF" w:rsidRDefault="00A03B63" w:rsidP="007F385A">
            <w:pPr>
              <w:pStyle w:val="Table"/>
              <w:jc w:val="center"/>
              <w:rPr>
                <w:del w:id="974" w:author="Omkar Kulthe" w:date="2025-03-07T18:44:00Z"/>
                <w:lang w:val="en-IN" w:eastAsia="en-IN"/>
              </w:rPr>
            </w:pPr>
            <w:del w:id="975" w:author="Omkar Kulthe" w:date="2025-03-07T18:44:00Z">
              <w:r w:rsidRPr="00695D35" w:rsidDel="00C83CAF">
                <w:rPr>
                  <w:lang w:val="en-IN" w:eastAsia="en-IN"/>
                </w:rPr>
                <w:delText>NA</w:delText>
              </w:r>
            </w:del>
          </w:p>
        </w:tc>
        <w:tc>
          <w:tcPr>
            <w:tcW w:w="1252" w:type="dxa"/>
            <w:shd w:val="clear" w:color="auto" w:fill="auto"/>
            <w:noWrap/>
            <w:tcMar>
              <w:top w:w="28" w:type="dxa"/>
              <w:left w:w="85" w:type="dxa"/>
              <w:right w:w="85" w:type="dxa"/>
            </w:tcMar>
            <w:vAlign w:val="center"/>
            <w:hideMark/>
          </w:tcPr>
          <w:p w14:paraId="10DDA6FC" w14:textId="2D7B344F" w:rsidR="00A03B63" w:rsidRPr="00695D35" w:rsidDel="00C83CAF" w:rsidRDefault="00A03B63" w:rsidP="007F385A">
            <w:pPr>
              <w:pStyle w:val="Table"/>
              <w:jc w:val="center"/>
              <w:rPr>
                <w:del w:id="976" w:author="Omkar Kulthe" w:date="2025-03-07T18:44:00Z"/>
                <w:lang w:val="en-IN" w:eastAsia="en-IN"/>
              </w:rPr>
            </w:pPr>
            <w:del w:id="977" w:author="Omkar Kulthe" w:date="2025-03-07T18:44:00Z">
              <w:r w:rsidRPr="00695D35" w:rsidDel="00C83CAF">
                <w:rPr>
                  <w:lang w:val="en-IN" w:eastAsia="en-IN"/>
                </w:rPr>
                <w:delText>NA</w:delText>
              </w:r>
            </w:del>
          </w:p>
        </w:tc>
      </w:tr>
      <w:tr w:rsidR="00D77EBB" w:rsidRPr="00695D35" w:rsidDel="00C83CAF" w14:paraId="590C18DB" w14:textId="2D28B8C8" w:rsidTr="00D77EBB">
        <w:trPr>
          <w:trHeight w:val="289"/>
          <w:del w:id="978" w:author="Omkar Kulthe" w:date="2025-03-07T18:44:00Z"/>
        </w:trPr>
        <w:tc>
          <w:tcPr>
            <w:tcW w:w="1882" w:type="dxa"/>
            <w:shd w:val="clear" w:color="auto" w:fill="auto"/>
            <w:noWrap/>
            <w:tcMar>
              <w:top w:w="28" w:type="dxa"/>
              <w:left w:w="85" w:type="dxa"/>
              <w:right w:w="85" w:type="dxa"/>
            </w:tcMar>
            <w:vAlign w:val="center"/>
            <w:hideMark/>
          </w:tcPr>
          <w:p w14:paraId="3706B8D1" w14:textId="2E8C27C2" w:rsidR="00A03B63" w:rsidRPr="00695D35" w:rsidDel="00C83CAF" w:rsidRDefault="00A03B63" w:rsidP="007F385A">
            <w:pPr>
              <w:pStyle w:val="Table"/>
              <w:jc w:val="center"/>
              <w:rPr>
                <w:del w:id="979" w:author="Omkar Kulthe" w:date="2025-03-07T18:44:00Z"/>
                <w:lang w:val="en-IN" w:eastAsia="en-IN"/>
              </w:rPr>
            </w:pPr>
            <w:del w:id="980" w:author="Omkar Kulthe" w:date="2025-03-07T18:44:00Z">
              <w:r w:rsidRPr="00695D35" w:rsidDel="00C83CAF">
                <w:rPr>
                  <w:lang w:val="en-IN" w:eastAsia="en-IN"/>
                </w:rPr>
                <w:delText>REF005</w:delText>
              </w:r>
            </w:del>
          </w:p>
        </w:tc>
        <w:tc>
          <w:tcPr>
            <w:tcW w:w="3848" w:type="dxa"/>
            <w:shd w:val="clear" w:color="auto" w:fill="auto"/>
            <w:noWrap/>
            <w:tcMar>
              <w:top w:w="28" w:type="dxa"/>
              <w:left w:w="85" w:type="dxa"/>
              <w:right w:w="85" w:type="dxa"/>
            </w:tcMar>
            <w:vAlign w:val="bottom"/>
            <w:hideMark/>
          </w:tcPr>
          <w:p w14:paraId="17ECF708" w14:textId="7CAAF61F" w:rsidR="00A03B63" w:rsidRPr="007C1FC6" w:rsidDel="00C83CAF" w:rsidRDefault="00000000" w:rsidP="007F385A">
            <w:pPr>
              <w:pStyle w:val="Table"/>
              <w:jc w:val="center"/>
              <w:rPr>
                <w:del w:id="981" w:author="Omkar Kulthe" w:date="2025-03-07T18:44:00Z"/>
                <w:color w:val="0070C0"/>
                <w:u w:val="single"/>
                <w:lang w:val="en-IN" w:eastAsia="en-IN"/>
              </w:rPr>
            </w:pPr>
            <w:del w:id="982" w:author="Omkar Kulthe" w:date="2025-03-07T18:44:00Z">
              <w:r w:rsidDel="00C83CAF">
                <w:fldChar w:fldCharType="begin"/>
              </w:r>
              <w:r w:rsidDel="00C83CAF">
                <w:delInstrText>HYPERLINK "https://atos365.sharepoint.com/sites/100000409/DCH%20Techartifacts/Forms/AllItems.aspx?siteid=48d77a2f%2D2662%2D4c68%2D9859%2Df64e2c2fcd8a&amp;webid=20bcffad%2D082e%2D40d8%2Da5ee%2D00630b6b9a9b&amp;uniqueid=aa9241eb%2Dd3bb%2D4d31%2Da112%2D9225ceb45e7d&amp;viewid=24546fa7%2Dee9d%2D487d%2D9187%2D2cdd920b9d2c&amp;id=%2Fsites%2F100000409%2FDCH%20Techartifacts&amp;OR=Teams%2DHL&amp;CT=1685947018688&amp;clickparams=eyJBcHBOYW1lIjoiVGVhbXMtRGVza3RvcCIsIkFwcFZlcnNpb24iOiIyNy8yMzA1MDEwMDQyMiIsIkhhc0ZlZGVyYXRlZFVzZXIiOmZhbHNlfQ%3D%3D"</w:delInstrText>
              </w:r>
              <w:r w:rsidDel="00C83CAF">
                <w:fldChar w:fldCharType="separate"/>
              </w:r>
              <w:r w:rsidR="00A03B63" w:rsidRPr="007C1FC6" w:rsidDel="00C83CAF">
                <w:rPr>
                  <w:color w:val="0070C0"/>
                  <w:u w:val="single"/>
                  <w:lang w:val="en-IN" w:eastAsia="en-IN"/>
                </w:rPr>
                <w:delText>ATLM artefacts</w:delText>
              </w:r>
              <w:r w:rsidDel="00C83CAF">
                <w:rPr>
                  <w:color w:val="0070C0"/>
                  <w:u w:val="single"/>
                  <w:lang w:val="en-IN" w:eastAsia="en-IN"/>
                </w:rPr>
                <w:fldChar w:fldCharType="end"/>
              </w:r>
            </w:del>
          </w:p>
        </w:tc>
        <w:tc>
          <w:tcPr>
            <w:tcW w:w="939" w:type="dxa"/>
            <w:shd w:val="clear" w:color="auto" w:fill="auto"/>
            <w:noWrap/>
            <w:tcMar>
              <w:top w:w="28" w:type="dxa"/>
              <w:left w:w="85" w:type="dxa"/>
              <w:right w:w="85" w:type="dxa"/>
            </w:tcMar>
            <w:vAlign w:val="center"/>
            <w:hideMark/>
          </w:tcPr>
          <w:p w14:paraId="78CD9DDB" w14:textId="3143B066" w:rsidR="00A03B63" w:rsidRPr="00695D35" w:rsidDel="00C83CAF" w:rsidRDefault="00A03B63" w:rsidP="007F385A">
            <w:pPr>
              <w:pStyle w:val="Table"/>
              <w:jc w:val="center"/>
              <w:rPr>
                <w:del w:id="983" w:author="Omkar Kulthe" w:date="2025-03-07T18:44:00Z"/>
                <w:lang w:val="en-IN" w:eastAsia="en-IN"/>
              </w:rPr>
            </w:pPr>
            <w:del w:id="984" w:author="Omkar Kulthe" w:date="2025-03-07T18:44:00Z">
              <w:r w:rsidRPr="00695D35" w:rsidDel="00C83CAF">
                <w:rPr>
                  <w:lang w:val="en-IN" w:eastAsia="en-IN"/>
                </w:rPr>
                <w:delText>Atos</w:delText>
              </w:r>
            </w:del>
          </w:p>
        </w:tc>
        <w:tc>
          <w:tcPr>
            <w:tcW w:w="979" w:type="dxa"/>
            <w:shd w:val="clear" w:color="auto" w:fill="auto"/>
            <w:noWrap/>
            <w:tcMar>
              <w:top w:w="28" w:type="dxa"/>
              <w:left w:w="85" w:type="dxa"/>
              <w:right w:w="85" w:type="dxa"/>
            </w:tcMar>
            <w:vAlign w:val="center"/>
            <w:hideMark/>
          </w:tcPr>
          <w:p w14:paraId="032DE45B" w14:textId="14CB77EF" w:rsidR="00A03B63" w:rsidRPr="00695D35" w:rsidDel="00C83CAF" w:rsidRDefault="00A03B63" w:rsidP="007F385A">
            <w:pPr>
              <w:pStyle w:val="Table"/>
              <w:jc w:val="center"/>
              <w:rPr>
                <w:del w:id="985" w:author="Omkar Kulthe" w:date="2025-03-07T18:44:00Z"/>
                <w:lang w:val="en-IN" w:eastAsia="en-IN"/>
              </w:rPr>
            </w:pPr>
            <w:del w:id="986" w:author="Omkar Kulthe" w:date="2025-03-07T18:44:00Z">
              <w:r w:rsidRPr="00695D35" w:rsidDel="00C83CAF">
                <w:rPr>
                  <w:lang w:val="en-IN" w:eastAsia="en-IN"/>
                </w:rPr>
                <w:delText>NA</w:delText>
              </w:r>
            </w:del>
          </w:p>
        </w:tc>
        <w:tc>
          <w:tcPr>
            <w:tcW w:w="1252" w:type="dxa"/>
            <w:shd w:val="clear" w:color="auto" w:fill="auto"/>
            <w:noWrap/>
            <w:tcMar>
              <w:top w:w="28" w:type="dxa"/>
              <w:left w:w="85" w:type="dxa"/>
              <w:right w:w="85" w:type="dxa"/>
            </w:tcMar>
            <w:vAlign w:val="center"/>
            <w:hideMark/>
          </w:tcPr>
          <w:p w14:paraId="129E2C09" w14:textId="018A2E8E" w:rsidR="00A03B63" w:rsidRPr="00695D35" w:rsidDel="00C83CAF" w:rsidRDefault="00A03B63" w:rsidP="007F385A">
            <w:pPr>
              <w:pStyle w:val="Table"/>
              <w:jc w:val="center"/>
              <w:rPr>
                <w:del w:id="987" w:author="Omkar Kulthe" w:date="2025-03-07T18:44:00Z"/>
                <w:lang w:val="en-IN" w:eastAsia="en-IN"/>
              </w:rPr>
            </w:pPr>
            <w:del w:id="988" w:author="Omkar Kulthe" w:date="2025-03-07T18:44:00Z">
              <w:r w:rsidRPr="00695D35" w:rsidDel="00C83CAF">
                <w:rPr>
                  <w:lang w:val="en-IN" w:eastAsia="en-IN"/>
                </w:rPr>
                <w:delText>NA</w:delText>
              </w:r>
            </w:del>
          </w:p>
        </w:tc>
      </w:tr>
      <w:tr w:rsidR="00D77EBB" w:rsidRPr="00695D35" w:rsidDel="00C83CAF" w14:paraId="1565B063" w14:textId="68FF7384" w:rsidTr="00D77EBB">
        <w:trPr>
          <w:trHeight w:val="289"/>
          <w:del w:id="989" w:author="Omkar Kulthe" w:date="2025-03-07T18:44:00Z"/>
        </w:trPr>
        <w:tc>
          <w:tcPr>
            <w:tcW w:w="1882" w:type="dxa"/>
            <w:shd w:val="clear" w:color="auto" w:fill="auto"/>
            <w:noWrap/>
            <w:tcMar>
              <w:top w:w="28" w:type="dxa"/>
              <w:left w:w="85" w:type="dxa"/>
              <w:right w:w="85" w:type="dxa"/>
            </w:tcMar>
            <w:vAlign w:val="center"/>
            <w:hideMark/>
          </w:tcPr>
          <w:p w14:paraId="40227442" w14:textId="1EC508AE" w:rsidR="00A03B63" w:rsidRPr="00695D35" w:rsidDel="00C83CAF" w:rsidRDefault="00A03B63" w:rsidP="007F385A">
            <w:pPr>
              <w:pStyle w:val="Table"/>
              <w:jc w:val="center"/>
              <w:rPr>
                <w:del w:id="990" w:author="Omkar Kulthe" w:date="2025-03-07T18:44:00Z"/>
                <w:lang w:val="en-IN" w:eastAsia="en-IN"/>
              </w:rPr>
            </w:pPr>
            <w:del w:id="991" w:author="Omkar Kulthe" w:date="2025-03-07T18:44:00Z">
              <w:r w:rsidRPr="00695D35" w:rsidDel="00C83CAF">
                <w:rPr>
                  <w:lang w:val="en-IN" w:eastAsia="en-IN"/>
                </w:rPr>
                <w:delText>REF006</w:delText>
              </w:r>
            </w:del>
          </w:p>
        </w:tc>
        <w:tc>
          <w:tcPr>
            <w:tcW w:w="3848" w:type="dxa"/>
            <w:shd w:val="clear" w:color="auto" w:fill="auto"/>
            <w:noWrap/>
            <w:tcMar>
              <w:top w:w="28" w:type="dxa"/>
              <w:left w:w="85" w:type="dxa"/>
              <w:right w:w="85" w:type="dxa"/>
            </w:tcMar>
            <w:vAlign w:val="bottom"/>
            <w:hideMark/>
          </w:tcPr>
          <w:p w14:paraId="04D2D4A2" w14:textId="4CC9E641" w:rsidR="00A03B63" w:rsidRPr="007C1FC6" w:rsidDel="00C83CAF" w:rsidRDefault="00000000" w:rsidP="007F385A">
            <w:pPr>
              <w:pStyle w:val="Table"/>
              <w:jc w:val="center"/>
              <w:rPr>
                <w:del w:id="992" w:author="Omkar Kulthe" w:date="2025-03-07T18:44:00Z"/>
                <w:color w:val="0070C0"/>
                <w:u w:val="single"/>
                <w:lang w:val="en-IN" w:eastAsia="en-IN"/>
              </w:rPr>
            </w:pPr>
            <w:del w:id="993" w:author="Omkar Kulthe" w:date="2025-03-07T18:44:00Z">
              <w:r w:rsidDel="00C83CAF">
                <w:fldChar w:fldCharType="begin"/>
              </w:r>
              <w:r w:rsidDel="00C83CAF">
                <w:delInstrText>HYPERLINK "https://atos365.sharepoint.com/sites/690001397/Tech%20Artefact/Forms/AllItems.aspx?id=%2Fsites%2F690001397%2FTech%20Artefact%2FMSP%2DBPR%2D0001%20E%2D2%2DE%5FBackup%20and%20Restore%20Operational%20Blueprint%2Epdf&amp;parent=%2Fsites%2F690001397%2FTech%20Artefact"</w:delInstrText>
              </w:r>
              <w:r w:rsidDel="00C83CAF">
                <w:fldChar w:fldCharType="separate"/>
              </w:r>
              <w:r w:rsidR="00A03B63" w:rsidRPr="007C1FC6" w:rsidDel="00C83CAF">
                <w:rPr>
                  <w:color w:val="0070C0"/>
                  <w:u w:val="single"/>
                  <w:lang w:val="en-IN" w:eastAsia="en-IN"/>
                </w:rPr>
                <w:delText>Back up &amp; restore</w:delText>
              </w:r>
              <w:r w:rsidDel="00C83CAF">
                <w:rPr>
                  <w:color w:val="0070C0"/>
                  <w:u w:val="single"/>
                  <w:lang w:val="en-IN" w:eastAsia="en-IN"/>
                </w:rPr>
                <w:fldChar w:fldCharType="end"/>
              </w:r>
            </w:del>
          </w:p>
        </w:tc>
        <w:tc>
          <w:tcPr>
            <w:tcW w:w="939" w:type="dxa"/>
            <w:shd w:val="clear" w:color="auto" w:fill="auto"/>
            <w:noWrap/>
            <w:tcMar>
              <w:top w:w="28" w:type="dxa"/>
              <w:left w:w="85" w:type="dxa"/>
              <w:right w:w="85" w:type="dxa"/>
            </w:tcMar>
            <w:vAlign w:val="center"/>
            <w:hideMark/>
          </w:tcPr>
          <w:p w14:paraId="2733F75C" w14:textId="3F362EA4" w:rsidR="00A03B63" w:rsidRPr="00695D35" w:rsidDel="00C83CAF" w:rsidRDefault="00A03B63" w:rsidP="007F385A">
            <w:pPr>
              <w:pStyle w:val="Table"/>
              <w:jc w:val="center"/>
              <w:rPr>
                <w:del w:id="994" w:author="Omkar Kulthe" w:date="2025-03-07T18:44:00Z"/>
                <w:lang w:val="en-IN" w:eastAsia="en-IN"/>
              </w:rPr>
            </w:pPr>
            <w:del w:id="995" w:author="Omkar Kulthe" w:date="2025-03-07T18:44:00Z">
              <w:r w:rsidRPr="00695D35" w:rsidDel="00C83CAF">
                <w:rPr>
                  <w:lang w:val="en-IN" w:eastAsia="en-IN"/>
                </w:rPr>
                <w:delText>Atos</w:delText>
              </w:r>
            </w:del>
          </w:p>
        </w:tc>
        <w:tc>
          <w:tcPr>
            <w:tcW w:w="979" w:type="dxa"/>
            <w:shd w:val="clear" w:color="auto" w:fill="auto"/>
            <w:noWrap/>
            <w:tcMar>
              <w:top w:w="28" w:type="dxa"/>
              <w:left w:w="85" w:type="dxa"/>
              <w:right w:w="85" w:type="dxa"/>
            </w:tcMar>
            <w:vAlign w:val="center"/>
            <w:hideMark/>
          </w:tcPr>
          <w:p w14:paraId="0FA55A38" w14:textId="7A498732" w:rsidR="00A03B63" w:rsidRPr="00695D35" w:rsidDel="00C83CAF" w:rsidRDefault="00A03B63" w:rsidP="007F385A">
            <w:pPr>
              <w:pStyle w:val="Table"/>
              <w:jc w:val="center"/>
              <w:rPr>
                <w:del w:id="996" w:author="Omkar Kulthe" w:date="2025-03-07T18:44:00Z"/>
                <w:lang w:val="en-IN" w:eastAsia="en-IN"/>
              </w:rPr>
            </w:pPr>
            <w:del w:id="997" w:author="Omkar Kulthe" w:date="2025-03-07T18:44:00Z">
              <w:r w:rsidRPr="00695D35" w:rsidDel="00C83CAF">
                <w:rPr>
                  <w:lang w:val="en-IN" w:eastAsia="en-IN"/>
                </w:rPr>
                <w:delText>NA</w:delText>
              </w:r>
            </w:del>
          </w:p>
        </w:tc>
        <w:tc>
          <w:tcPr>
            <w:tcW w:w="1252" w:type="dxa"/>
            <w:shd w:val="clear" w:color="auto" w:fill="auto"/>
            <w:noWrap/>
            <w:tcMar>
              <w:top w:w="28" w:type="dxa"/>
              <w:left w:w="85" w:type="dxa"/>
              <w:right w:w="85" w:type="dxa"/>
            </w:tcMar>
            <w:vAlign w:val="center"/>
            <w:hideMark/>
          </w:tcPr>
          <w:p w14:paraId="5582C8FF" w14:textId="7E2B94FC" w:rsidR="00A03B63" w:rsidRPr="00695D35" w:rsidDel="00C83CAF" w:rsidRDefault="00A03B63" w:rsidP="007F385A">
            <w:pPr>
              <w:pStyle w:val="Table"/>
              <w:jc w:val="center"/>
              <w:rPr>
                <w:del w:id="998" w:author="Omkar Kulthe" w:date="2025-03-07T18:44:00Z"/>
                <w:lang w:val="en-IN" w:eastAsia="en-IN"/>
              </w:rPr>
            </w:pPr>
            <w:del w:id="999" w:author="Omkar Kulthe" w:date="2025-03-07T18:44:00Z">
              <w:r w:rsidRPr="00695D35" w:rsidDel="00C83CAF">
                <w:rPr>
                  <w:lang w:val="en-IN" w:eastAsia="en-IN"/>
                </w:rPr>
                <w:delText>NA</w:delText>
              </w:r>
            </w:del>
          </w:p>
        </w:tc>
      </w:tr>
      <w:tr w:rsidR="00D77EBB" w:rsidRPr="00695D35" w:rsidDel="00C83CAF" w14:paraId="0E926BC2" w14:textId="222CF3E1" w:rsidTr="00D77EBB">
        <w:trPr>
          <w:trHeight w:val="289"/>
          <w:del w:id="1000" w:author="Omkar Kulthe" w:date="2025-03-07T18:44:00Z"/>
        </w:trPr>
        <w:tc>
          <w:tcPr>
            <w:tcW w:w="1882" w:type="dxa"/>
            <w:shd w:val="clear" w:color="auto" w:fill="auto"/>
            <w:noWrap/>
            <w:tcMar>
              <w:top w:w="28" w:type="dxa"/>
              <w:left w:w="85" w:type="dxa"/>
              <w:right w:w="85" w:type="dxa"/>
            </w:tcMar>
            <w:vAlign w:val="center"/>
            <w:hideMark/>
          </w:tcPr>
          <w:p w14:paraId="792C7FF5" w14:textId="27AE1404" w:rsidR="00A03B63" w:rsidRPr="00695D35" w:rsidDel="00C83CAF" w:rsidRDefault="00A03B63" w:rsidP="007F385A">
            <w:pPr>
              <w:pStyle w:val="Table"/>
              <w:jc w:val="center"/>
              <w:rPr>
                <w:del w:id="1001" w:author="Omkar Kulthe" w:date="2025-03-07T18:44:00Z"/>
                <w:lang w:val="en-IN" w:eastAsia="en-IN"/>
              </w:rPr>
            </w:pPr>
            <w:del w:id="1002" w:author="Omkar Kulthe" w:date="2025-03-07T18:44:00Z">
              <w:r w:rsidRPr="00695D35" w:rsidDel="00C83CAF">
                <w:rPr>
                  <w:lang w:val="en-IN" w:eastAsia="en-IN"/>
                </w:rPr>
                <w:delText>REF007</w:delText>
              </w:r>
            </w:del>
          </w:p>
        </w:tc>
        <w:tc>
          <w:tcPr>
            <w:tcW w:w="3848" w:type="dxa"/>
            <w:shd w:val="clear" w:color="auto" w:fill="auto"/>
            <w:noWrap/>
            <w:tcMar>
              <w:top w:w="28" w:type="dxa"/>
              <w:left w:w="85" w:type="dxa"/>
              <w:right w:w="85" w:type="dxa"/>
            </w:tcMar>
            <w:vAlign w:val="bottom"/>
            <w:hideMark/>
          </w:tcPr>
          <w:p w14:paraId="3B35CA79" w14:textId="21012568" w:rsidR="00A03B63" w:rsidRPr="007C1FC6" w:rsidDel="00C83CAF" w:rsidRDefault="00000000" w:rsidP="007F385A">
            <w:pPr>
              <w:pStyle w:val="Table"/>
              <w:jc w:val="center"/>
              <w:rPr>
                <w:del w:id="1003" w:author="Omkar Kulthe" w:date="2025-03-07T18:44:00Z"/>
                <w:color w:val="0070C0"/>
                <w:u w:val="single"/>
                <w:lang w:val="en-IN" w:eastAsia="en-IN"/>
              </w:rPr>
            </w:pPr>
            <w:del w:id="1004" w:author="Omkar Kulthe" w:date="2025-03-07T18:44:00Z">
              <w:r w:rsidDel="00C83CAF">
                <w:fldChar w:fldCharType="begin"/>
              </w:r>
              <w:r w:rsidDel="00C83CAF">
                <w:delInstrText>HYPERLINK "https://atos365.sharepoint.com/sites/100000120/PublishedStorage/Forms/AllItems.aspx?params=eyJBcHBOYW1lIjoiVGVhbXMtRGVza3RvcCIsIkFwcFZlcnNpb24iOiIyNy8yMjAzMDcwMTYxMCJ9&amp;useFiltersInViewXml=1&amp;viewid=255d9e94%2D14d4%2D4b5b%2Da32b%2D2ce3cf8aa67c&amp;FilterField1=DocType&amp;FilterValue1=Technical%20Security%20Specification&amp;FilterType1=Choice&amp;FilterOp1=In&amp;OR=Teams%2DHL&amp;CT=1690984171597&amp;clickparams=eyJBcHBOYW1lIjoiVGVhbXMtRGVza3RvcCIsIkFwcFZlcnNpb24iOiIyNy8yMzA3MDMwNzMzMCIsIkhhc0ZlZGVyYXRlZFVzZXIiOmZhbHNlfQ%3D%3D"</w:delInstrText>
              </w:r>
              <w:r w:rsidDel="00C83CAF">
                <w:fldChar w:fldCharType="separate"/>
              </w:r>
              <w:r w:rsidR="00A03B63" w:rsidRPr="007C1FC6" w:rsidDel="00C83CAF">
                <w:rPr>
                  <w:color w:val="0070C0"/>
                  <w:u w:val="single"/>
                  <w:lang w:val="en-IN" w:eastAsia="en-IN"/>
                </w:rPr>
                <w:delText>TSS</w:delText>
              </w:r>
              <w:r w:rsidDel="00C83CAF">
                <w:rPr>
                  <w:color w:val="0070C0"/>
                  <w:u w:val="single"/>
                  <w:lang w:val="en-IN" w:eastAsia="en-IN"/>
                </w:rPr>
                <w:fldChar w:fldCharType="end"/>
              </w:r>
            </w:del>
          </w:p>
        </w:tc>
        <w:tc>
          <w:tcPr>
            <w:tcW w:w="939" w:type="dxa"/>
            <w:shd w:val="clear" w:color="auto" w:fill="auto"/>
            <w:noWrap/>
            <w:tcMar>
              <w:top w:w="28" w:type="dxa"/>
              <w:left w:w="85" w:type="dxa"/>
              <w:right w:w="85" w:type="dxa"/>
            </w:tcMar>
            <w:vAlign w:val="center"/>
            <w:hideMark/>
          </w:tcPr>
          <w:p w14:paraId="19A55029" w14:textId="066430E4" w:rsidR="00A03B63" w:rsidRPr="00695D35" w:rsidDel="00C83CAF" w:rsidRDefault="00A03B63" w:rsidP="007F385A">
            <w:pPr>
              <w:pStyle w:val="Table"/>
              <w:jc w:val="center"/>
              <w:rPr>
                <w:del w:id="1005" w:author="Omkar Kulthe" w:date="2025-03-07T18:44:00Z"/>
                <w:lang w:val="en-IN" w:eastAsia="en-IN"/>
              </w:rPr>
            </w:pPr>
            <w:del w:id="1006" w:author="Omkar Kulthe" w:date="2025-03-07T18:44:00Z">
              <w:r w:rsidRPr="00695D35" w:rsidDel="00C83CAF">
                <w:rPr>
                  <w:lang w:val="en-IN" w:eastAsia="en-IN"/>
                </w:rPr>
                <w:delText>Atos</w:delText>
              </w:r>
            </w:del>
          </w:p>
        </w:tc>
        <w:tc>
          <w:tcPr>
            <w:tcW w:w="979" w:type="dxa"/>
            <w:shd w:val="clear" w:color="auto" w:fill="auto"/>
            <w:noWrap/>
            <w:tcMar>
              <w:top w:w="28" w:type="dxa"/>
              <w:left w:w="85" w:type="dxa"/>
              <w:right w:w="85" w:type="dxa"/>
            </w:tcMar>
            <w:vAlign w:val="center"/>
            <w:hideMark/>
          </w:tcPr>
          <w:p w14:paraId="76010451" w14:textId="3CA59294" w:rsidR="00A03B63" w:rsidRPr="00695D35" w:rsidDel="00C83CAF" w:rsidRDefault="00A03B63" w:rsidP="007F385A">
            <w:pPr>
              <w:pStyle w:val="Table"/>
              <w:jc w:val="center"/>
              <w:rPr>
                <w:del w:id="1007" w:author="Omkar Kulthe" w:date="2025-03-07T18:44:00Z"/>
                <w:lang w:val="en-IN" w:eastAsia="en-IN"/>
              </w:rPr>
            </w:pPr>
            <w:del w:id="1008" w:author="Omkar Kulthe" w:date="2025-03-07T18:44:00Z">
              <w:r w:rsidRPr="00695D35" w:rsidDel="00C83CAF">
                <w:rPr>
                  <w:lang w:val="en-IN" w:eastAsia="en-IN"/>
                </w:rPr>
                <w:delText>NA</w:delText>
              </w:r>
            </w:del>
          </w:p>
        </w:tc>
        <w:tc>
          <w:tcPr>
            <w:tcW w:w="1252" w:type="dxa"/>
            <w:shd w:val="clear" w:color="auto" w:fill="auto"/>
            <w:noWrap/>
            <w:tcMar>
              <w:top w:w="28" w:type="dxa"/>
              <w:left w:w="85" w:type="dxa"/>
              <w:right w:w="85" w:type="dxa"/>
            </w:tcMar>
            <w:vAlign w:val="center"/>
            <w:hideMark/>
          </w:tcPr>
          <w:p w14:paraId="200F85F3" w14:textId="6FAEDBA3" w:rsidR="00A03B63" w:rsidRPr="00695D35" w:rsidDel="00C83CAF" w:rsidRDefault="00A03B63" w:rsidP="007F385A">
            <w:pPr>
              <w:pStyle w:val="Table"/>
              <w:jc w:val="center"/>
              <w:rPr>
                <w:del w:id="1009" w:author="Omkar Kulthe" w:date="2025-03-07T18:44:00Z"/>
                <w:lang w:val="en-IN" w:eastAsia="en-IN"/>
              </w:rPr>
            </w:pPr>
            <w:del w:id="1010" w:author="Omkar Kulthe" w:date="2025-03-07T18:44:00Z">
              <w:r w:rsidRPr="00695D35" w:rsidDel="00C83CAF">
                <w:rPr>
                  <w:lang w:val="en-IN" w:eastAsia="en-IN"/>
                </w:rPr>
                <w:delText>NA</w:delText>
              </w:r>
            </w:del>
          </w:p>
        </w:tc>
      </w:tr>
      <w:tr w:rsidR="00D77EBB" w:rsidRPr="00695D35" w:rsidDel="00C83CAF" w14:paraId="2D23A2EB" w14:textId="00511F83" w:rsidTr="00D77EBB">
        <w:trPr>
          <w:trHeight w:val="289"/>
          <w:del w:id="1011" w:author="Omkar Kulthe" w:date="2025-03-07T18:44:00Z"/>
        </w:trPr>
        <w:tc>
          <w:tcPr>
            <w:tcW w:w="1882" w:type="dxa"/>
            <w:shd w:val="clear" w:color="auto" w:fill="auto"/>
            <w:noWrap/>
            <w:tcMar>
              <w:top w:w="28" w:type="dxa"/>
              <w:left w:w="85" w:type="dxa"/>
              <w:right w:w="85" w:type="dxa"/>
            </w:tcMar>
            <w:vAlign w:val="center"/>
            <w:hideMark/>
          </w:tcPr>
          <w:p w14:paraId="223CB8F6" w14:textId="30FE7439" w:rsidR="00A03B63" w:rsidRPr="00695D35" w:rsidDel="00C83CAF" w:rsidRDefault="00A03B63" w:rsidP="007F385A">
            <w:pPr>
              <w:pStyle w:val="Table"/>
              <w:jc w:val="center"/>
              <w:rPr>
                <w:del w:id="1012" w:author="Omkar Kulthe" w:date="2025-03-07T18:44:00Z"/>
                <w:lang w:val="en-IN" w:eastAsia="en-IN"/>
              </w:rPr>
            </w:pPr>
            <w:del w:id="1013" w:author="Omkar Kulthe" w:date="2025-03-07T18:44:00Z">
              <w:r w:rsidRPr="00695D35" w:rsidDel="00C83CAF">
                <w:rPr>
                  <w:lang w:val="en-IN" w:eastAsia="en-IN"/>
                </w:rPr>
                <w:delText>REF008</w:delText>
              </w:r>
            </w:del>
          </w:p>
        </w:tc>
        <w:tc>
          <w:tcPr>
            <w:tcW w:w="3848" w:type="dxa"/>
            <w:shd w:val="clear" w:color="auto" w:fill="auto"/>
            <w:noWrap/>
            <w:tcMar>
              <w:top w:w="28" w:type="dxa"/>
              <w:left w:w="85" w:type="dxa"/>
              <w:right w:w="85" w:type="dxa"/>
            </w:tcMar>
            <w:vAlign w:val="bottom"/>
            <w:hideMark/>
          </w:tcPr>
          <w:p w14:paraId="0E9073C9" w14:textId="26DA44D1" w:rsidR="00A03B63" w:rsidRPr="007C1FC6" w:rsidDel="00C83CAF" w:rsidRDefault="00000000" w:rsidP="007F385A">
            <w:pPr>
              <w:pStyle w:val="Table"/>
              <w:jc w:val="center"/>
              <w:rPr>
                <w:del w:id="1014" w:author="Omkar Kulthe" w:date="2025-03-07T18:44:00Z"/>
                <w:color w:val="0070C0"/>
                <w:u w:val="single"/>
                <w:lang w:val="en-IN" w:eastAsia="en-IN"/>
              </w:rPr>
            </w:pPr>
            <w:del w:id="1015" w:author="Omkar Kulthe" w:date="2025-03-07T18:44:00Z">
              <w:r w:rsidDel="00C83CAF">
                <w:fldChar w:fldCharType="begin"/>
              </w:r>
              <w:r w:rsidDel="00C83CAF">
                <w:delInstrText>HYPERLINK "https://atos365.sharepoint.com/sites/190102679?xsdata=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%3D%3D&amp;sdata=N0kwVUFJYlJ6N2lVakdDMUxNSk5MczlSOEM2K0ZJRmtOd2dIYWJPU0tQVT0%3D&amp;ovuser=33440fc6-b7c7-412c-bb73-0e70b0198d5a%2Comkar.kulthe%40atos.net&amp;OR=Teams-HL&amp;CT=1700822930615&amp;clickparams=eyJBcHBOYW1lIjoiVGVhbXMtRGVza3RvcCIsIkFwcFZlcnNpb24iOiIyNy8yMzA5MjkxMTIwOCIsIkhhc0ZlZGVyYXRlZFVzZXIiOmZhbHNlfQ%3D%3D"</w:delInstrText>
              </w:r>
              <w:r w:rsidDel="00C83CAF">
                <w:fldChar w:fldCharType="separate"/>
              </w:r>
              <w:r w:rsidR="00A03B63" w:rsidRPr="007C1FC6" w:rsidDel="00C83CAF">
                <w:rPr>
                  <w:color w:val="0070C0"/>
                  <w:u w:val="single"/>
                  <w:lang w:val="en-IN" w:eastAsia="en-IN"/>
                </w:rPr>
                <w:delText>CTO</w:delText>
              </w:r>
              <w:r w:rsidDel="00C83CAF">
                <w:rPr>
                  <w:color w:val="0070C0"/>
                  <w:u w:val="single"/>
                  <w:lang w:val="en-IN" w:eastAsia="en-IN"/>
                </w:rPr>
                <w:fldChar w:fldCharType="end"/>
              </w:r>
            </w:del>
          </w:p>
        </w:tc>
        <w:tc>
          <w:tcPr>
            <w:tcW w:w="939" w:type="dxa"/>
            <w:shd w:val="clear" w:color="auto" w:fill="auto"/>
            <w:noWrap/>
            <w:tcMar>
              <w:top w:w="28" w:type="dxa"/>
              <w:left w:w="85" w:type="dxa"/>
              <w:right w:w="85" w:type="dxa"/>
            </w:tcMar>
            <w:vAlign w:val="center"/>
            <w:hideMark/>
          </w:tcPr>
          <w:p w14:paraId="56B6A542" w14:textId="654E8BDF" w:rsidR="00A03B63" w:rsidRPr="00695D35" w:rsidDel="00C83CAF" w:rsidRDefault="00A03B63" w:rsidP="007F385A">
            <w:pPr>
              <w:pStyle w:val="Table"/>
              <w:jc w:val="center"/>
              <w:rPr>
                <w:del w:id="1016" w:author="Omkar Kulthe" w:date="2025-03-07T18:44:00Z"/>
                <w:lang w:val="en-IN" w:eastAsia="en-IN"/>
              </w:rPr>
            </w:pPr>
            <w:del w:id="1017" w:author="Omkar Kulthe" w:date="2025-03-07T18:44:00Z">
              <w:r w:rsidRPr="00695D35" w:rsidDel="00C83CAF">
                <w:rPr>
                  <w:lang w:val="en-IN" w:eastAsia="en-IN"/>
                </w:rPr>
                <w:delText>Atos</w:delText>
              </w:r>
            </w:del>
          </w:p>
        </w:tc>
        <w:tc>
          <w:tcPr>
            <w:tcW w:w="979" w:type="dxa"/>
            <w:shd w:val="clear" w:color="auto" w:fill="auto"/>
            <w:noWrap/>
            <w:tcMar>
              <w:top w:w="28" w:type="dxa"/>
              <w:left w:w="85" w:type="dxa"/>
              <w:right w:w="85" w:type="dxa"/>
            </w:tcMar>
            <w:vAlign w:val="center"/>
            <w:hideMark/>
          </w:tcPr>
          <w:p w14:paraId="37EEBA81" w14:textId="184112A2" w:rsidR="00A03B63" w:rsidRPr="00695D35" w:rsidDel="00C83CAF" w:rsidRDefault="00A03B63" w:rsidP="007F385A">
            <w:pPr>
              <w:pStyle w:val="Table"/>
              <w:jc w:val="center"/>
              <w:rPr>
                <w:del w:id="1018" w:author="Omkar Kulthe" w:date="2025-03-07T18:44:00Z"/>
                <w:lang w:val="en-IN" w:eastAsia="en-IN"/>
              </w:rPr>
            </w:pPr>
            <w:del w:id="1019" w:author="Omkar Kulthe" w:date="2025-03-07T18:44:00Z">
              <w:r w:rsidRPr="00695D35" w:rsidDel="00C83CAF">
                <w:rPr>
                  <w:lang w:val="en-IN" w:eastAsia="en-IN"/>
                </w:rPr>
                <w:delText>NA</w:delText>
              </w:r>
            </w:del>
          </w:p>
        </w:tc>
        <w:tc>
          <w:tcPr>
            <w:tcW w:w="1252" w:type="dxa"/>
            <w:shd w:val="clear" w:color="auto" w:fill="auto"/>
            <w:noWrap/>
            <w:tcMar>
              <w:top w:w="28" w:type="dxa"/>
              <w:left w:w="85" w:type="dxa"/>
              <w:right w:w="85" w:type="dxa"/>
            </w:tcMar>
            <w:vAlign w:val="center"/>
            <w:hideMark/>
          </w:tcPr>
          <w:p w14:paraId="5C75C56C" w14:textId="7A35E2F7" w:rsidR="00A03B63" w:rsidRPr="00695D35" w:rsidDel="00C83CAF" w:rsidRDefault="00A03B63" w:rsidP="007F385A">
            <w:pPr>
              <w:pStyle w:val="Table"/>
              <w:jc w:val="center"/>
              <w:rPr>
                <w:del w:id="1020" w:author="Omkar Kulthe" w:date="2025-03-07T18:44:00Z"/>
                <w:lang w:val="en-IN" w:eastAsia="en-IN"/>
              </w:rPr>
            </w:pPr>
            <w:del w:id="1021" w:author="Omkar Kulthe" w:date="2025-03-07T18:44:00Z">
              <w:r w:rsidRPr="00695D35" w:rsidDel="00C83CAF">
                <w:rPr>
                  <w:lang w:val="en-IN" w:eastAsia="en-IN"/>
                </w:rPr>
                <w:delText>NA</w:delText>
              </w:r>
            </w:del>
          </w:p>
        </w:tc>
      </w:tr>
    </w:tbl>
    <w:p w14:paraId="4B2DCD50" w14:textId="77777777" w:rsidR="00A03B63" w:rsidRDefault="00A03B63" w:rsidP="00A03B63">
      <w:pPr>
        <w:jc w:val="both"/>
        <w:rPr>
          <w:szCs w:val="18"/>
        </w:rPr>
      </w:pPr>
    </w:p>
    <w:p w14:paraId="7AD2285E" w14:textId="77777777" w:rsidR="00910E8F" w:rsidRDefault="00910E8F" w:rsidP="00A03B63">
      <w:pPr>
        <w:jc w:val="both"/>
        <w:rPr>
          <w:szCs w:val="18"/>
        </w:rPr>
      </w:pPr>
    </w:p>
    <w:p w14:paraId="6690E218" w14:textId="77777777" w:rsidR="00910E8F" w:rsidRDefault="00910E8F" w:rsidP="00A03B63">
      <w:pPr>
        <w:jc w:val="both"/>
        <w:rPr>
          <w:szCs w:val="18"/>
        </w:rPr>
      </w:pPr>
    </w:p>
    <w:tbl>
      <w:tblPr>
        <w:tblW w:w="8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0"/>
        <w:gridCol w:w="3680"/>
        <w:gridCol w:w="1140"/>
        <w:gridCol w:w="937"/>
        <w:gridCol w:w="1240"/>
      </w:tblGrid>
      <w:tr w:rsidR="00910E8F" w:rsidRPr="00910E8F" w14:paraId="739F12B0" w14:textId="77777777" w:rsidTr="00910E8F">
        <w:trPr>
          <w:trHeight w:val="288"/>
          <w:tblHeader/>
        </w:trPr>
        <w:tc>
          <w:tcPr>
            <w:tcW w:w="1800" w:type="dxa"/>
            <w:tcBorders>
              <w:right w:val="single" w:sz="4" w:space="0" w:color="FFFFFF"/>
            </w:tcBorders>
            <w:shd w:val="clear" w:color="auto" w:fill="1985FF"/>
            <w:noWrap/>
            <w:tcMar>
              <w:top w:w="57" w:type="dxa"/>
              <w:left w:w="85" w:type="dxa"/>
              <w:right w:w="85" w:type="dxa"/>
            </w:tcMar>
            <w:vAlign w:val="center"/>
            <w:hideMark/>
          </w:tcPr>
          <w:p w14:paraId="1FFB67E5" w14:textId="77777777" w:rsidR="00910E8F" w:rsidRPr="00910E8F" w:rsidRDefault="00910E8F" w:rsidP="00324080">
            <w:pPr>
              <w:pStyle w:val="TableHeader"/>
              <w:jc w:val="center"/>
              <w:rPr>
                <w:lang w:val="en-IN" w:eastAsia="en-IN"/>
              </w:rPr>
            </w:pPr>
            <w:r w:rsidRPr="00910E8F">
              <w:rPr>
                <w:lang w:val="en-IN" w:eastAsia="en-IN"/>
              </w:rPr>
              <w:t>Reference No</w:t>
            </w:r>
          </w:p>
        </w:tc>
        <w:tc>
          <w:tcPr>
            <w:tcW w:w="3680" w:type="dxa"/>
            <w:tcBorders>
              <w:left w:val="single" w:sz="4" w:space="0" w:color="FFFFFF"/>
              <w:right w:val="single" w:sz="4" w:space="0" w:color="FFFFFF"/>
            </w:tcBorders>
            <w:shd w:val="clear" w:color="auto" w:fill="1985FF"/>
            <w:noWrap/>
            <w:tcMar>
              <w:top w:w="57" w:type="dxa"/>
              <w:left w:w="85" w:type="dxa"/>
              <w:right w:w="85" w:type="dxa"/>
            </w:tcMar>
            <w:vAlign w:val="center"/>
            <w:hideMark/>
          </w:tcPr>
          <w:p w14:paraId="0ACD86E6" w14:textId="77777777" w:rsidR="00910E8F" w:rsidRPr="00910E8F" w:rsidRDefault="00910E8F" w:rsidP="00324080">
            <w:pPr>
              <w:pStyle w:val="TableHeader"/>
              <w:jc w:val="center"/>
              <w:rPr>
                <w:lang w:val="en-IN" w:eastAsia="en-IN"/>
              </w:rPr>
            </w:pPr>
            <w:r w:rsidRPr="00910E8F">
              <w:rPr>
                <w:lang w:val="en-IN" w:eastAsia="en-IN"/>
              </w:rPr>
              <w:t>Title</w:t>
            </w:r>
          </w:p>
        </w:tc>
        <w:tc>
          <w:tcPr>
            <w:tcW w:w="1140" w:type="dxa"/>
            <w:tcBorders>
              <w:left w:val="single" w:sz="4" w:space="0" w:color="FFFFFF"/>
              <w:right w:val="single" w:sz="4" w:space="0" w:color="FFFFFF"/>
            </w:tcBorders>
            <w:shd w:val="clear" w:color="auto" w:fill="1985FF"/>
            <w:noWrap/>
            <w:tcMar>
              <w:top w:w="57" w:type="dxa"/>
              <w:left w:w="85" w:type="dxa"/>
              <w:right w:w="85" w:type="dxa"/>
            </w:tcMar>
            <w:vAlign w:val="center"/>
            <w:hideMark/>
          </w:tcPr>
          <w:p w14:paraId="09BCDCB5" w14:textId="77777777" w:rsidR="00910E8F" w:rsidRPr="00910E8F" w:rsidRDefault="00910E8F" w:rsidP="00324080">
            <w:pPr>
              <w:pStyle w:val="TableHeader"/>
              <w:jc w:val="center"/>
              <w:rPr>
                <w:lang w:val="en-IN" w:eastAsia="en-IN"/>
              </w:rPr>
            </w:pPr>
            <w:r w:rsidRPr="00910E8F">
              <w:rPr>
                <w:lang w:val="en-IN" w:eastAsia="en-IN"/>
              </w:rPr>
              <w:t>Author</w:t>
            </w:r>
          </w:p>
        </w:tc>
        <w:tc>
          <w:tcPr>
            <w:tcW w:w="840" w:type="dxa"/>
            <w:tcBorders>
              <w:left w:val="single" w:sz="4" w:space="0" w:color="FFFFFF"/>
              <w:right w:val="single" w:sz="4" w:space="0" w:color="FFFFFF"/>
            </w:tcBorders>
            <w:shd w:val="clear" w:color="auto" w:fill="1985FF"/>
            <w:noWrap/>
            <w:tcMar>
              <w:top w:w="57" w:type="dxa"/>
              <w:left w:w="85" w:type="dxa"/>
              <w:right w:w="85" w:type="dxa"/>
            </w:tcMar>
            <w:vAlign w:val="center"/>
            <w:hideMark/>
          </w:tcPr>
          <w:p w14:paraId="2D6BB33E" w14:textId="77777777" w:rsidR="00910E8F" w:rsidRPr="00910E8F" w:rsidRDefault="00910E8F" w:rsidP="00324080">
            <w:pPr>
              <w:pStyle w:val="TableHeader"/>
              <w:jc w:val="center"/>
              <w:rPr>
                <w:lang w:val="en-IN" w:eastAsia="en-IN"/>
              </w:rPr>
            </w:pPr>
            <w:r w:rsidRPr="00910E8F">
              <w:rPr>
                <w:lang w:val="en-IN" w:eastAsia="en-IN"/>
              </w:rPr>
              <w:t>Version</w:t>
            </w:r>
          </w:p>
        </w:tc>
        <w:tc>
          <w:tcPr>
            <w:tcW w:w="1240" w:type="dxa"/>
            <w:tcBorders>
              <w:left w:val="single" w:sz="4" w:space="0" w:color="FFFFFF"/>
            </w:tcBorders>
            <w:shd w:val="clear" w:color="auto" w:fill="1985FF"/>
            <w:noWrap/>
            <w:tcMar>
              <w:top w:w="57" w:type="dxa"/>
              <w:left w:w="85" w:type="dxa"/>
              <w:right w:w="85" w:type="dxa"/>
            </w:tcMar>
            <w:vAlign w:val="center"/>
            <w:hideMark/>
          </w:tcPr>
          <w:p w14:paraId="17C820CD" w14:textId="77777777" w:rsidR="00910E8F" w:rsidRPr="00910E8F" w:rsidRDefault="00910E8F" w:rsidP="00324080">
            <w:pPr>
              <w:pStyle w:val="TableHeader"/>
              <w:jc w:val="center"/>
              <w:rPr>
                <w:lang w:val="en-IN" w:eastAsia="en-IN"/>
              </w:rPr>
            </w:pPr>
            <w:r w:rsidRPr="00910E8F">
              <w:rPr>
                <w:lang w:val="en-IN" w:eastAsia="en-IN"/>
              </w:rPr>
              <w:t>Document</w:t>
            </w:r>
          </w:p>
        </w:tc>
      </w:tr>
      <w:tr w:rsidR="00910E8F" w:rsidRPr="00910E8F" w14:paraId="2B2804A9" w14:textId="77777777" w:rsidTr="00910E8F">
        <w:trPr>
          <w:trHeight w:val="288"/>
        </w:trPr>
        <w:tc>
          <w:tcPr>
            <w:tcW w:w="1800" w:type="dxa"/>
            <w:shd w:val="clear" w:color="auto" w:fill="auto"/>
            <w:noWrap/>
            <w:tcMar>
              <w:top w:w="28" w:type="dxa"/>
              <w:left w:w="85" w:type="dxa"/>
              <w:right w:w="85" w:type="dxa"/>
            </w:tcMar>
            <w:vAlign w:val="center"/>
            <w:hideMark/>
          </w:tcPr>
          <w:p w14:paraId="389CEF50" w14:textId="77777777" w:rsidR="00910E8F" w:rsidRPr="00910E8F" w:rsidRDefault="00910E8F" w:rsidP="00324080">
            <w:pPr>
              <w:pStyle w:val="Table"/>
              <w:jc w:val="center"/>
              <w:rPr>
                <w:lang w:val="en-IN" w:eastAsia="en-IN"/>
              </w:rPr>
            </w:pPr>
            <w:r w:rsidRPr="00910E8F">
              <w:rPr>
                <w:lang w:val="en-IN" w:eastAsia="en-IN"/>
              </w:rPr>
              <w:t>REF001</w:t>
            </w:r>
          </w:p>
        </w:tc>
        <w:tc>
          <w:tcPr>
            <w:tcW w:w="3680" w:type="dxa"/>
            <w:shd w:val="clear" w:color="auto" w:fill="auto"/>
            <w:noWrap/>
            <w:tcMar>
              <w:top w:w="28" w:type="dxa"/>
              <w:left w:w="85" w:type="dxa"/>
              <w:right w:w="85" w:type="dxa"/>
            </w:tcMar>
            <w:vAlign w:val="center"/>
            <w:hideMark/>
          </w:tcPr>
          <w:p w14:paraId="77958FD3" w14:textId="77777777" w:rsidR="00910E8F" w:rsidRPr="00910E8F" w:rsidRDefault="00910E8F" w:rsidP="00324080">
            <w:pPr>
              <w:pStyle w:val="Table"/>
              <w:jc w:val="center"/>
              <w:rPr>
                <w:lang w:val="en-IN" w:eastAsia="en-IN"/>
              </w:rPr>
            </w:pPr>
            <w:hyperlink r:id="rId24" w:history="1">
              <w:r w:rsidRPr="00910E8F">
                <w:rPr>
                  <w:lang w:val="en-IN" w:eastAsia="en-IN"/>
                </w:rPr>
                <w:t>Tech Artifacts</w:t>
              </w:r>
            </w:hyperlink>
          </w:p>
        </w:tc>
        <w:tc>
          <w:tcPr>
            <w:tcW w:w="1140" w:type="dxa"/>
            <w:shd w:val="clear" w:color="auto" w:fill="auto"/>
            <w:noWrap/>
            <w:tcMar>
              <w:top w:w="28" w:type="dxa"/>
              <w:left w:w="85" w:type="dxa"/>
              <w:right w:w="85" w:type="dxa"/>
            </w:tcMar>
            <w:vAlign w:val="center"/>
            <w:hideMark/>
          </w:tcPr>
          <w:p w14:paraId="3FBB8198" w14:textId="77777777" w:rsidR="00910E8F" w:rsidRPr="00910E8F" w:rsidRDefault="00910E8F" w:rsidP="00324080">
            <w:pPr>
              <w:pStyle w:val="Table"/>
              <w:jc w:val="center"/>
              <w:rPr>
                <w:lang w:val="en-IN" w:eastAsia="en-IN"/>
              </w:rPr>
            </w:pPr>
            <w:r w:rsidRPr="00910E8F">
              <w:rPr>
                <w:lang w:val="en-IN" w:eastAsia="en-IN"/>
              </w:rPr>
              <w:t>Atos</w:t>
            </w:r>
          </w:p>
        </w:tc>
        <w:tc>
          <w:tcPr>
            <w:tcW w:w="840" w:type="dxa"/>
            <w:shd w:val="clear" w:color="auto" w:fill="auto"/>
            <w:noWrap/>
            <w:tcMar>
              <w:top w:w="28" w:type="dxa"/>
              <w:left w:w="85" w:type="dxa"/>
              <w:right w:w="85" w:type="dxa"/>
            </w:tcMar>
            <w:vAlign w:val="center"/>
            <w:hideMark/>
          </w:tcPr>
          <w:p w14:paraId="17678C72" w14:textId="77777777" w:rsidR="00910E8F" w:rsidRPr="00910E8F" w:rsidRDefault="00910E8F" w:rsidP="00324080">
            <w:pPr>
              <w:pStyle w:val="Table"/>
              <w:jc w:val="center"/>
              <w:rPr>
                <w:lang w:val="en-IN" w:eastAsia="en-IN"/>
              </w:rPr>
            </w:pPr>
            <w:r w:rsidRPr="00910E8F">
              <w:rPr>
                <w:lang w:val="en-IN" w:eastAsia="en-IN"/>
              </w:rPr>
              <w:t>NA</w:t>
            </w:r>
          </w:p>
        </w:tc>
        <w:tc>
          <w:tcPr>
            <w:tcW w:w="1240" w:type="dxa"/>
            <w:shd w:val="clear" w:color="auto" w:fill="auto"/>
            <w:noWrap/>
            <w:tcMar>
              <w:top w:w="28" w:type="dxa"/>
              <w:left w:w="85" w:type="dxa"/>
              <w:right w:w="85" w:type="dxa"/>
            </w:tcMar>
            <w:vAlign w:val="center"/>
            <w:hideMark/>
          </w:tcPr>
          <w:p w14:paraId="7A83BE4A" w14:textId="77777777" w:rsidR="00910E8F" w:rsidRPr="00910E8F" w:rsidRDefault="00910E8F" w:rsidP="00324080">
            <w:pPr>
              <w:pStyle w:val="Table"/>
              <w:jc w:val="center"/>
              <w:rPr>
                <w:lang w:val="en-IN" w:eastAsia="en-IN"/>
              </w:rPr>
            </w:pPr>
            <w:r w:rsidRPr="00910E8F">
              <w:rPr>
                <w:lang w:val="en-IN" w:eastAsia="en-IN"/>
              </w:rPr>
              <w:t>NA</w:t>
            </w:r>
          </w:p>
        </w:tc>
      </w:tr>
      <w:tr w:rsidR="00910E8F" w:rsidRPr="00910E8F" w14:paraId="2AC74FF3" w14:textId="77777777" w:rsidTr="00910E8F">
        <w:trPr>
          <w:trHeight w:val="288"/>
        </w:trPr>
        <w:tc>
          <w:tcPr>
            <w:tcW w:w="1800" w:type="dxa"/>
            <w:shd w:val="clear" w:color="auto" w:fill="auto"/>
            <w:noWrap/>
            <w:tcMar>
              <w:top w:w="28" w:type="dxa"/>
              <w:left w:w="85" w:type="dxa"/>
              <w:right w:w="85" w:type="dxa"/>
            </w:tcMar>
            <w:vAlign w:val="center"/>
            <w:hideMark/>
          </w:tcPr>
          <w:p w14:paraId="394790E6" w14:textId="77777777" w:rsidR="00910E8F" w:rsidRPr="00910E8F" w:rsidRDefault="00910E8F" w:rsidP="00324080">
            <w:pPr>
              <w:pStyle w:val="Table"/>
              <w:jc w:val="center"/>
              <w:rPr>
                <w:lang w:val="en-IN" w:eastAsia="en-IN"/>
              </w:rPr>
            </w:pPr>
            <w:r w:rsidRPr="00910E8F">
              <w:rPr>
                <w:lang w:val="en-IN" w:eastAsia="en-IN"/>
              </w:rPr>
              <w:t>REF002</w:t>
            </w:r>
          </w:p>
        </w:tc>
        <w:tc>
          <w:tcPr>
            <w:tcW w:w="3680" w:type="dxa"/>
            <w:shd w:val="clear" w:color="auto" w:fill="auto"/>
            <w:noWrap/>
            <w:tcMar>
              <w:top w:w="28" w:type="dxa"/>
              <w:left w:w="85" w:type="dxa"/>
              <w:right w:w="85" w:type="dxa"/>
            </w:tcMar>
            <w:vAlign w:val="center"/>
            <w:hideMark/>
          </w:tcPr>
          <w:p w14:paraId="098EA8AA" w14:textId="77777777" w:rsidR="00910E8F" w:rsidRPr="00910E8F" w:rsidRDefault="00910E8F" w:rsidP="00324080">
            <w:pPr>
              <w:pStyle w:val="Table"/>
              <w:jc w:val="center"/>
              <w:rPr>
                <w:lang w:val="en-IN" w:eastAsia="en-IN"/>
              </w:rPr>
            </w:pPr>
            <w:hyperlink r:id="rId25" w:history="1">
              <w:r w:rsidRPr="00910E8F">
                <w:rPr>
                  <w:lang w:val="en-IN" w:eastAsia="en-IN"/>
                </w:rPr>
                <w:t>X86 Hardware Basket</w:t>
              </w:r>
            </w:hyperlink>
          </w:p>
        </w:tc>
        <w:tc>
          <w:tcPr>
            <w:tcW w:w="1140" w:type="dxa"/>
            <w:shd w:val="clear" w:color="auto" w:fill="auto"/>
            <w:noWrap/>
            <w:tcMar>
              <w:top w:w="28" w:type="dxa"/>
              <w:left w:w="85" w:type="dxa"/>
              <w:right w:w="85" w:type="dxa"/>
            </w:tcMar>
            <w:vAlign w:val="center"/>
            <w:hideMark/>
          </w:tcPr>
          <w:p w14:paraId="40E944D2" w14:textId="77777777" w:rsidR="00910E8F" w:rsidRPr="00910E8F" w:rsidRDefault="00910E8F" w:rsidP="00324080">
            <w:pPr>
              <w:pStyle w:val="Table"/>
              <w:jc w:val="center"/>
              <w:rPr>
                <w:lang w:val="en-IN" w:eastAsia="en-IN"/>
              </w:rPr>
            </w:pPr>
            <w:r w:rsidRPr="00910E8F">
              <w:rPr>
                <w:lang w:val="en-IN" w:eastAsia="en-IN"/>
              </w:rPr>
              <w:t>Atos</w:t>
            </w:r>
          </w:p>
        </w:tc>
        <w:tc>
          <w:tcPr>
            <w:tcW w:w="840" w:type="dxa"/>
            <w:shd w:val="clear" w:color="auto" w:fill="auto"/>
            <w:noWrap/>
            <w:tcMar>
              <w:top w:w="28" w:type="dxa"/>
              <w:left w:w="85" w:type="dxa"/>
              <w:right w:w="85" w:type="dxa"/>
            </w:tcMar>
            <w:vAlign w:val="center"/>
            <w:hideMark/>
          </w:tcPr>
          <w:p w14:paraId="5001F591" w14:textId="77777777" w:rsidR="00910E8F" w:rsidRPr="00910E8F" w:rsidRDefault="00910E8F" w:rsidP="00324080">
            <w:pPr>
              <w:pStyle w:val="Table"/>
              <w:jc w:val="center"/>
              <w:rPr>
                <w:lang w:val="en-IN" w:eastAsia="en-IN"/>
              </w:rPr>
            </w:pPr>
            <w:r w:rsidRPr="00910E8F">
              <w:rPr>
                <w:lang w:val="en-IN" w:eastAsia="en-IN"/>
              </w:rPr>
              <w:t>NA</w:t>
            </w:r>
          </w:p>
        </w:tc>
        <w:tc>
          <w:tcPr>
            <w:tcW w:w="1240" w:type="dxa"/>
            <w:shd w:val="clear" w:color="auto" w:fill="auto"/>
            <w:noWrap/>
            <w:tcMar>
              <w:top w:w="28" w:type="dxa"/>
              <w:left w:w="85" w:type="dxa"/>
              <w:right w:w="85" w:type="dxa"/>
            </w:tcMar>
            <w:vAlign w:val="center"/>
            <w:hideMark/>
          </w:tcPr>
          <w:p w14:paraId="7636AE3D" w14:textId="77777777" w:rsidR="00910E8F" w:rsidRPr="00910E8F" w:rsidRDefault="00910E8F" w:rsidP="00324080">
            <w:pPr>
              <w:pStyle w:val="Table"/>
              <w:jc w:val="center"/>
              <w:rPr>
                <w:lang w:val="en-IN" w:eastAsia="en-IN"/>
              </w:rPr>
            </w:pPr>
            <w:r w:rsidRPr="00910E8F">
              <w:rPr>
                <w:lang w:val="en-IN" w:eastAsia="en-IN"/>
              </w:rPr>
              <w:t>NA</w:t>
            </w:r>
          </w:p>
        </w:tc>
      </w:tr>
      <w:tr w:rsidR="00910E8F" w:rsidRPr="00910E8F" w14:paraId="7B0C5F9E" w14:textId="77777777" w:rsidTr="00910E8F">
        <w:trPr>
          <w:trHeight w:val="288"/>
        </w:trPr>
        <w:tc>
          <w:tcPr>
            <w:tcW w:w="1800" w:type="dxa"/>
            <w:shd w:val="clear" w:color="auto" w:fill="auto"/>
            <w:noWrap/>
            <w:tcMar>
              <w:top w:w="28" w:type="dxa"/>
              <w:left w:w="85" w:type="dxa"/>
              <w:right w:w="85" w:type="dxa"/>
            </w:tcMar>
            <w:vAlign w:val="center"/>
            <w:hideMark/>
          </w:tcPr>
          <w:p w14:paraId="3B52E56F" w14:textId="77777777" w:rsidR="00910E8F" w:rsidRPr="00910E8F" w:rsidRDefault="00910E8F" w:rsidP="00324080">
            <w:pPr>
              <w:pStyle w:val="Table"/>
              <w:jc w:val="center"/>
              <w:rPr>
                <w:lang w:val="en-IN" w:eastAsia="en-IN"/>
              </w:rPr>
            </w:pPr>
            <w:r w:rsidRPr="00910E8F">
              <w:rPr>
                <w:lang w:val="en-IN" w:eastAsia="en-IN"/>
              </w:rPr>
              <w:t>REF003</w:t>
            </w:r>
          </w:p>
        </w:tc>
        <w:tc>
          <w:tcPr>
            <w:tcW w:w="3680" w:type="dxa"/>
            <w:shd w:val="clear" w:color="auto" w:fill="auto"/>
            <w:noWrap/>
            <w:tcMar>
              <w:top w:w="28" w:type="dxa"/>
              <w:left w:w="85" w:type="dxa"/>
              <w:right w:w="85" w:type="dxa"/>
            </w:tcMar>
            <w:vAlign w:val="center"/>
            <w:hideMark/>
          </w:tcPr>
          <w:p w14:paraId="7638AA17" w14:textId="77777777" w:rsidR="00910E8F" w:rsidRPr="00910E8F" w:rsidRDefault="00910E8F" w:rsidP="00324080">
            <w:pPr>
              <w:pStyle w:val="Table"/>
              <w:jc w:val="center"/>
              <w:rPr>
                <w:lang w:val="en-IN" w:eastAsia="en-IN"/>
              </w:rPr>
            </w:pPr>
            <w:hyperlink r:id="rId26" w:history="1">
              <w:r w:rsidRPr="00910E8F">
                <w:rPr>
                  <w:lang w:val="en-IN" w:eastAsia="en-IN"/>
                </w:rPr>
                <w:t>CTO Tech Foundation Policies</w:t>
              </w:r>
            </w:hyperlink>
          </w:p>
        </w:tc>
        <w:tc>
          <w:tcPr>
            <w:tcW w:w="1140" w:type="dxa"/>
            <w:shd w:val="clear" w:color="auto" w:fill="auto"/>
            <w:noWrap/>
            <w:tcMar>
              <w:top w:w="28" w:type="dxa"/>
              <w:left w:w="85" w:type="dxa"/>
              <w:right w:w="85" w:type="dxa"/>
            </w:tcMar>
            <w:vAlign w:val="center"/>
            <w:hideMark/>
          </w:tcPr>
          <w:p w14:paraId="76E21B3B" w14:textId="77777777" w:rsidR="00910E8F" w:rsidRPr="00910E8F" w:rsidRDefault="00910E8F" w:rsidP="00324080">
            <w:pPr>
              <w:pStyle w:val="Table"/>
              <w:jc w:val="center"/>
              <w:rPr>
                <w:lang w:val="en-IN" w:eastAsia="en-IN"/>
              </w:rPr>
            </w:pPr>
            <w:r w:rsidRPr="00910E8F">
              <w:rPr>
                <w:lang w:val="en-IN" w:eastAsia="en-IN"/>
              </w:rPr>
              <w:t>Atos</w:t>
            </w:r>
          </w:p>
        </w:tc>
        <w:tc>
          <w:tcPr>
            <w:tcW w:w="840" w:type="dxa"/>
            <w:shd w:val="clear" w:color="auto" w:fill="auto"/>
            <w:noWrap/>
            <w:tcMar>
              <w:top w:w="28" w:type="dxa"/>
              <w:left w:w="85" w:type="dxa"/>
              <w:right w:w="85" w:type="dxa"/>
            </w:tcMar>
            <w:vAlign w:val="center"/>
            <w:hideMark/>
          </w:tcPr>
          <w:p w14:paraId="5B3B8F68" w14:textId="77777777" w:rsidR="00910E8F" w:rsidRPr="00910E8F" w:rsidRDefault="00910E8F" w:rsidP="00324080">
            <w:pPr>
              <w:pStyle w:val="Table"/>
              <w:jc w:val="center"/>
              <w:rPr>
                <w:lang w:val="en-IN" w:eastAsia="en-IN"/>
              </w:rPr>
            </w:pPr>
            <w:r w:rsidRPr="00910E8F">
              <w:rPr>
                <w:lang w:val="en-IN" w:eastAsia="en-IN"/>
              </w:rPr>
              <w:t>NA</w:t>
            </w:r>
          </w:p>
        </w:tc>
        <w:tc>
          <w:tcPr>
            <w:tcW w:w="1240" w:type="dxa"/>
            <w:shd w:val="clear" w:color="auto" w:fill="auto"/>
            <w:noWrap/>
            <w:tcMar>
              <w:top w:w="28" w:type="dxa"/>
              <w:left w:w="85" w:type="dxa"/>
              <w:right w:w="85" w:type="dxa"/>
            </w:tcMar>
            <w:vAlign w:val="center"/>
            <w:hideMark/>
          </w:tcPr>
          <w:p w14:paraId="16F9750E" w14:textId="77777777" w:rsidR="00910E8F" w:rsidRPr="00910E8F" w:rsidRDefault="00910E8F" w:rsidP="00324080">
            <w:pPr>
              <w:pStyle w:val="Table"/>
              <w:jc w:val="center"/>
              <w:rPr>
                <w:lang w:val="en-IN" w:eastAsia="en-IN"/>
              </w:rPr>
            </w:pPr>
            <w:r w:rsidRPr="00910E8F">
              <w:rPr>
                <w:lang w:val="en-IN" w:eastAsia="en-IN"/>
              </w:rPr>
              <w:t>NA</w:t>
            </w:r>
          </w:p>
        </w:tc>
      </w:tr>
      <w:tr w:rsidR="00910E8F" w:rsidRPr="00910E8F" w14:paraId="200557E7" w14:textId="77777777" w:rsidTr="00910E8F">
        <w:trPr>
          <w:trHeight w:val="288"/>
        </w:trPr>
        <w:tc>
          <w:tcPr>
            <w:tcW w:w="1800" w:type="dxa"/>
            <w:shd w:val="clear" w:color="auto" w:fill="auto"/>
            <w:noWrap/>
            <w:tcMar>
              <w:top w:w="28" w:type="dxa"/>
              <w:left w:w="85" w:type="dxa"/>
              <w:right w:w="85" w:type="dxa"/>
            </w:tcMar>
            <w:vAlign w:val="center"/>
            <w:hideMark/>
          </w:tcPr>
          <w:p w14:paraId="24BD1FD2" w14:textId="77777777" w:rsidR="00910E8F" w:rsidRPr="00910E8F" w:rsidRDefault="00910E8F" w:rsidP="00324080">
            <w:pPr>
              <w:pStyle w:val="Table"/>
              <w:jc w:val="center"/>
              <w:rPr>
                <w:lang w:val="en-IN" w:eastAsia="en-IN"/>
              </w:rPr>
            </w:pPr>
            <w:r w:rsidRPr="00910E8F">
              <w:rPr>
                <w:lang w:val="en-IN" w:eastAsia="en-IN"/>
              </w:rPr>
              <w:t>REF004</w:t>
            </w:r>
          </w:p>
        </w:tc>
        <w:tc>
          <w:tcPr>
            <w:tcW w:w="3680" w:type="dxa"/>
            <w:shd w:val="clear" w:color="auto" w:fill="auto"/>
            <w:noWrap/>
            <w:tcMar>
              <w:top w:w="28" w:type="dxa"/>
              <w:left w:w="85" w:type="dxa"/>
              <w:right w:w="85" w:type="dxa"/>
            </w:tcMar>
            <w:vAlign w:val="center"/>
            <w:hideMark/>
          </w:tcPr>
          <w:p w14:paraId="067A72AA" w14:textId="77777777" w:rsidR="00910E8F" w:rsidRPr="00910E8F" w:rsidRDefault="00910E8F" w:rsidP="00324080">
            <w:pPr>
              <w:pStyle w:val="Table"/>
              <w:jc w:val="center"/>
              <w:rPr>
                <w:lang w:val="en-IN" w:eastAsia="en-IN"/>
              </w:rPr>
            </w:pPr>
            <w:hyperlink r:id="rId27" w:history="1">
              <w:r w:rsidRPr="00910E8F">
                <w:rPr>
                  <w:lang w:val="en-IN" w:eastAsia="en-IN"/>
                </w:rPr>
                <w:t>x86 Server Policy</w:t>
              </w:r>
            </w:hyperlink>
          </w:p>
        </w:tc>
        <w:tc>
          <w:tcPr>
            <w:tcW w:w="1140" w:type="dxa"/>
            <w:shd w:val="clear" w:color="auto" w:fill="auto"/>
            <w:noWrap/>
            <w:tcMar>
              <w:top w:w="28" w:type="dxa"/>
              <w:left w:w="85" w:type="dxa"/>
              <w:right w:w="85" w:type="dxa"/>
            </w:tcMar>
            <w:vAlign w:val="center"/>
            <w:hideMark/>
          </w:tcPr>
          <w:p w14:paraId="228DA027" w14:textId="77777777" w:rsidR="00910E8F" w:rsidRPr="00910E8F" w:rsidRDefault="00910E8F" w:rsidP="00324080">
            <w:pPr>
              <w:pStyle w:val="Table"/>
              <w:jc w:val="center"/>
              <w:rPr>
                <w:lang w:val="en-IN" w:eastAsia="en-IN"/>
              </w:rPr>
            </w:pPr>
            <w:r w:rsidRPr="00910E8F">
              <w:rPr>
                <w:lang w:val="en-IN" w:eastAsia="en-IN"/>
              </w:rPr>
              <w:t>Atos</w:t>
            </w:r>
          </w:p>
        </w:tc>
        <w:tc>
          <w:tcPr>
            <w:tcW w:w="840" w:type="dxa"/>
            <w:shd w:val="clear" w:color="auto" w:fill="auto"/>
            <w:noWrap/>
            <w:tcMar>
              <w:top w:w="28" w:type="dxa"/>
              <w:left w:w="85" w:type="dxa"/>
              <w:right w:w="85" w:type="dxa"/>
            </w:tcMar>
            <w:vAlign w:val="center"/>
            <w:hideMark/>
          </w:tcPr>
          <w:p w14:paraId="2E45BB15" w14:textId="77777777" w:rsidR="00910E8F" w:rsidRPr="00910E8F" w:rsidRDefault="00910E8F" w:rsidP="00324080">
            <w:pPr>
              <w:pStyle w:val="Table"/>
              <w:jc w:val="center"/>
              <w:rPr>
                <w:lang w:val="en-IN" w:eastAsia="en-IN"/>
              </w:rPr>
            </w:pPr>
            <w:r w:rsidRPr="00910E8F">
              <w:rPr>
                <w:lang w:val="en-IN" w:eastAsia="en-IN"/>
              </w:rPr>
              <w:t>NA</w:t>
            </w:r>
          </w:p>
        </w:tc>
        <w:tc>
          <w:tcPr>
            <w:tcW w:w="1240" w:type="dxa"/>
            <w:shd w:val="clear" w:color="auto" w:fill="auto"/>
            <w:noWrap/>
            <w:tcMar>
              <w:top w:w="28" w:type="dxa"/>
              <w:left w:w="85" w:type="dxa"/>
              <w:right w:w="85" w:type="dxa"/>
            </w:tcMar>
            <w:vAlign w:val="center"/>
            <w:hideMark/>
          </w:tcPr>
          <w:p w14:paraId="4426CFF9" w14:textId="77777777" w:rsidR="00910E8F" w:rsidRPr="00910E8F" w:rsidRDefault="00910E8F" w:rsidP="00324080">
            <w:pPr>
              <w:pStyle w:val="Table"/>
              <w:jc w:val="center"/>
              <w:rPr>
                <w:lang w:val="en-IN" w:eastAsia="en-IN"/>
              </w:rPr>
            </w:pPr>
            <w:r w:rsidRPr="00910E8F">
              <w:rPr>
                <w:lang w:val="en-IN" w:eastAsia="en-IN"/>
              </w:rPr>
              <w:t>NA</w:t>
            </w:r>
          </w:p>
        </w:tc>
      </w:tr>
      <w:tr w:rsidR="00910E8F" w:rsidRPr="00910E8F" w14:paraId="12CCD9B3" w14:textId="77777777" w:rsidTr="00910E8F">
        <w:trPr>
          <w:trHeight w:val="288"/>
        </w:trPr>
        <w:tc>
          <w:tcPr>
            <w:tcW w:w="1800" w:type="dxa"/>
            <w:shd w:val="clear" w:color="auto" w:fill="auto"/>
            <w:noWrap/>
            <w:tcMar>
              <w:top w:w="28" w:type="dxa"/>
              <w:left w:w="85" w:type="dxa"/>
              <w:right w:w="85" w:type="dxa"/>
            </w:tcMar>
            <w:vAlign w:val="center"/>
            <w:hideMark/>
          </w:tcPr>
          <w:p w14:paraId="080A0799" w14:textId="77777777" w:rsidR="00910E8F" w:rsidRPr="00910E8F" w:rsidRDefault="00910E8F" w:rsidP="00324080">
            <w:pPr>
              <w:pStyle w:val="Table"/>
              <w:jc w:val="center"/>
              <w:rPr>
                <w:lang w:val="en-IN" w:eastAsia="en-IN"/>
              </w:rPr>
            </w:pPr>
            <w:r w:rsidRPr="00910E8F">
              <w:rPr>
                <w:lang w:val="en-IN" w:eastAsia="en-IN"/>
              </w:rPr>
              <w:t>REF005</w:t>
            </w:r>
          </w:p>
        </w:tc>
        <w:tc>
          <w:tcPr>
            <w:tcW w:w="3680" w:type="dxa"/>
            <w:shd w:val="clear" w:color="auto" w:fill="auto"/>
            <w:noWrap/>
            <w:tcMar>
              <w:top w:w="28" w:type="dxa"/>
              <w:left w:w="85" w:type="dxa"/>
              <w:right w:w="85" w:type="dxa"/>
            </w:tcMar>
            <w:vAlign w:val="center"/>
            <w:hideMark/>
          </w:tcPr>
          <w:p w14:paraId="03D2216C" w14:textId="77777777" w:rsidR="00910E8F" w:rsidRPr="00910E8F" w:rsidRDefault="00910E8F" w:rsidP="00324080">
            <w:pPr>
              <w:pStyle w:val="Table"/>
              <w:jc w:val="center"/>
              <w:rPr>
                <w:lang w:val="en-IN" w:eastAsia="en-IN"/>
              </w:rPr>
            </w:pPr>
            <w:hyperlink r:id="rId28" w:history="1">
              <w:r w:rsidRPr="00910E8F">
                <w:rPr>
                  <w:lang w:val="en-IN" w:eastAsia="en-IN"/>
                </w:rPr>
                <w:t>TSS for Windows</w:t>
              </w:r>
            </w:hyperlink>
          </w:p>
        </w:tc>
        <w:tc>
          <w:tcPr>
            <w:tcW w:w="1140" w:type="dxa"/>
            <w:shd w:val="clear" w:color="auto" w:fill="auto"/>
            <w:noWrap/>
            <w:tcMar>
              <w:top w:w="28" w:type="dxa"/>
              <w:left w:w="85" w:type="dxa"/>
              <w:right w:w="85" w:type="dxa"/>
            </w:tcMar>
            <w:vAlign w:val="center"/>
            <w:hideMark/>
          </w:tcPr>
          <w:p w14:paraId="2F58DF7D" w14:textId="77777777" w:rsidR="00910E8F" w:rsidRPr="00910E8F" w:rsidRDefault="00910E8F" w:rsidP="00324080">
            <w:pPr>
              <w:pStyle w:val="Table"/>
              <w:jc w:val="center"/>
              <w:rPr>
                <w:lang w:val="en-IN" w:eastAsia="en-IN"/>
              </w:rPr>
            </w:pPr>
            <w:r w:rsidRPr="00910E8F">
              <w:rPr>
                <w:lang w:val="en-IN" w:eastAsia="en-IN"/>
              </w:rPr>
              <w:t>Atos</w:t>
            </w:r>
          </w:p>
        </w:tc>
        <w:tc>
          <w:tcPr>
            <w:tcW w:w="840" w:type="dxa"/>
            <w:shd w:val="clear" w:color="auto" w:fill="auto"/>
            <w:noWrap/>
            <w:tcMar>
              <w:top w:w="28" w:type="dxa"/>
              <w:left w:w="85" w:type="dxa"/>
              <w:right w:w="85" w:type="dxa"/>
            </w:tcMar>
            <w:vAlign w:val="center"/>
            <w:hideMark/>
          </w:tcPr>
          <w:p w14:paraId="7F827B2C" w14:textId="77777777" w:rsidR="00910E8F" w:rsidRPr="00910E8F" w:rsidRDefault="00910E8F" w:rsidP="00324080">
            <w:pPr>
              <w:pStyle w:val="Table"/>
              <w:jc w:val="center"/>
              <w:rPr>
                <w:lang w:val="en-IN" w:eastAsia="en-IN"/>
              </w:rPr>
            </w:pPr>
            <w:r w:rsidRPr="00910E8F">
              <w:rPr>
                <w:lang w:val="en-IN" w:eastAsia="en-IN"/>
              </w:rPr>
              <w:t>7.3</w:t>
            </w:r>
          </w:p>
        </w:tc>
        <w:tc>
          <w:tcPr>
            <w:tcW w:w="1240" w:type="dxa"/>
            <w:shd w:val="clear" w:color="auto" w:fill="auto"/>
            <w:noWrap/>
            <w:tcMar>
              <w:top w:w="28" w:type="dxa"/>
              <w:left w:w="85" w:type="dxa"/>
              <w:right w:w="85" w:type="dxa"/>
            </w:tcMar>
            <w:vAlign w:val="center"/>
            <w:hideMark/>
          </w:tcPr>
          <w:p w14:paraId="4BBC531A" w14:textId="77777777" w:rsidR="00910E8F" w:rsidRPr="00910E8F" w:rsidRDefault="00910E8F" w:rsidP="00324080">
            <w:pPr>
              <w:pStyle w:val="Table"/>
              <w:jc w:val="center"/>
              <w:rPr>
                <w:lang w:val="en-IN" w:eastAsia="en-IN"/>
              </w:rPr>
            </w:pPr>
            <w:r w:rsidRPr="00910E8F">
              <w:rPr>
                <w:lang w:val="en-IN" w:eastAsia="en-IN"/>
              </w:rPr>
              <w:t>NA</w:t>
            </w:r>
          </w:p>
        </w:tc>
      </w:tr>
      <w:tr w:rsidR="00910E8F" w:rsidRPr="00910E8F" w14:paraId="073FBB6E" w14:textId="77777777" w:rsidTr="00910E8F">
        <w:trPr>
          <w:trHeight w:val="288"/>
        </w:trPr>
        <w:tc>
          <w:tcPr>
            <w:tcW w:w="1800" w:type="dxa"/>
            <w:shd w:val="clear" w:color="auto" w:fill="auto"/>
            <w:noWrap/>
            <w:tcMar>
              <w:top w:w="28" w:type="dxa"/>
              <w:left w:w="85" w:type="dxa"/>
              <w:right w:w="85" w:type="dxa"/>
            </w:tcMar>
            <w:vAlign w:val="center"/>
            <w:hideMark/>
          </w:tcPr>
          <w:p w14:paraId="57C865EB" w14:textId="77777777" w:rsidR="00910E8F" w:rsidRPr="00910E8F" w:rsidRDefault="00910E8F" w:rsidP="00324080">
            <w:pPr>
              <w:pStyle w:val="Table"/>
              <w:jc w:val="center"/>
              <w:rPr>
                <w:lang w:val="en-IN" w:eastAsia="en-IN"/>
              </w:rPr>
            </w:pPr>
            <w:r w:rsidRPr="00910E8F">
              <w:rPr>
                <w:lang w:val="en-IN" w:eastAsia="en-IN"/>
              </w:rPr>
              <w:t>REF006</w:t>
            </w:r>
          </w:p>
        </w:tc>
        <w:tc>
          <w:tcPr>
            <w:tcW w:w="3680" w:type="dxa"/>
            <w:shd w:val="clear" w:color="auto" w:fill="auto"/>
            <w:tcMar>
              <w:top w:w="28" w:type="dxa"/>
              <w:left w:w="85" w:type="dxa"/>
              <w:right w:w="85" w:type="dxa"/>
            </w:tcMar>
            <w:vAlign w:val="center"/>
            <w:hideMark/>
          </w:tcPr>
          <w:p w14:paraId="3DFAC38F" w14:textId="77777777" w:rsidR="00910E8F" w:rsidRPr="00910E8F" w:rsidRDefault="00910E8F" w:rsidP="00324080">
            <w:pPr>
              <w:pStyle w:val="Table"/>
              <w:jc w:val="center"/>
              <w:rPr>
                <w:lang w:val="en-IN" w:eastAsia="en-IN"/>
              </w:rPr>
            </w:pPr>
            <w:hyperlink r:id="rId29" w:history="1">
              <w:r w:rsidRPr="00910E8F">
                <w:rPr>
                  <w:lang w:val="en-IN" w:eastAsia="en-IN"/>
                </w:rPr>
                <w:t>Features of Hyper V 2025</w:t>
              </w:r>
            </w:hyperlink>
          </w:p>
        </w:tc>
        <w:tc>
          <w:tcPr>
            <w:tcW w:w="1140" w:type="dxa"/>
            <w:shd w:val="clear" w:color="auto" w:fill="auto"/>
            <w:noWrap/>
            <w:tcMar>
              <w:top w:w="28" w:type="dxa"/>
              <w:left w:w="85" w:type="dxa"/>
              <w:right w:w="85" w:type="dxa"/>
            </w:tcMar>
            <w:vAlign w:val="center"/>
            <w:hideMark/>
          </w:tcPr>
          <w:p w14:paraId="582D20F6" w14:textId="77777777" w:rsidR="00910E8F" w:rsidRPr="00910E8F" w:rsidRDefault="00910E8F" w:rsidP="00324080">
            <w:pPr>
              <w:pStyle w:val="Table"/>
              <w:jc w:val="center"/>
              <w:rPr>
                <w:lang w:val="en-IN" w:eastAsia="en-IN"/>
              </w:rPr>
            </w:pPr>
            <w:r w:rsidRPr="00910E8F">
              <w:rPr>
                <w:lang w:val="en-IN" w:eastAsia="en-IN"/>
              </w:rPr>
              <w:t>Microsoft</w:t>
            </w:r>
          </w:p>
        </w:tc>
        <w:tc>
          <w:tcPr>
            <w:tcW w:w="840" w:type="dxa"/>
            <w:shd w:val="clear" w:color="auto" w:fill="auto"/>
            <w:noWrap/>
            <w:tcMar>
              <w:top w:w="28" w:type="dxa"/>
              <w:left w:w="85" w:type="dxa"/>
              <w:right w:w="85" w:type="dxa"/>
            </w:tcMar>
            <w:vAlign w:val="center"/>
            <w:hideMark/>
          </w:tcPr>
          <w:p w14:paraId="5656594E" w14:textId="77777777" w:rsidR="00910E8F" w:rsidRPr="00910E8F" w:rsidRDefault="00910E8F" w:rsidP="00324080">
            <w:pPr>
              <w:pStyle w:val="Table"/>
              <w:jc w:val="center"/>
              <w:rPr>
                <w:lang w:val="en-IN" w:eastAsia="en-IN"/>
              </w:rPr>
            </w:pPr>
            <w:r w:rsidRPr="00910E8F">
              <w:rPr>
                <w:lang w:val="en-IN" w:eastAsia="en-IN"/>
              </w:rPr>
              <w:t>NA</w:t>
            </w:r>
          </w:p>
        </w:tc>
        <w:tc>
          <w:tcPr>
            <w:tcW w:w="1240" w:type="dxa"/>
            <w:shd w:val="clear" w:color="auto" w:fill="auto"/>
            <w:noWrap/>
            <w:tcMar>
              <w:top w:w="28" w:type="dxa"/>
              <w:left w:w="85" w:type="dxa"/>
              <w:right w:w="85" w:type="dxa"/>
            </w:tcMar>
            <w:vAlign w:val="center"/>
            <w:hideMark/>
          </w:tcPr>
          <w:p w14:paraId="49ACDA4E" w14:textId="77777777" w:rsidR="00910E8F" w:rsidRPr="00910E8F" w:rsidRDefault="00910E8F" w:rsidP="00324080">
            <w:pPr>
              <w:pStyle w:val="Table"/>
              <w:jc w:val="center"/>
              <w:rPr>
                <w:lang w:val="en-IN" w:eastAsia="en-IN"/>
              </w:rPr>
            </w:pPr>
            <w:r w:rsidRPr="00910E8F">
              <w:rPr>
                <w:lang w:val="en-IN" w:eastAsia="en-IN"/>
              </w:rPr>
              <w:t>NA</w:t>
            </w:r>
          </w:p>
        </w:tc>
      </w:tr>
    </w:tbl>
    <w:p w14:paraId="31E3377F" w14:textId="77777777" w:rsidR="00910E8F" w:rsidRDefault="00910E8F" w:rsidP="00A03B63">
      <w:pPr>
        <w:jc w:val="both"/>
        <w:rPr>
          <w:szCs w:val="18"/>
        </w:rPr>
      </w:pPr>
    </w:p>
    <w:p w14:paraId="372A5BE4" w14:textId="77777777" w:rsidR="00A03B63" w:rsidRDefault="00A03B63" w:rsidP="00A03B63">
      <w:pPr>
        <w:pStyle w:val="Heading2"/>
        <w:numPr>
          <w:ilvl w:val="1"/>
          <w:numId w:val="1"/>
        </w:numPr>
        <w:tabs>
          <w:tab w:val="clear" w:pos="360"/>
        </w:tabs>
        <w:ind w:hanging="357"/>
      </w:pPr>
      <w:bookmarkStart w:id="1022" w:name="_Toc154499715"/>
      <w:bookmarkStart w:id="1023" w:name="_Toc155076134"/>
      <w:bookmarkStart w:id="1024" w:name="_Toc155076583"/>
      <w:bookmarkStart w:id="1025" w:name="_Toc155084318"/>
      <w:bookmarkStart w:id="1026" w:name="_Toc155084548"/>
      <w:bookmarkStart w:id="1027" w:name="_Toc155084811"/>
      <w:bookmarkStart w:id="1028" w:name="_Toc155085030"/>
      <w:bookmarkStart w:id="1029" w:name="_Toc155090866"/>
      <w:bookmarkStart w:id="1030" w:name="_Toc155091755"/>
      <w:bookmarkStart w:id="1031" w:name="_Toc155790741"/>
      <w:bookmarkStart w:id="1032" w:name="_Toc191914650"/>
      <w:bookmarkStart w:id="1033" w:name="_Toc193746960"/>
      <w:bookmarkStart w:id="1034" w:name="_Toc194683645"/>
      <w:r w:rsidRPr="0023754F">
        <w:lastRenderedPageBreak/>
        <w:t>Review</w:t>
      </w:r>
      <w:r w:rsidRPr="0023754F">
        <w:rPr>
          <w:spacing w:val="-5"/>
        </w:rPr>
        <w:t xml:space="preserve"> </w:t>
      </w:r>
      <w:r w:rsidRPr="0023754F">
        <w:t>Summary</w:t>
      </w:r>
      <w:bookmarkEnd w:id="1022"/>
      <w:bookmarkEnd w:id="1023"/>
      <w:bookmarkEnd w:id="1024"/>
      <w:bookmarkEnd w:id="1025"/>
      <w:bookmarkEnd w:id="1026"/>
      <w:bookmarkEnd w:id="1027"/>
      <w:bookmarkEnd w:id="1028"/>
      <w:bookmarkEnd w:id="1029"/>
      <w:bookmarkEnd w:id="1030"/>
      <w:bookmarkEnd w:id="1031"/>
      <w:bookmarkEnd w:id="1032"/>
      <w:bookmarkEnd w:id="1033"/>
      <w:bookmarkEnd w:id="1034"/>
    </w:p>
    <w:p w14:paraId="6F140DE5" w14:textId="77777777" w:rsidR="00A03B63" w:rsidRPr="007C1FC6" w:rsidRDefault="00A03B63" w:rsidP="00A03B63"/>
    <w:p w14:paraId="6F6602C0" w14:textId="77777777" w:rsidR="00A03B63" w:rsidRDefault="00A03B63" w:rsidP="00A03B63">
      <w:pPr>
        <w:rPr>
          <w:spacing w:val="-61"/>
        </w:rPr>
      </w:pPr>
      <w:r w:rsidRPr="005C2F20">
        <w:t>There are several areas that require close attention during the project design &amp; implementation.</w:t>
      </w:r>
      <w:r w:rsidRPr="005C2F20">
        <w:rPr>
          <w:spacing w:val="-61"/>
        </w:rPr>
        <w:t xml:space="preserve"> </w:t>
      </w:r>
    </w:p>
    <w:p w14:paraId="378463A1" w14:textId="77777777" w:rsidR="00A03B63" w:rsidRDefault="00A03B63" w:rsidP="00A03B63">
      <w:pPr>
        <w:rPr>
          <w:spacing w:val="-61"/>
        </w:rPr>
      </w:pPr>
    </w:p>
    <w:p w14:paraId="6CEEF645" w14:textId="77777777" w:rsidR="00A03B63" w:rsidRDefault="00A03B63" w:rsidP="00A03B63">
      <w:r w:rsidRPr="005C2F20">
        <w:t>These</w:t>
      </w:r>
      <w:r w:rsidRPr="005C2F20">
        <w:rPr>
          <w:spacing w:val="-1"/>
        </w:rPr>
        <w:t xml:space="preserve"> </w:t>
      </w:r>
      <w:r w:rsidRPr="005C2F20">
        <w:t>include</w:t>
      </w:r>
      <w:r w:rsidRPr="005C2F20">
        <w:rPr>
          <w:spacing w:val="-1"/>
        </w:rPr>
        <w:t xml:space="preserve"> </w:t>
      </w:r>
      <w:r w:rsidRPr="005C2F20">
        <w:t>but are not limited</w:t>
      </w:r>
      <w:r w:rsidRPr="005C2F20">
        <w:rPr>
          <w:spacing w:val="-1"/>
        </w:rPr>
        <w:t xml:space="preserve"> </w:t>
      </w:r>
      <w:r w:rsidRPr="005C2F20">
        <w:t>to:</w:t>
      </w:r>
    </w:p>
    <w:p w14:paraId="266AACA7" w14:textId="77777777" w:rsidR="00A03B63" w:rsidRPr="005C2F20" w:rsidRDefault="00A03B63" w:rsidP="00A03B63"/>
    <w:tbl>
      <w:tblPr>
        <w:tblpPr w:leftFromText="180" w:rightFromText="180" w:vertAnchor="text" w:horzAnchor="margin" w:tblpY="114"/>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6"/>
        <w:gridCol w:w="1701"/>
        <w:gridCol w:w="2268"/>
        <w:gridCol w:w="3231"/>
      </w:tblGrid>
      <w:tr w:rsidR="00BC26DB" w:rsidRPr="0023754F" w14:paraId="7F3A63A4" w14:textId="77777777" w:rsidTr="00BC26DB">
        <w:trPr>
          <w:trHeight w:val="415"/>
          <w:tblHeader/>
        </w:trPr>
        <w:tc>
          <w:tcPr>
            <w:tcW w:w="1696" w:type="dxa"/>
            <w:tcBorders>
              <w:right w:val="single" w:sz="4" w:space="0" w:color="FFFFFF"/>
            </w:tcBorders>
            <w:shd w:val="clear" w:color="auto" w:fill="1985FF"/>
            <w:tcMar>
              <w:top w:w="57" w:type="dxa"/>
              <w:left w:w="85" w:type="dxa"/>
              <w:right w:w="85" w:type="dxa"/>
            </w:tcMar>
          </w:tcPr>
          <w:p w14:paraId="656E589C" w14:textId="77777777" w:rsidR="00A03B63" w:rsidRPr="0023754F" w:rsidRDefault="00A03B63" w:rsidP="00BC26DB">
            <w:pPr>
              <w:pStyle w:val="TableHeader"/>
            </w:pPr>
            <w:r w:rsidRPr="0023754F">
              <w:t>Document</w:t>
            </w:r>
            <w:r w:rsidRPr="0023754F">
              <w:rPr>
                <w:spacing w:val="-59"/>
              </w:rPr>
              <w:t xml:space="preserve"> </w:t>
            </w:r>
            <w:r>
              <w:rPr>
                <w:spacing w:val="-59"/>
              </w:rPr>
              <w:t xml:space="preserve"> </w:t>
            </w:r>
            <w:r w:rsidRPr="0023754F">
              <w:t>Section</w:t>
            </w:r>
          </w:p>
        </w:tc>
        <w:tc>
          <w:tcPr>
            <w:tcW w:w="1701" w:type="dxa"/>
            <w:tcBorders>
              <w:left w:val="single" w:sz="4" w:space="0" w:color="FFFFFF"/>
              <w:right w:val="single" w:sz="4" w:space="0" w:color="FFFFFF"/>
            </w:tcBorders>
            <w:shd w:val="clear" w:color="auto" w:fill="1985FF"/>
            <w:tcMar>
              <w:top w:w="57" w:type="dxa"/>
              <w:left w:w="85" w:type="dxa"/>
              <w:right w:w="85" w:type="dxa"/>
            </w:tcMar>
          </w:tcPr>
          <w:p w14:paraId="554A3F9F" w14:textId="77777777" w:rsidR="00A03B63" w:rsidRPr="0023754F" w:rsidRDefault="00A03B63" w:rsidP="00BC26DB">
            <w:pPr>
              <w:pStyle w:val="TableHeader"/>
            </w:pPr>
            <w:r w:rsidRPr="0023754F">
              <w:t>Technology</w:t>
            </w:r>
          </w:p>
        </w:tc>
        <w:tc>
          <w:tcPr>
            <w:tcW w:w="2268" w:type="dxa"/>
            <w:tcBorders>
              <w:left w:val="single" w:sz="4" w:space="0" w:color="FFFFFF"/>
              <w:right w:val="single" w:sz="4" w:space="0" w:color="FFFFFF"/>
            </w:tcBorders>
            <w:shd w:val="clear" w:color="auto" w:fill="1985FF"/>
            <w:tcMar>
              <w:top w:w="57" w:type="dxa"/>
              <w:left w:w="85" w:type="dxa"/>
              <w:right w:w="85" w:type="dxa"/>
            </w:tcMar>
          </w:tcPr>
          <w:p w14:paraId="1C77A6A2" w14:textId="77777777" w:rsidR="00A03B63" w:rsidRPr="0023754F" w:rsidRDefault="00A03B63" w:rsidP="00BC26DB">
            <w:pPr>
              <w:pStyle w:val="TableHeader"/>
            </w:pPr>
            <w:r w:rsidRPr="0023754F">
              <w:t>Tower</w:t>
            </w:r>
          </w:p>
        </w:tc>
        <w:tc>
          <w:tcPr>
            <w:tcW w:w="3231" w:type="dxa"/>
            <w:tcBorders>
              <w:left w:val="single" w:sz="4" w:space="0" w:color="FFFFFF"/>
            </w:tcBorders>
            <w:shd w:val="clear" w:color="auto" w:fill="1985FF"/>
            <w:tcMar>
              <w:top w:w="57" w:type="dxa"/>
              <w:left w:w="85" w:type="dxa"/>
              <w:right w:w="85" w:type="dxa"/>
            </w:tcMar>
          </w:tcPr>
          <w:p w14:paraId="35404F99" w14:textId="77777777" w:rsidR="00A03B63" w:rsidRPr="0023754F" w:rsidRDefault="00A03B63" w:rsidP="00BC26DB">
            <w:pPr>
              <w:pStyle w:val="TableHeader"/>
            </w:pPr>
            <w:r w:rsidRPr="0023754F">
              <w:t>Description</w:t>
            </w:r>
          </w:p>
        </w:tc>
      </w:tr>
      <w:tr w:rsidR="00BC26DB" w:rsidRPr="0023754F" w14:paraId="353E31BA" w14:textId="77777777" w:rsidTr="00BC26DB">
        <w:trPr>
          <w:trHeight w:val="354"/>
        </w:trPr>
        <w:tc>
          <w:tcPr>
            <w:tcW w:w="1696" w:type="dxa"/>
            <w:shd w:val="clear" w:color="auto" w:fill="auto"/>
            <w:tcMar>
              <w:top w:w="28" w:type="dxa"/>
              <w:left w:w="85" w:type="dxa"/>
              <w:right w:w="85" w:type="dxa"/>
            </w:tcMar>
          </w:tcPr>
          <w:p w14:paraId="7E0D7A38" w14:textId="0FC23354" w:rsidR="00A03B63" w:rsidRPr="0023754F" w:rsidRDefault="00A03B63" w:rsidP="00BC26DB">
            <w:pPr>
              <w:pStyle w:val="Table"/>
            </w:pPr>
            <w:commentRangeStart w:id="1035"/>
            <w:commentRangeStart w:id="1036"/>
            <w:r w:rsidRPr="0023754F">
              <w:t>Storage</w:t>
            </w:r>
            <w:ins w:id="1037" w:author="Omkar Kulthe" w:date="2025-03-07T19:54:00Z">
              <w:r w:rsidR="000648AF">
                <w:t xml:space="preserve"> Space</w:t>
              </w:r>
            </w:ins>
            <w:r w:rsidR="0018059C">
              <w:t>s</w:t>
            </w:r>
            <w:r w:rsidRPr="0023754F">
              <w:rPr>
                <w:spacing w:val="-2"/>
              </w:rPr>
              <w:t xml:space="preserve"> </w:t>
            </w:r>
            <w:r w:rsidRPr="0023754F">
              <w:t>Design</w:t>
            </w:r>
            <w:commentRangeEnd w:id="1035"/>
            <w:r w:rsidR="00213EA3">
              <w:rPr>
                <w:rStyle w:val="CommentReference"/>
              </w:rPr>
              <w:commentReference w:id="1035"/>
            </w:r>
            <w:commentRangeEnd w:id="1036"/>
            <w:r w:rsidR="0018059C">
              <w:rPr>
                <w:rStyle w:val="CommentReference"/>
              </w:rPr>
              <w:commentReference w:id="1036"/>
            </w:r>
            <w:r w:rsidR="0018059C">
              <w:t xml:space="preserve"> Direct</w:t>
            </w:r>
          </w:p>
        </w:tc>
        <w:tc>
          <w:tcPr>
            <w:tcW w:w="1701" w:type="dxa"/>
            <w:shd w:val="clear" w:color="auto" w:fill="auto"/>
            <w:tcMar>
              <w:top w:w="28" w:type="dxa"/>
              <w:left w:w="85" w:type="dxa"/>
              <w:right w:w="85" w:type="dxa"/>
            </w:tcMar>
          </w:tcPr>
          <w:p w14:paraId="6616A90F" w14:textId="77777777" w:rsidR="00A03B63" w:rsidRPr="0023754F" w:rsidRDefault="00A03B63" w:rsidP="00BC26DB">
            <w:pPr>
              <w:pStyle w:val="Table"/>
            </w:pPr>
            <w:r w:rsidRPr="0023754F">
              <w:t>Storage</w:t>
            </w:r>
          </w:p>
        </w:tc>
        <w:tc>
          <w:tcPr>
            <w:tcW w:w="2268" w:type="dxa"/>
            <w:shd w:val="clear" w:color="auto" w:fill="auto"/>
            <w:tcMar>
              <w:top w:w="28" w:type="dxa"/>
              <w:left w:w="85" w:type="dxa"/>
              <w:right w:w="85" w:type="dxa"/>
            </w:tcMar>
          </w:tcPr>
          <w:p w14:paraId="0E6081E3" w14:textId="77777777" w:rsidR="00A03B63" w:rsidRPr="0023754F" w:rsidRDefault="00A03B63" w:rsidP="00BC26DB">
            <w:pPr>
              <w:pStyle w:val="Table"/>
            </w:pPr>
            <w:r>
              <w:t xml:space="preserve">HCI </w:t>
            </w:r>
            <w:r w:rsidRPr="0023754F">
              <w:t>Storage &amp;</w:t>
            </w:r>
            <w:r w:rsidRPr="0023754F">
              <w:rPr>
                <w:spacing w:val="-54"/>
              </w:rPr>
              <w:t xml:space="preserve"> </w:t>
            </w:r>
            <w:r w:rsidRPr="0023754F">
              <w:t>Backup</w:t>
            </w:r>
          </w:p>
        </w:tc>
        <w:tc>
          <w:tcPr>
            <w:tcW w:w="3231" w:type="dxa"/>
            <w:shd w:val="clear" w:color="auto" w:fill="auto"/>
            <w:tcMar>
              <w:top w:w="28" w:type="dxa"/>
              <w:left w:w="85" w:type="dxa"/>
              <w:right w:w="85" w:type="dxa"/>
            </w:tcMar>
          </w:tcPr>
          <w:p w14:paraId="2763A859" w14:textId="546FB262" w:rsidR="00A03B63" w:rsidRPr="0023754F" w:rsidRDefault="00A03B63" w:rsidP="00BC26DB">
            <w:pPr>
              <w:pStyle w:val="Table"/>
            </w:pPr>
            <w:r w:rsidRPr="0023754F">
              <w:t>To</w:t>
            </w:r>
            <w:r w:rsidRPr="0023754F">
              <w:rPr>
                <w:spacing w:val="-1"/>
              </w:rPr>
              <w:t xml:space="preserve"> </w:t>
            </w:r>
            <w:r w:rsidRPr="0023754F">
              <w:t>be</w:t>
            </w:r>
            <w:r w:rsidRPr="0023754F">
              <w:rPr>
                <w:spacing w:val="-2"/>
              </w:rPr>
              <w:t xml:space="preserve"> </w:t>
            </w:r>
            <w:r w:rsidRPr="0023754F">
              <w:t>captured in</w:t>
            </w:r>
            <w:r w:rsidRPr="0023754F">
              <w:rPr>
                <w:spacing w:val="-4"/>
              </w:rPr>
              <w:t xml:space="preserve"> </w:t>
            </w:r>
            <w:r w:rsidRPr="0023754F">
              <w:t>Storage</w:t>
            </w:r>
            <w:ins w:id="1038" w:author="Omkar Kulthe" w:date="2025-03-07T19:54:00Z">
              <w:r w:rsidR="000648AF">
                <w:t xml:space="preserve"> Space Design</w:t>
              </w:r>
            </w:ins>
            <w:r w:rsidRPr="0023754F">
              <w:rPr>
                <w:spacing w:val="-3"/>
              </w:rPr>
              <w:t xml:space="preserve"> </w:t>
            </w:r>
            <w:r w:rsidRPr="0023754F">
              <w:t>HLD</w:t>
            </w:r>
          </w:p>
        </w:tc>
      </w:tr>
    </w:tbl>
    <w:p w14:paraId="2E068CC8" w14:textId="2F106A0B" w:rsidR="00A03B63" w:rsidRDefault="0018059C" w:rsidP="00A03B63">
      <w:pPr>
        <w:pStyle w:val="BodyText"/>
        <w:spacing w:before="8"/>
        <w:rPr>
          <w:sz w:val="16"/>
          <w:szCs w:val="16"/>
        </w:rPr>
      </w:pPr>
      <w:r>
        <w:rPr>
          <w:sz w:val="16"/>
          <w:szCs w:val="16"/>
        </w:rPr>
        <w:t xml:space="preserve"> </w:t>
      </w:r>
    </w:p>
    <w:p w14:paraId="4C5390D3" w14:textId="77777777" w:rsidR="00A03B63" w:rsidRDefault="00A03B63" w:rsidP="00A03B63">
      <w:pPr>
        <w:pStyle w:val="BodyText"/>
        <w:spacing w:before="8"/>
        <w:rPr>
          <w:sz w:val="16"/>
          <w:szCs w:val="16"/>
        </w:rPr>
      </w:pPr>
    </w:p>
    <w:p w14:paraId="3CE7C306" w14:textId="77777777" w:rsidR="00A03B63" w:rsidRDefault="00A03B63" w:rsidP="00A03B63">
      <w:pPr>
        <w:pStyle w:val="BodyText"/>
        <w:spacing w:before="8"/>
        <w:rPr>
          <w:sz w:val="16"/>
          <w:szCs w:val="16"/>
        </w:rPr>
      </w:pPr>
    </w:p>
    <w:p w14:paraId="223184E3" w14:textId="77777777" w:rsidR="00A03B63" w:rsidRDefault="00A03B63" w:rsidP="00A03B63">
      <w:pPr>
        <w:pStyle w:val="BodyText"/>
        <w:spacing w:before="8"/>
        <w:rPr>
          <w:sz w:val="16"/>
          <w:szCs w:val="16"/>
        </w:rPr>
      </w:pPr>
    </w:p>
    <w:p w14:paraId="60C3CBC9" w14:textId="77777777" w:rsidR="00A03B63" w:rsidRPr="00935C10" w:rsidRDefault="00A03B63" w:rsidP="00A03B63">
      <w:pPr>
        <w:jc w:val="both"/>
        <w:rPr>
          <w:szCs w:val="18"/>
        </w:rPr>
      </w:pPr>
      <w:r w:rsidRPr="00066AF3">
        <w:rPr>
          <w:szCs w:val="18"/>
        </w:rPr>
        <w:fldChar w:fldCharType="begin"/>
      </w:r>
      <w:r w:rsidRPr="00066AF3">
        <w:rPr>
          <w:szCs w:val="18"/>
        </w:rPr>
        <w:fldChar w:fldCharType="end"/>
      </w:r>
    </w:p>
    <w:p w14:paraId="526DB742" w14:textId="77777777" w:rsidR="00A03B63" w:rsidRDefault="00A03B63" w:rsidP="00A03B63">
      <w:pPr>
        <w:pStyle w:val="Heading2"/>
        <w:numPr>
          <w:ilvl w:val="1"/>
          <w:numId w:val="1"/>
        </w:numPr>
        <w:tabs>
          <w:tab w:val="clear" w:pos="360"/>
        </w:tabs>
        <w:ind w:hanging="357"/>
      </w:pPr>
      <w:bookmarkStart w:id="1039" w:name="_Toc154499721"/>
      <w:bookmarkStart w:id="1040" w:name="_Toc155076584"/>
      <w:bookmarkStart w:id="1041" w:name="_Toc155084319"/>
      <w:bookmarkStart w:id="1042" w:name="_Toc155084549"/>
      <w:bookmarkStart w:id="1043" w:name="_Toc155084812"/>
      <w:bookmarkStart w:id="1044" w:name="_Toc155085031"/>
      <w:bookmarkStart w:id="1045" w:name="_Toc155090867"/>
      <w:bookmarkStart w:id="1046" w:name="_Toc155091756"/>
      <w:bookmarkStart w:id="1047" w:name="_Toc155790742"/>
      <w:bookmarkStart w:id="1048" w:name="_Toc191914651"/>
      <w:bookmarkStart w:id="1049" w:name="_Toc193746961"/>
      <w:bookmarkStart w:id="1050" w:name="_Toc194683646"/>
      <w:r w:rsidRPr="0023754F">
        <w:t>Risks,</w:t>
      </w:r>
      <w:r w:rsidRPr="0023754F">
        <w:rPr>
          <w:spacing w:val="-6"/>
        </w:rPr>
        <w:t xml:space="preserve"> </w:t>
      </w:r>
      <w:r w:rsidRPr="0023754F">
        <w:t>Assumptions,</w:t>
      </w:r>
      <w:r w:rsidRPr="0023754F">
        <w:rPr>
          <w:spacing w:val="-5"/>
        </w:rPr>
        <w:t xml:space="preserve"> </w:t>
      </w:r>
      <w:r w:rsidRPr="0023754F">
        <w:t>Issues</w:t>
      </w:r>
      <w:r w:rsidRPr="0023754F">
        <w:rPr>
          <w:spacing w:val="-6"/>
        </w:rPr>
        <w:t xml:space="preserve"> </w:t>
      </w:r>
      <w:r w:rsidRPr="0023754F">
        <w:t>and</w:t>
      </w:r>
      <w:r w:rsidRPr="0023754F">
        <w:rPr>
          <w:spacing w:val="-4"/>
        </w:rPr>
        <w:t xml:space="preserve"> </w:t>
      </w:r>
      <w:r w:rsidRPr="0023754F">
        <w:t>Dependencies</w:t>
      </w:r>
      <w:bookmarkEnd w:id="1039"/>
      <w:bookmarkEnd w:id="1040"/>
      <w:bookmarkEnd w:id="1041"/>
      <w:bookmarkEnd w:id="1042"/>
      <w:bookmarkEnd w:id="1043"/>
      <w:bookmarkEnd w:id="1044"/>
      <w:bookmarkEnd w:id="1045"/>
      <w:bookmarkEnd w:id="1046"/>
      <w:bookmarkEnd w:id="1047"/>
      <w:bookmarkEnd w:id="1048"/>
      <w:bookmarkEnd w:id="1049"/>
      <w:bookmarkEnd w:id="1050"/>
    </w:p>
    <w:p w14:paraId="561C45A1" w14:textId="77777777" w:rsidR="00A03B63" w:rsidRDefault="00A03B63" w:rsidP="00A03B63"/>
    <w:p w14:paraId="15A8057C" w14:textId="77777777" w:rsidR="00A03B63" w:rsidRPr="0023754F" w:rsidRDefault="00A03B63" w:rsidP="00A03B63">
      <w:pPr>
        <w:jc w:val="both"/>
      </w:pPr>
      <w:r w:rsidRPr="00A500A1">
        <w:t>The following table provides a summary of technical risks, assumptions, issues, and dependencies that significantly influence the infrastructure design. It is important to acknowledge that these entries are directly extracted from the current RAID (Risk, Assumption, Issue, Dependency) log and are included here solely for reference purposes. Given their nature as technical RAID items, ownership is retained by the Technical Architect (TA), who assumes responsibility for their management and resolution</w:t>
      </w:r>
      <w:r w:rsidRPr="0023754F">
        <w:t>.</w:t>
      </w:r>
    </w:p>
    <w:p w14:paraId="69E73146" w14:textId="77777777" w:rsidR="00A03B63" w:rsidRDefault="00A03B63" w:rsidP="00A03B63"/>
    <w:tbl>
      <w:tblPr>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34"/>
        <w:gridCol w:w="1868"/>
        <w:gridCol w:w="5824"/>
      </w:tblGrid>
      <w:tr w:rsidR="001769BA" w:rsidRPr="00B45F53" w14:paraId="4A2FBF11" w14:textId="77777777" w:rsidTr="001769BA">
        <w:trPr>
          <w:trHeight w:val="275"/>
          <w:tblHeader/>
        </w:trPr>
        <w:tc>
          <w:tcPr>
            <w:tcW w:w="1234" w:type="dxa"/>
            <w:tcBorders>
              <w:right w:val="single" w:sz="4" w:space="0" w:color="FFFFFF"/>
            </w:tcBorders>
            <w:shd w:val="clear" w:color="auto" w:fill="1985FF"/>
            <w:noWrap/>
            <w:tcMar>
              <w:top w:w="57" w:type="dxa"/>
              <w:left w:w="85" w:type="dxa"/>
              <w:right w:w="85" w:type="dxa"/>
            </w:tcMar>
            <w:vAlign w:val="center"/>
            <w:hideMark/>
          </w:tcPr>
          <w:p w14:paraId="655A325A" w14:textId="77777777" w:rsidR="00A03B63" w:rsidRPr="00B45F53" w:rsidRDefault="00A03B63" w:rsidP="008A65C5">
            <w:pPr>
              <w:pStyle w:val="TableHeader"/>
              <w:jc w:val="center"/>
              <w:rPr>
                <w:lang w:val="en-IN" w:eastAsia="en-IN"/>
              </w:rPr>
            </w:pPr>
            <w:r w:rsidRPr="00B45F53">
              <w:rPr>
                <w:lang w:eastAsia="en-IN"/>
              </w:rPr>
              <w:t>Reference</w:t>
            </w:r>
          </w:p>
        </w:tc>
        <w:tc>
          <w:tcPr>
            <w:tcW w:w="1868" w:type="dxa"/>
            <w:tcBorders>
              <w:left w:val="single" w:sz="4" w:space="0" w:color="FFFFFF"/>
              <w:right w:val="single" w:sz="4" w:space="0" w:color="FFFFFF"/>
            </w:tcBorders>
            <w:shd w:val="clear" w:color="auto" w:fill="1985FF"/>
            <w:noWrap/>
            <w:tcMar>
              <w:top w:w="57" w:type="dxa"/>
              <w:left w:w="85" w:type="dxa"/>
              <w:right w:w="85" w:type="dxa"/>
            </w:tcMar>
            <w:vAlign w:val="center"/>
            <w:hideMark/>
          </w:tcPr>
          <w:p w14:paraId="504AA46D" w14:textId="77777777" w:rsidR="00A03B63" w:rsidRPr="00B45F53" w:rsidRDefault="00A03B63" w:rsidP="008A65C5">
            <w:pPr>
              <w:pStyle w:val="TableHeader"/>
              <w:jc w:val="center"/>
              <w:rPr>
                <w:lang w:val="en-IN" w:eastAsia="en-IN"/>
              </w:rPr>
            </w:pPr>
            <w:r w:rsidRPr="00B45F53">
              <w:rPr>
                <w:lang w:eastAsia="en-IN"/>
              </w:rPr>
              <w:t>Type</w:t>
            </w:r>
          </w:p>
        </w:tc>
        <w:tc>
          <w:tcPr>
            <w:tcW w:w="5824" w:type="dxa"/>
            <w:tcBorders>
              <w:left w:val="single" w:sz="4" w:space="0" w:color="FFFFFF"/>
            </w:tcBorders>
            <w:shd w:val="clear" w:color="auto" w:fill="1985FF"/>
            <w:noWrap/>
            <w:tcMar>
              <w:top w:w="57" w:type="dxa"/>
              <w:left w:w="85" w:type="dxa"/>
              <w:right w:w="85" w:type="dxa"/>
            </w:tcMar>
            <w:vAlign w:val="center"/>
            <w:hideMark/>
          </w:tcPr>
          <w:p w14:paraId="5A92BB7E" w14:textId="77777777" w:rsidR="00A03B63" w:rsidRPr="00B45F53" w:rsidRDefault="00A03B63" w:rsidP="008A65C5">
            <w:pPr>
              <w:pStyle w:val="TableHeader"/>
              <w:jc w:val="center"/>
              <w:rPr>
                <w:lang w:val="en-IN" w:eastAsia="en-IN"/>
              </w:rPr>
            </w:pPr>
            <w:r w:rsidRPr="00B45F53">
              <w:rPr>
                <w:lang w:eastAsia="en-IN"/>
              </w:rPr>
              <w:t>Description</w:t>
            </w:r>
          </w:p>
        </w:tc>
      </w:tr>
      <w:tr w:rsidR="00A03B63" w:rsidRPr="00B45F53" w14:paraId="4A896F9C" w14:textId="77777777" w:rsidTr="001769BA">
        <w:trPr>
          <w:trHeight w:val="584"/>
        </w:trPr>
        <w:tc>
          <w:tcPr>
            <w:tcW w:w="1234" w:type="dxa"/>
            <w:shd w:val="clear" w:color="auto" w:fill="auto"/>
            <w:noWrap/>
            <w:tcMar>
              <w:top w:w="28" w:type="dxa"/>
              <w:left w:w="85" w:type="dxa"/>
              <w:right w:w="85" w:type="dxa"/>
            </w:tcMar>
            <w:vAlign w:val="center"/>
            <w:hideMark/>
          </w:tcPr>
          <w:p w14:paraId="24C1D767" w14:textId="77777777" w:rsidR="00A03B63" w:rsidRPr="00B45F53" w:rsidRDefault="00A03B63" w:rsidP="008A65C5">
            <w:pPr>
              <w:pStyle w:val="Table"/>
              <w:jc w:val="center"/>
              <w:rPr>
                <w:lang w:val="en-IN" w:eastAsia="en-IN"/>
              </w:rPr>
            </w:pPr>
            <w:r w:rsidRPr="00B45F53">
              <w:rPr>
                <w:lang w:eastAsia="en-IN"/>
              </w:rPr>
              <w:t>R001</w:t>
            </w:r>
          </w:p>
        </w:tc>
        <w:tc>
          <w:tcPr>
            <w:tcW w:w="1868" w:type="dxa"/>
            <w:shd w:val="clear" w:color="auto" w:fill="auto"/>
            <w:noWrap/>
            <w:tcMar>
              <w:top w:w="28" w:type="dxa"/>
              <w:left w:w="85" w:type="dxa"/>
              <w:right w:w="85" w:type="dxa"/>
            </w:tcMar>
            <w:vAlign w:val="center"/>
            <w:hideMark/>
          </w:tcPr>
          <w:p w14:paraId="3B71574C" w14:textId="77777777" w:rsidR="00A03B63" w:rsidRPr="00B45F53" w:rsidRDefault="00A03B63" w:rsidP="008A65C5">
            <w:pPr>
              <w:pStyle w:val="Table"/>
              <w:jc w:val="center"/>
              <w:rPr>
                <w:lang w:val="en-IN" w:eastAsia="en-IN"/>
              </w:rPr>
            </w:pPr>
            <w:r w:rsidRPr="00B45F53">
              <w:rPr>
                <w:lang w:eastAsia="en-IN"/>
              </w:rPr>
              <w:t>Risk</w:t>
            </w:r>
          </w:p>
        </w:tc>
        <w:tc>
          <w:tcPr>
            <w:tcW w:w="5824" w:type="dxa"/>
            <w:shd w:val="clear" w:color="auto" w:fill="auto"/>
            <w:tcMar>
              <w:top w:w="28" w:type="dxa"/>
              <w:left w:w="85" w:type="dxa"/>
              <w:right w:w="85" w:type="dxa"/>
            </w:tcMar>
            <w:vAlign w:val="center"/>
            <w:hideMark/>
          </w:tcPr>
          <w:p w14:paraId="062EC007" w14:textId="77777777" w:rsidR="00A03B63" w:rsidRPr="00B45F53" w:rsidRDefault="00A03B63" w:rsidP="008A65C5">
            <w:pPr>
              <w:pStyle w:val="Table"/>
              <w:jc w:val="center"/>
              <w:rPr>
                <w:lang w:val="en-IN" w:eastAsia="en-IN"/>
              </w:rPr>
            </w:pPr>
            <w:r w:rsidRPr="00B45F53">
              <w:rPr>
                <w:lang w:eastAsia="en-IN"/>
              </w:rPr>
              <w:t>Any deviation from the prescribed technical guidelines specified in this document will be regarded as a risk. The entity overseeing the deployment of this tool will uphold a dedicated risk log to monitor and manage any such variances.</w:t>
            </w:r>
          </w:p>
        </w:tc>
      </w:tr>
      <w:tr w:rsidR="00A03B63" w:rsidRPr="00B45F53" w14:paraId="1C9F97F9" w14:textId="77777777" w:rsidTr="001769BA">
        <w:trPr>
          <w:trHeight w:val="779"/>
        </w:trPr>
        <w:tc>
          <w:tcPr>
            <w:tcW w:w="1234" w:type="dxa"/>
            <w:shd w:val="clear" w:color="auto" w:fill="auto"/>
            <w:noWrap/>
            <w:tcMar>
              <w:top w:w="28" w:type="dxa"/>
              <w:left w:w="85" w:type="dxa"/>
              <w:right w:w="85" w:type="dxa"/>
            </w:tcMar>
            <w:vAlign w:val="center"/>
            <w:hideMark/>
          </w:tcPr>
          <w:p w14:paraId="158B8DD0" w14:textId="77777777" w:rsidR="00A03B63" w:rsidRPr="00B45F53" w:rsidRDefault="00A03B63" w:rsidP="008A65C5">
            <w:pPr>
              <w:pStyle w:val="Table"/>
              <w:jc w:val="center"/>
              <w:rPr>
                <w:lang w:val="en-IN" w:eastAsia="en-IN"/>
              </w:rPr>
            </w:pPr>
            <w:r w:rsidRPr="00B45F53">
              <w:rPr>
                <w:lang w:eastAsia="en-IN"/>
              </w:rPr>
              <w:t>A001</w:t>
            </w:r>
          </w:p>
        </w:tc>
        <w:tc>
          <w:tcPr>
            <w:tcW w:w="1868" w:type="dxa"/>
            <w:shd w:val="clear" w:color="auto" w:fill="auto"/>
            <w:noWrap/>
            <w:tcMar>
              <w:top w:w="28" w:type="dxa"/>
              <w:left w:w="85" w:type="dxa"/>
              <w:right w:w="85" w:type="dxa"/>
            </w:tcMar>
            <w:vAlign w:val="center"/>
            <w:hideMark/>
          </w:tcPr>
          <w:p w14:paraId="25CC2BBF" w14:textId="77777777" w:rsidR="00A03B63" w:rsidRPr="00B45F53" w:rsidRDefault="00A03B63" w:rsidP="008A65C5">
            <w:pPr>
              <w:pStyle w:val="Table"/>
              <w:jc w:val="center"/>
              <w:rPr>
                <w:lang w:val="en-IN" w:eastAsia="en-IN"/>
              </w:rPr>
            </w:pPr>
            <w:r w:rsidRPr="00B45F53">
              <w:rPr>
                <w:lang w:eastAsia="en-IN"/>
              </w:rPr>
              <w:t>Assumption</w:t>
            </w:r>
          </w:p>
        </w:tc>
        <w:tc>
          <w:tcPr>
            <w:tcW w:w="5824" w:type="dxa"/>
            <w:shd w:val="clear" w:color="auto" w:fill="auto"/>
            <w:tcMar>
              <w:top w:w="28" w:type="dxa"/>
              <w:left w:w="85" w:type="dxa"/>
              <w:right w:w="85" w:type="dxa"/>
            </w:tcMar>
            <w:vAlign w:val="center"/>
            <w:hideMark/>
          </w:tcPr>
          <w:p w14:paraId="24B7074B" w14:textId="77777777" w:rsidR="00A03B63" w:rsidRPr="00B45F53" w:rsidRDefault="00A03B63" w:rsidP="008A65C5">
            <w:pPr>
              <w:pStyle w:val="Table"/>
              <w:jc w:val="center"/>
              <w:rPr>
                <w:lang w:val="en-IN" w:eastAsia="en-IN"/>
              </w:rPr>
            </w:pPr>
            <w:r w:rsidRPr="00B45F53">
              <w:rPr>
                <w:lang w:eastAsia="en-IN"/>
              </w:rPr>
              <w:t>The recommendations provided in this document are presumed under the understanding that the account team is acquainted with server management procedures. The account deploying this tool will maintain a distinct assumption log to document and manage these assumptions.</w:t>
            </w:r>
          </w:p>
        </w:tc>
      </w:tr>
      <w:tr w:rsidR="00A03B63" w:rsidRPr="00B45F53" w14:paraId="17CCE9D9" w14:textId="77777777" w:rsidTr="001769BA">
        <w:trPr>
          <w:trHeight w:val="584"/>
        </w:trPr>
        <w:tc>
          <w:tcPr>
            <w:tcW w:w="1234" w:type="dxa"/>
            <w:shd w:val="clear" w:color="auto" w:fill="auto"/>
            <w:noWrap/>
            <w:tcMar>
              <w:top w:w="28" w:type="dxa"/>
              <w:left w:w="85" w:type="dxa"/>
              <w:right w:w="85" w:type="dxa"/>
            </w:tcMar>
            <w:vAlign w:val="center"/>
            <w:hideMark/>
          </w:tcPr>
          <w:p w14:paraId="3195E920" w14:textId="77777777" w:rsidR="00A03B63" w:rsidRPr="00B45F53" w:rsidRDefault="00A03B63" w:rsidP="008A65C5">
            <w:pPr>
              <w:pStyle w:val="Table"/>
              <w:jc w:val="center"/>
              <w:rPr>
                <w:lang w:val="en-IN" w:eastAsia="en-IN"/>
              </w:rPr>
            </w:pPr>
            <w:r w:rsidRPr="00B45F53">
              <w:rPr>
                <w:lang w:eastAsia="en-IN"/>
              </w:rPr>
              <w:t>A002</w:t>
            </w:r>
          </w:p>
        </w:tc>
        <w:tc>
          <w:tcPr>
            <w:tcW w:w="1868" w:type="dxa"/>
            <w:shd w:val="clear" w:color="auto" w:fill="auto"/>
            <w:noWrap/>
            <w:tcMar>
              <w:top w:w="28" w:type="dxa"/>
              <w:left w:w="85" w:type="dxa"/>
              <w:right w:w="85" w:type="dxa"/>
            </w:tcMar>
            <w:vAlign w:val="center"/>
            <w:hideMark/>
          </w:tcPr>
          <w:p w14:paraId="5F1D36E8" w14:textId="77777777" w:rsidR="00A03B63" w:rsidRPr="00B45F53" w:rsidRDefault="00A03B63" w:rsidP="008A65C5">
            <w:pPr>
              <w:pStyle w:val="Table"/>
              <w:jc w:val="center"/>
              <w:rPr>
                <w:lang w:val="en-IN" w:eastAsia="en-IN"/>
              </w:rPr>
            </w:pPr>
            <w:r w:rsidRPr="00B45F53">
              <w:rPr>
                <w:lang w:eastAsia="en-IN"/>
              </w:rPr>
              <w:t>Assumption</w:t>
            </w:r>
          </w:p>
        </w:tc>
        <w:tc>
          <w:tcPr>
            <w:tcW w:w="5824" w:type="dxa"/>
            <w:shd w:val="clear" w:color="auto" w:fill="auto"/>
            <w:tcMar>
              <w:top w:w="28" w:type="dxa"/>
              <w:left w:w="85" w:type="dxa"/>
              <w:right w:w="85" w:type="dxa"/>
            </w:tcMar>
            <w:vAlign w:val="center"/>
            <w:hideMark/>
          </w:tcPr>
          <w:p w14:paraId="7ED04AA7" w14:textId="77777777" w:rsidR="00A03B63" w:rsidRPr="00B45F53" w:rsidRDefault="00A03B63" w:rsidP="008A65C5">
            <w:pPr>
              <w:pStyle w:val="Table"/>
              <w:jc w:val="center"/>
              <w:rPr>
                <w:lang w:val="en-IN" w:eastAsia="en-IN"/>
              </w:rPr>
            </w:pPr>
            <w:r w:rsidRPr="00B45F53">
              <w:rPr>
                <w:lang w:eastAsia="en-IN"/>
              </w:rPr>
              <w:t>All necessary hardware prerequisites, procurement activities, and configurations have been completed, including the setup of storage, network, cabling, and connectivity</w:t>
            </w:r>
          </w:p>
        </w:tc>
      </w:tr>
      <w:tr w:rsidR="00A03B63" w:rsidRPr="00B45F53" w14:paraId="49DB158E" w14:textId="77777777" w:rsidTr="001769BA">
        <w:trPr>
          <w:trHeight w:val="275"/>
        </w:trPr>
        <w:tc>
          <w:tcPr>
            <w:tcW w:w="1234" w:type="dxa"/>
            <w:shd w:val="clear" w:color="auto" w:fill="auto"/>
            <w:noWrap/>
            <w:tcMar>
              <w:top w:w="28" w:type="dxa"/>
              <w:left w:w="85" w:type="dxa"/>
              <w:right w:w="85" w:type="dxa"/>
            </w:tcMar>
            <w:vAlign w:val="center"/>
            <w:hideMark/>
          </w:tcPr>
          <w:p w14:paraId="2B33E301" w14:textId="77777777" w:rsidR="00A03B63" w:rsidRPr="00B45F53" w:rsidRDefault="00A03B63" w:rsidP="008A65C5">
            <w:pPr>
              <w:pStyle w:val="Table"/>
              <w:jc w:val="center"/>
              <w:rPr>
                <w:lang w:val="en-IN" w:eastAsia="en-IN"/>
              </w:rPr>
            </w:pPr>
            <w:r w:rsidRPr="00B45F53">
              <w:rPr>
                <w:lang w:eastAsia="en-IN"/>
              </w:rPr>
              <w:t>I001</w:t>
            </w:r>
          </w:p>
        </w:tc>
        <w:tc>
          <w:tcPr>
            <w:tcW w:w="1868" w:type="dxa"/>
            <w:shd w:val="clear" w:color="auto" w:fill="auto"/>
            <w:noWrap/>
            <w:tcMar>
              <w:top w:w="28" w:type="dxa"/>
              <w:left w:w="85" w:type="dxa"/>
              <w:right w:w="85" w:type="dxa"/>
            </w:tcMar>
            <w:vAlign w:val="center"/>
            <w:hideMark/>
          </w:tcPr>
          <w:p w14:paraId="0098678C" w14:textId="77777777" w:rsidR="00A03B63" w:rsidRPr="00B45F53" w:rsidRDefault="00A03B63" w:rsidP="008A65C5">
            <w:pPr>
              <w:pStyle w:val="Table"/>
              <w:jc w:val="center"/>
              <w:rPr>
                <w:lang w:val="en-IN" w:eastAsia="en-IN"/>
              </w:rPr>
            </w:pPr>
            <w:r w:rsidRPr="00B45F53">
              <w:rPr>
                <w:lang w:eastAsia="en-IN"/>
              </w:rPr>
              <w:t>Issue</w:t>
            </w:r>
          </w:p>
        </w:tc>
        <w:tc>
          <w:tcPr>
            <w:tcW w:w="5824" w:type="dxa"/>
            <w:shd w:val="clear" w:color="auto" w:fill="auto"/>
            <w:noWrap/>
            <w:tcMar>
              <w:top w:w="28" w:type="dxa"/>
              <w:left w:w="85" w:type="dxa"/>
              <w:right w:w="85" w:type="dxa"/>
            </w:tcMar>
            <w:vAlign w:val="center"/>
            <w:hideMark/>
          </w:tcPr>
          <w:p w14:paraId="71C91297" w14:textId="77777777" w:rsidR="00A03B63" w:rsidRPr="00B45F53" w:rsidRDefault="00A03B63" w:rsidP="008A65C5">
            <w:pPr>
              <w:pStyle w:val="Table"/>
              <w:jc w:val="center"/>
              <w:rPr>
                <w:lang w:val="en-IN" w:eastAsia="en-IN"/>
              </w:rPr>
            </w:pPr>
            <w:r w:rsidRPr="00B45F53">
              <w:rPr>
                <w:lang w:eastAsia="en-IN"/>
              </w:rPr>
              <w:t>No, a specific issue log will be managed by the deploying account for this tool.</w:t>
            </w:r>
          </w:p>
        </w:tc>
      </w:tr>
      <w:tr w:rsidR="00A03B63" w:rsidRPr="00B45F53" w14:paraId="798C4B57" w14:textId="77777777" w:rsidTr="001769BA">
        <w:trPr>
          <w:trHeight w:val="275"/>
        </w:trPr>
        <w:tc>
          <w:tcPr>
            <w:tcW w:w="1234" w:type="dxa"/>
            <w:shd w:val="clear" w:color="auto" w:fill="auto"/>
            <w:noWrap/>
            <w:tcMar>
              <w:top w:w="28" w:type="dxa"/>
              <w:left w:w="85" w:type="dxa"/>
              <w:right w:w="85" w:type="dxa"/>
            </w:tcMar>
            <w:vAlign w:val="center"/>
            <w:hideMark/>
          </w:tcPr>
          <w:p w14:paraId="74D6C0C6" w14:textId="77777777" w:rsidR="00A03B63" w:rsidRPr="00B45F53" w:rsidRDefault="00A03B63" w:rsidP="008A65C5">
            <w:pPr>
              <w:pStyle w:val="Table"/>
              <w:jc w:val="center"/>
              <w:rPr>
                <w:lang w:val="en-IN" w:eastAsia="en-IN"/>
              </w:rPr>
            </w:pPr>
            <w:r w:rsidRPr="00B45F53">
              <w:rPr>
                <w:lang w:eastAsia="en-IN"/>
              </w:rPr>
              <w:t>D001</w:t>
            </w:r>
          </w:p>
        </w:tc>
        <w:tc>
          <w:tcPr>
            <w:tcW w:w="1868" w:type="dxa"/>
            <w:shd w:val="clear" w:color="auto" w:fill="auto"/>
            <w:noWrap/>
            <w:tcMar>
              <w:top w:w="28" w:type="dxa"/>
              <w:left w:w="85" w:type="dxa"/>
              <w:right w:w="85" w:type="dxa"/>
            </w:tcMar>
            <w:vAlign w:val="center"/>
            <w:hideMark/>
          </w:tcPr>
          <w:p w14:paraId="6DAE641D" w14:textId="77777777" w:rsidR="00A03B63" w:rsidRPr="00B45F53" w:rsidRDefault="00A03B63" w:rsidP="008A65C5">
            <w:pPr>
              <w:pStyle w:val="Table"/>
              <w:jc w:val="center"/>
              <w:rPr>
                <w:lang w:val="en-IN" w:eastAsia="en-IN"/>
              </w:rPr>
            </w:pPr>
            <w:r w:rsidRPr="00B45F53">
              <w:rPr>
                <w:lang w:eastAsia="en-IN"/>
              </w:rPr>
              <w:t>Datacenter network</w:t>
            </w:r>
          </w:p>
        </w:tc>
        <w:tc>
          <w:tcPr>
            <w:tcW w:w="5824" w:type="dxa"/>
            <w:shd w:val="clear" w:color="auto" w:fill="auto"/>
            <w:noWrap/>
            <w:tcMar>
              <w:top w:w="28" w:type="dxa"/>
              <w:left w:w="85" w:type="dxa"/>
              <w:right w:w="85" w:type="dxa"/>
            </w:tcMar>
            <w:vAlign w:val="center"/>
            <w:hideMark/>
          </w:tcPr>
          <w:p w14:paraId="564393DC" w14:textId="77777777" w:rsidR="00A03B63" w:rsidRPr="00B45F53" w:rsidRDefault="00A03B63" w:rsidP="008A65C5">
            <w:pPr>
              <w:pStyle w:val="Table"/>
              <w:jc w:val="center"/>
              <w:rPr>
                <w:lang w:val="en-IN" w:eastAsia="en-IN"/>
              </w:rPr>
            </w:pPr>
            <w:r w:rsidRPr="00B45F53">
              <w:rPr>
                <w:lang w:eastAsia="en-IN"/>
              </w:rPr>
              <w:t>Network connectivity to a shared management environment</w:t>
            </w:r>
          </w:p>
        </w:tc>
      </w:tr>
      <w:tr w:rsidR="00A03B63" w:rsidRPr="00B45F53" w14:paraId="50E29230" w14:textId="77777777" w:rsidTr="001769BA">
        <w:trPr>
          <w:trHeight w:val="389"/>
        </w:trPr>
        <w:tc>
          <w:tcPr>
            <w:tcW w:w="1234" w:type="dxa"/>
            <w:shd w:val="clear" w:color="auto" w:fill="auto"/>
            <w:noWrap/>
            <w:tcMar>
              <w:top w:w="28" w:type="dxa"/>
              <w:left w:w="85" w:type="dxa"/>
              <w:right w:w="85" w:type="dxa"/>
            </w:tcMar>
            <w:vAlign w:val="center"/>
            <w:hideMark/>
          </w:tcPr>
          <w:p w14:paraId="16334271" w14:textId="77777777" w:rsidR="00A03B63" w:rsidRPr="00B45F53" w:rsidRDefault="00A03B63" w:rsidP="008A65C5">
            <w:pPr>
              <w:pStyle w:val="Table"/>
              <w:jc w:val="center"/>
              <w:rPr>
                <w:lang w:val="en-IN" w:eastAsia="en-IN"/>
              </w:rPr>
            </w:pPr>
            <w:r w:rsidRPr="00B45F53">
              <w:rPr>
                <w:lang w:eastAsia="en-IN"/>
              </w:rPr>
              <w:t>D002</w:t>
            </w:r>
          </w:p>
        </w:tc>
        <w:tc>
          <w:tcPr>
            <w:tcW w:w="1868" w:type="dxa"/>
            <w:shd w:val="clear" w:color="auto" w:fill="auto"/>
            <w:tcMar>
              <w:top w:w="28" w:type="dxa"/>
              <w:left w:w="85" w:type="dxa"/>
              <w:right w:w="85" w:type="dxa"/>
            </w:tcMar>
            <w:vAlign w:val="center"/>
            <w:hideMark/>
          </w:tcPr>
          <w:p w14:paraId="4788AA03" w14:textId="77777777" w:rsidR="00A03B63" w:rsidRPr="00B45F53" w:rsidRDefault="00A03B63" w:rsidP="008A65C5">
            <w:pPr>
              <w:pStyle w:val="Table"/>
              <w:jc w:val="center"/>
              <w:rPr>
                <w:lang w:val="en-IN" w:eastAsia="en-IN"/>
              </w:rPr>
            </w:pPr>
            <w:r w:rsidRPr="00B45F53">
              <w:rPr>
                <w:lang w:eastAsia="en-IN"/>
              </w:rPr>
              <w:t>Datacenter Services (power, AC etc.)</w:t>
            </w:r>
          </w:p>
        </w:tc>
        <w:tc>
          <w:tcPr>
            <w:tcW w:w="5824" w:type="dxa"/>
            <w:shd w:val="clear" w:color="auto" w:fill="auto"/>
            <w:noWrap/>
            <w:tcMar>
              <w:top w:w="28" w:type="dxa"/>
              <w:left w:w="85" w:type="dxa"/>
              <w:right w:w="85" w:type="dxa"/>
            </w:tcMar>
            <w:vAlign w:val="center"/>
            <w:hideMark/>
          </w:tcPr>
          <w:p w14:paraId="60EF216F" w14:textId="77777777" w:rsidR="00A03B63" w:rsidRPr="00B45F53" w:rsidRDefault="00A03B63" w:rsidP="008A65C5">
            <w:pPr>
              <w:pStyle w:val="Table"/>
              <w:jc w:val="center"/>
              <w:rPr>
                <w:lang w:val="en-IN" w:eastAsia="en-IN"/>
              </w:rPr>
            </w:pPr>
            <w:r w:rsidRPr="00B45F53">
              <w:rPr>
                <w:lang w:eastAsia="en-IN"/>
              </w:rPr>
              <w:t>Supply hosting environment</w:t>
            </w:r>
          </w:p>
        </w:tc>
      </w:tr>
      <w:tr w:rsidR="00A03B63" w:rsidRPr="00B45F53" w14:paraId="18121D3C" w14:textId="77777777" w:rsidTr="001769BA">
        <w:trPr>
          <w:trHeight w:val="275"/>
        </w:trPr>
        <w:tc>
          <w:tcPr>
            <w:tcW w:w="1234" w:type="dxa"/>
            <w:shd w:val="clear" w:color="auto" w:fill="auto"/>
            <w:noWrap/>
            <w:tcMar>
              <w:top w:w="28" w:type="dxa"/>
              <w:left w:w="85" w:type="dxa"/>
              <w:right w:w="85" w:type="dxa"/>
            </w:tcMar>
            <w:vAlign w:val="center"/>
            <w:hideMark/>
          </w:tcPr>
          <w:p w14:paraId="1F0F26BD" w14:textId="77777777" w:rsidR="00A03B63" w:rsidRPr="00B45F53" w:rsidRDefault="00A03B63" w:rsidP="008A65C5">
            <w:pPr>
              <w:pStyle w:val="Table"/>
              <w:jc w:val="center"/>
              <w:rPr>
                <w:lang w:val="en-IN" w:eastAsia="en-IN"/>
              </w:rPr>
            </w:pPr>
            <w:r w:rsidRPr="00B45F53">
              <w:rPr>
                <w:lang w:eastAsia="en-IN"/>
              </w:rPr>
              <w:t>D002</w:t>
            </w:r>
          </w:p>
        </w:tc>
        <w:tc>
          <w:tcPr>
            <w:tcW w:w="1868" w:type="dxa"/>
            <w:shd w:val="clear" w:color="auto" w:fill="auto"/>
            <w:noWrap/>
            <w:tcMar>
              <w:top w:w="28" w:type="dxa"/>
              <w:left w:w="85" w:type="dxa"/>
              <w:right w:w="85" w:type="dxa"/>
            </w:tcMar>
            <w:vAlign w:val="center"/>
            <w:hideMark/>
          </w:tcPr>
          <w:p w14:paraId="234DD855" w14:textId="77777777" w:rsidR="00A03B63" w:rsidRPr="00B45F53" w:rsidRDefault="00A03B63" w:rsidP="008A65C5">
            <w:pPr>
              <w:pStyle w:val="Table"/>
              <w:jc w:val="center"/>
              <w:rPr>
                <w:lang w:val="en-IN" w:eastAsia="en-IN"/>
              </w:rPr>
            </w:pPr>
            <w:r w:rsidRPr="00B45F53">
              <w:rPr>
                <w:lang w:eastAsia="en-IN"/>
              </w:rPr>
              <w:t>Firewall</w:t>
            </w:r>
          </w:p>
        </w:tc>
        <w:tc>
          <w:tcPr>
            <w:tcW w:w="5824" w:type="dxa"/>
            <w:shd w:val="clear" w:color="auto" w:fill="auto"/>
            <w:noWrap/>
            <w:tcMar>
              <w:top w:w="28" w:type="dxa"/>
              <w:left w:w="85" w:type="dxa"/>
              <w:right w:w="85" w:type="dxa"/>
            </w:tcMar>
            <w:vAlign w:val="center"/>
            <w:hideMark/>
          </w:tcPr>
          <w:p w14:paraId="7C710D24" w14:textId="77777777" w:rsidR="00A03B63" w:rsidRPr="00B45F53" w:rsidRDefault="00A03B63" w:rsidP="008A65C5">
            <w:pPr>
              <w:pStyle w:val="Table"/>
              <w:jc w:val="center"/>
              <w:rPr>
                <w:lang w:val="en-IN" w:eastAsia="en-IN"/>
              </w:rPr>
            </w:pPr>
            <w:r w:rsidRPr="00B45F53">
              <w:rPr>
                <w:lang w:eastAsia="en-IN"/>
              </w:rPr>
              <w:t>Required ports to be opened manage servers &amp; technologies</w:t>
            </w:r>
          </w:p>
        </w:tc>
      </w:tr>
      <w:tr w:rsidR="00A03B63" w:rsidRPr="00B45F53" w14:paraId="64CE8884" w14:textId="77777777" w:rsidTr="001769BA">
        <w:trPr>
          <w:trHeight w:val="389"/>
        </w:trPr>
        <w:tc>
          <w:tcPr>
            <w:tcW w:w="1234" w:type="dxa"/>
            <w:shd w:val="clear" w:color="auto" w:fill="auto"/>
            <w:noWrap/>
            <w:tcMar>
              <w:top w:w="28" w:type="dxa"/>
              <w:left w:w="85" w:type="dxa"/>
              <w:right w:w="85" w:type="dxa"/>
            </w:tcMar>
            <w:vAlign w:val="center"/>
            <w:hideMark/>
          </w:tcPr>
          <w:p w14:paraId="09F843B8" w14:textId="77777777" w:rsidR="00A03B63" w:rsidRPr="00B45F53" w:rsidRDefault="00A03B63" w:rsidP="008A65C5">
            <w:pPr>
              <w:pStyle w:val="Table"/>
              <w:jc w:val="center"/>
              <w:rPr>
                <w:lang w:val="en-IN" w:eastAsia="en-IN"/>
              </w:rPr>
            </w:pPr>
            <w:r w:rsidRPr="00B45F53">
              <w:rPr>
                <w:lang w:eastAsia="en-IN"/>
              </w:rPr>
              <w:t>D003</w:t>
            </w:r>
          </w:p>
        </w:tc>
        <w:tc>
          <w:tcPr>
            <w:tcW w:w="1868" w:type="dxa"/>
            <w:shd w:val="clear" w:color="auto" w:fill="auto"/>
            <w:tcMar>
              <w:top w:w="28" w:type="dxa"/>
              <w:left w:w="85" w:type="dxa"/>
              <w:right w:w="85" w:type="dxa"/>
            </w:tcMar>
            <w:vAlign w:val="center"/>
            <w:hideMark/>
          </w:tcPr>
          <w:p w14:paraId="144A90CF" w14:textId="77777777" w:rsidR="00A03B63" w:rsidRPr="00B45F53" w:rsidRDefault="00A03B63" w:rsidP="008A65C5">
            <w:pPr>
              <w:pStyle w:val="Table"/>
              <w:jc w:val="center"/>
              <w:rPr>
                <w:lang w:val="en-IN" w:eastAsia="en-IN"/>
              </w:rPr>
            </w:pPr>
            <w:r w:rsidRPr="00B45F53">
              <w:rPr>
                <w:lang w:eastAsia="en-IN"/>
              </w:rPr>
              <w:t>Licensing / Subscriptions</w:t>
            </w:r>
          </w:p>
        </w:tc>
        <w:tc>
          <w:tcPr>
            <w:tcW w:w="5824" w:type="dxa"/>
            <w:shd w:val="clear" w:color="auto" w:fill="auto"/>
            <w:tcMar>
              <w:top w:w="28" w:type="dxa"/>
              <w:left w:w="85" w:type="dxa"/>
              <w:right w:w="85" w:type="dxa"/>
            </w:tcMar>
            <w:vAlign w:val="center"/>
            <w:hideMark/>
          </w:tcPr>
          <w:p w14:paraId="0BA21A10" w14:textId="1CAE734D" w:rsidR="00A03B63" w:rsidRPr="00B45F53" w:rsidRDefault="00A03B63" w:rsidP="008A65C5">
            <w:pPr>
              <w:pStyle w:val="Table"/>
              <w:jc w:val="center"/>
              <w:rPr>
                <w:lang w:val="en-IN" w:eastAsia="en-IN"/>
              </w:rPr>
            </w:pPr>
            <w:r w:rsidRPr="00B45F53">
              <w:rPr>
                <w:lang w:eastAsia="en-IN"/>
              </w:rPr>
              <w:t>No additional costs of Licenses. Can be used with as additional feature within Windows Server OS or Windows 1</w:t>
            </w:r>
            <w:r w:rsidR="005A5542">
              <w:rPr>
                <w:lang w:eastAsia="en-IN"/>
              </w:rPr>
              <w:t>1</w:t>
            </w:r>
          </w:p>
        </w:tc>
      </w:tr>
      <w:tr w:rsidR="00A03B63" w:rsidRPr="00B45F53" w14:paraId="0FFFAB76" w14:textId="77777777" w:rsidTr="001769BA">
        <w:trPr>
          <w:trHeight w:val="275"/>
        </w:trPr>
        <w:tc>
          <w:tcPr>
            <w:tcW w:w="1234" w:type="dxa"/>
            <w:shd w:val="clear" w:color="auto" w:fill="auto"/>
            <w:noWrap/>
            <w:tcMar>
              <w:top w:w="28" w:type="dxa"/>
              <w:left w:w="85" w:type="dxa"/>
              <w:right w:w="85" w:type="dxa"/>
            </w:tcMar>
            <w:vAlign w:val="center"/>
            <w:hideMark/>
          </w:tcPr>
          <w:p w14:paraId="62580C57" w14:textId="77777777" w:rsidR="00A03B63" w:rsidRPr="00B45F53" w:rsidRDefault="00A03B63" w:rsidP="008A65C5">
            <w:pPr>
              <w:pStyle w:val="Table"/>
              <w:jc w:val="center"/>
              <w:rPr>
                <w:lang w:val="en-IN" w:eastAsia="en-IN"/>
              </w:rPr>
            </w:pPr>
            <w:r w:rsidRPr="00B45F53">
              <w:rPr>
                <w:lang w:eastAsia="en-IN"/>
              </w:rPr>
              <w:t>D004</w:t>
            </w:r>
          </w:p>
        </w:tc>
        <w:tc>
          <w:tcPr>
            <w:tcW w:w="1868" w:type="dxa"/>
            <w:shd w:val="clear" w:color="auto" w:fill="auto"/>
            <w:noWrap/>
            <w:tcMar>
              <w:top w:w="28" w:type="dxa"/>
              <w:left w:w="85" w:type="dxa"/>
              <w:right w:w="85" w:type="dxa"/>
            </w:tcMar>
            <w:vAlign w:val="center"/>
            <w:hideMark/>
          </w:tcPr>
          <w:p w14:paraId="66DE3E05" w14:textId="77777777" w:rsidR="00A03B63" w:rsidRPr="00B45F53" w:rsidRDefault="00A03B63" w:rsidP="008A65C5">
            <w:pPr>
              <w:pStyle w:val="Table"/>
              <w:jc w:val="center"/>
              <w:rPr>
                <w:lang w:val="en-IN" w:eastAsia="en-IN"/>
              </w:rPr>
            </w:pPr>
            <w:r w:rsidRPr="00B45F53">
              <w:rPr>
                <w:lang w:eastAsia="en-IN"/>
              </w:rPr>
              <w:t>Patch Infrastructure</w:t>
            </w:r>
          </w:p>
        </w:tc>
        <w:tc>
          <w:tcPr>
            <w:tcW w:w="5824" w:type="dxa"/>
            <w:shd w:val="clear" w:color="auto" w:fill="auto"/>
            <w:noWrap/>
            <w:tcMar>
              <w:top w:w="28" w:type="dxa"/>
              <w:left w:w="85" w:type="dxa"/>
              <w:right w:w="85" w:type="dxa"/>
            </w:tcMar>
            <w:vAlign w:val="center"/>
            <w:hideMark/>
          </w:tcPr>
          <w:p w14:paraId="76FE2C8A" w14:textId="77777777" w:rsidR="00A03B63" w:rsidRPr="00B45F53" w:rsidRDefault="00A03B63" w:rsidP="008A65C5">
            <w:pPr>
              <w:pStyle w:val="Table"/>
              <w:jc w:val="center"/>
              <w:rPr>
                <w:lang w:val="en-IN" w:eastAsia="en-IN"/>
              </w:rPr>
            </w:pPr>
            <w:r w:rsidRPr="00B45F53">
              <w:rPr>
                <w:lang w:eastAsia="en-IN"/>
              </w:rPr>
              <w:t>A repository must be available for access for Version or Patch upgrade</w:t>
            </w:r>
          </w:p>
        </w:tc>
      </w:tr>
      <w:tr w:rsidR="00A03B63" w:rsidRPr="00B45F53" w14:paraId="7D5C37D9" w14:textId="77777777" w:rsidTr="001769BA">
        <w:trPr>
          <w:trHeight w:val="275"/>
        </w:trPr>
        <w:tc>
          <w:tcPr>
            <w:tcW w:w="1234" w:type="dxa"/>
            <w:shd w:val="clear" w:color="auto" w:fill="auto"/>
            <w:noWrap/>
            <w:tcMar>
              <w:top w:w="28" w:type="dxa"/>
              <w:left w:w="85" w:type="dxa"/>
              <w:right w:w="85" w:type="dxa"/>
            </w:tcMar>
            <w:vAlign w:val="center"/>
            <w:hideMark/>
          </w:tcPr>
          <w:p w14:paraId="5E61951F" w14:textId="77777777" w:rsidR="00A03B63" w:rsidRPr="00B45F53" w:rsidRDefault="00A03B63" w:rsidP="008A65C5">
            <w:pPr>
              <w:pStyle w:val="Table"/>
              <w:jc w:val="center"/>
              <w:rPr>
                <w:lang w:val="en-IN" w:eastAsia="en-IN"/>
              </w:rPr>
            </w:pPr>
            <w:r w:rsidRPr="00B45F53">
              <w:rPr>
                <w:lang w:eastAsia="en-IN"/>
              </w:rPr>
              <w:t>D005</w:t>
            </w:r>
          </w:p>
        </w:tc>
        <w:tc>
          <w:tcPr>
            <w:tcW w:w="1868" w:type="dxa"/>
            <w:shd w:val="clear" w:color="auto" w:fill="auto"/>
            <w:noWrap/>
            <w:tcMar>
              <w:top w:w="28" w:type="dxa"/>
              <w:left w:w="85" w:type="dxa"/>
              <w:right w:w="85" w:type="dxa"/>
            </w:tcMar>
            <w:vAlign w:val="center"/>
            <w:hideMark/>
          </w:tcPr>
          <w:p w14:paraId="60A2BC7F" w14:textId="77777777" w:rsidR="00A03B63" w:rsidRPr="00B45F53" w:rsidRDefault="00A03B63" w:rsidP="008A65C5">
            <w:pPr>
              <w:pStyle w:val="Table"/>
              <w:jc w:val="center"/>
              <w:rPr>
                <w:lang w:val="en-IN" w:eastAsia="en-IN"/>
              </w:rPr>
            </w:pPr>
            <w:r w:rsidRPr="00B45F53">
              <w:rPr>
                <w:lang w:eastAsia="en-IN"/>
              </w:rPr>
              <w:t>OS Storage</w:t>
            </w:r>
          </w:p>
        </w:tc>
        <w:tc>
          <w:tcPr>
            <w:tcW w:w="5824" w:type="dxa"/>
            <w:shd w:val="clear" w:color="auto" w:fill="auto"/>
            <w:noWrap/>
            <w:tcMar>
              <w:top w:w="28" w:type="dxa"/>
              <w:left w:w="85" w:type="dxa"/>
              <w:right w:w="85" w:type="dxa"/>
            </w:tcMar>
            <w:vAlign w:val="center"/>
            <w:hideMark/>
          </w:tcPr>
          <w:p w14:paraId="5E26461A" w14:textId="77777777" w:rsidR="00A03B63" w:rsidRPr="00B45F53" w:rsidRDefault="00A03B63" w:rsidP="008A65C5">
            <w:pPr>
              <w:pStyle w:val="Table"/>
              <w:jc w:val="center"/>
              <w:rPr>
                <w:lang w:val="en-IN" w:eastAsia="en-IN"/>
              </w:rPr>
            </w:pPr>
            <w:r w:rsidRPr="00B45F53">
              <w:rPr>
                <w:lang w:eastAsia="en-IN"/>
              </w:rPr>
              <w:t>Space for OS LUNs</w:t>
            </w:r>
          </w:p>
        </w:tc>
      </w:tr>
      <w:tr w:rsidR="00A03B63" w:rsidRPr="00B45F53" w14:paraId="494AAF37" w14:textId="77777777" w:rsidTr="001769BA">
        <w:trPr>
          <w:trHeight w:val="275"/>
        </w:trPr>
        <w:tc>
          <w:tcPr>
            <w:tcW w:w="1234" w:type="dxa"/>
            <w:shd w:val="clear" w:color="auto" w:fill="auto"/>
            <w:noWrap/>
            <w:tcMar>
              <w:top w:w="28" w:type="dxa"/>
              <w:left w:w="85" w:type="dxa"/>
              <w:right w:w="85" w:type="dxa"/>
            </w:tcMar>
            <w:vAlign w:val="center"/>
            <w:hideMark/>
          </w:tcPr>
          <w:p w14:paraId="55D768F5" w14:textId="77777777" w:rsidR="00A03B63" w:rsidRPr="00B45F53" w:rsidRDefault="00A03B63" w:rsidP="008A65C5">
            <w:pPr>
              <w:pStyle w:val="Table"/>
              <w:jc w:val="center"/>
              <w:rPr>
                <w:lang w:val="en-IN" w:eastAsia="en-IN"/>
              </w:rPr>
            </w:pPr>
            <w:r w:rsidRPr="00B45F53">
              <w:rPr>
                <w:lang w:eastAsia="en-IN"/>
              </w:rPr>
              <w:t>D006</w:t>
            </w:r>
          </w:p>
        </w:tc>
        <w:tc>
          <w:tcPr>
            <w:tcW w:w="1868" w:type="dxa"/>
            <w:shd w:val="clear" w:color="auto" w:fill="auto"/>
            <w:noWrap/>
            <w:tcMar>
              <w:top w:w="28" w:type="dxa"/>
              <w:left w:w="85" w:type="dxa"/>
              <w:right w:w="85" w:type="dxa"/>
            </w:tcMar>
            <w:vAlign w:val="center"/>
            <w:hideMark/>
          </w:tcPr>
          <w:p w14:paraId="43E252D9" w14:textId="77777777" w:rsidR="00A03B63" w:rsidRPr="00B45F53" w:rsidRDefault="00A03B63" w:rsidP="008A65C5">
            <w:pPr>
              <w:pStyle w:val="Table"/>
              <w:jc w:val="center"/>
              <w:rPr>
                <w:lang w:val="en-IN" w:eastAsia="en-IN"/>
              </w:rPr>
            </w:pPr>
            <w:r w:rsidRPr="00B45F53">
              <w:rPr>
                <w:lang w:eastAsia="en-IN"/>
              </w:rPr>
              <w:t>Backup</w:t>
            </w:r>
          </w:p>
        </w:tc>
        <w:tc>
          <w:tcPr>
            <w:tcW w:w="5824" w:type="dxa"/>
            <w:shd w:val="clear" w:color="auto" w:fill="auto"/>
            <w:noWrap/>
            <w:tcMar>
              <w:top w:w="28" w:type="dxa"/>
              <w:left w:w="85" w:type="dxa"/>
              <w:right w:w="85" w:type="dxa"/>
            </w:tcMar>
            <w:vAlign w:val="center"/>
            <w:hideMark/>
          </w:tcPr>
          <w:p w14:paraId="5C91327C" w14:textId="77777777" w:rsidR="00A03B63" w:rsidRPr="00B45F53" w:rsidRDefault="00A03B63" w:rsidP="008A65C5">
            <w:pPr>
              <w:pStyle w:val="Table"/>
              <w:jc w:val="center"/>
              <w:rPr>
                <w:lang w:val="en-IN" w:eastAsia="en-IN"/>
              </w:rPr>
            </w:pPr>
            <w:r w:rsidRPr="00B45F53">
              <w:rPr>
                <w:lang w:eastAsia="en-IN"/>
              </w:rPr>
              <w:t>Backups of the virtual machines</w:t>
            </w:r>
          </w:p>
        </w:tc>
      </w:tr>
    </w:tbl>
    <w:p w14:paraId="5130A799" w14:textId="77777777" w:rsidR="00A03B63" w:rsidRPr="00952ECA" w:rsidRDefault="00A03B63" w:rsidP="00A03B63">
      <w:pPr>
        <w:spacing w:before="100" w:beforeAutospacing="1" w:after="100" w:afterAutospacing="1"/>
        <w:jc w:val="both"/>
        <w:rPr>
          <w:color w:val="252525"/>
          <w:szCs w:val="18"/>
        </w:rPr>
      </w:pPr>
      <w:r w:rsidRPr="00952ECA">
        <w:rPr>
          <w:color w:val="252525"/>
          <w:szCs w:val="18"/>
        </w:rPr>
        <w:t>The Hyper-V service is built upon Atos standard services. It relies on:</w:t>
      </w:r>
    </w:p>
    <w:p w14:paraId="529A7185" w14:textId="77777777" w:rsidR="00A03B63" w:rsidRPr="00952ECA" w:rsidRDefault="00A03B63" w:rsidP="00A03B63">
      <w:pPr>
        <w:pStyle w:val="ListBullet"/>
        <w:numPr>
          <w:ilvl w:val="0"/>
          <w:numId w:val="16"/>
        </w:numPr>
        <w:tabs>
          <w:tab w:val="num" w:pos="284"/>
        </w:tabs>
        <w:ind w:left="284" w:hanging="284"/>
      </w:pPr>
      <w:r w:rsidRPr="00952ECA">
        <w:lastRenderedPageBreak/>
        <w:t>Use of standard global operating system builds.</w:t>
      </w:r>
    </w:p>
    <w:p w14:paraId="0A01EC76" w14:textId="77777777" w:rsidR="00A03B63" w:rsidRPr="00952ECA" w:rsidRDefault="00A03B63" w:rsidP="00A03B63">
      <w:pPr>
        <w:pStyle w:val="ListBullet"/>
        <w:numPr>
          <w:ilvl w:val="0"/>
          <w:numId w:val="16"/>
        </w:numPr>
        <w:tabs>
          <w:tab w:val="num" w:pos="284"/>
        </w:tabs>
        <w:ind w:left="284" w:hanging="284"/>
      </w:pPr>
      <w:r w:rsidRPr="00952ECA">
        <w:t>Use of standard x86 hardware from the hardware basket</w:t>
      </w:r>
    </w:p>
    <w:p w14:paraId="06D928FD" w14:textId="77777777" w:rsidR="00A03B63" w:rsidRPr="00952ECA" w:rsidRDefault="00A03B63" w:rsidP="00A03B63">
      <w:pPr>
        <w:pStyle w:val="ListBullet"/>
        <w:numPr>
          <w:ilvl w:val="0"/>
          <w:numId w:val="16"/>
        </w:numPr>
        <w:tabs>
          <w:tab w:val="num" w:pos="284"/>
        </w:tabs>
        <w:ind w:left="284" w:hanging="284"/>
      </w:pPr>
      <w:r w:rsidRPr="00952ECA">
        <w:t>Recommended network design and</w:t>
      </w:r>
    </w:p>
    <w:p w14:paraId="54061547" w14:textId="77777777" w:rsidR="00A03B63" w:rsidRPr="00952ECA" w:rsidRDefault="00A03B63" w:rsidP="00A03B63">
      <w:pPr>
        <w:pStyle w:val="ListBullet"/>
        <w:numPr>
          <w:ilvl w:val="0"/>
          <w:numId w:val="16"/>
        </w:numPr>
        <w:tabs>
          <w:tab w:val="num" w:pos="284"/>
        </w:tabs>
        <w:ind w:left="284" w:hanging="284"/>
      </w:pPr>
      <w:r w:rsidRPr="00952ECA">
        <w:t>Backup is arranged through the enterprise backup solutions (per account per GBU).</w:t>
      </w:r>
    </w:p>
    <w:p w14:paraId="086B1472" w14:textId="77777777" w:rsidR="00A03B63" w:rsidRPr="00952ECA" w:rsidRDefault="00A03B63" w:rsidP="00A03B63">
      <w:pPr>
        <w:pStyle w:val="ListBullet"/>
        <w:numPr>
          <w:ilvl w:val="0"/>
          <w:numId w:val="16"/>
        </w:numPr>
        <w:tabs>
          <w:tab w:val="num" w:pos="284"/>
        </w:tabs>
        <w:ind w:left="284" w:hanging="284"/>
      </w:pPr>
      <w:r w:rsidRPr="00952ECA">
        <w:t>The monitoring service is delivered as part of the global ATF.</w:t>
      </w:r>
    </w:p>
    <w:p w14:paraId="0EFC101D" w14:textId="77777777" w:rsidR="00A03B63" w:rsidRPr="00952ECA" w:rsidRDefault="00A03B63" w:rsidP="00A03B63">
      <w:pPr>
        <w:pStyle w:val="ListBullet"/>
        <w:numPr>
          <w:ilvl w:val="0"/>
          <w:numId w:val="16"/>
        </w:numPr>
        <w:tabs>
          <w:tab w:val="num" w:pos="284"/>
        </w:tabs>
        <w:ind w:left="284" w:hanging="284"/>
      </w:pPr>
      <w:r w:rsidRPr="00952ECA">
        <w:t>CTO Policy and Guidelines</w:t>
      </w:r>
    </w:p>
    <w:p w14:paraId="7702F2F0" w14:textId="77777777" w:rsidR="00A03B63" w:rsidRDefault="00A03B63" w:rsidP="00A03B63"/>
    <w:p w14:paraId="472EC930" w14:textId="77777777" w:rsidR="00A03B63" w:rsidRPr="0023754F" w:rsidRDefault="00A03B63" w:rsidP="00A03B63">
      <w:pPr>
        <w:pStyle w:val="Heading2"/>
        <w:numPr>
          <w:ilvl w:val="1"/>
          <w:numId w:val="1"/>
        </w:numPr>
        <w:tabs>
          <w:tab w:val="clear" w:pos="360"/>
        </w:tabs>
        <w:ind w:hanging="357"/>
      </w:pPr>
      <w:bookmarkStart w:id="1051" w:name="_Toc154499722"/>
      <w:bookmarkStart w:id="1052" w:name="_Toc155076585"/>
      <w:bookmarkStart w:id="1053" w:name="_Toc155084320"/>
      <w:bookmarkStart w:id="1054" w:name="_Toc155084550"/>
      <w:bookmarkStart w:id="1055" w:name="_Toc155084813"/>
      <w:bookmarkStart w:id="1056" w:name="_Toc155085032"/>
      <w:bookmarkStart w:id="1057" w:name="_Toc155090868"/>
      <w:bookmarkStart w:id="1058" w:name="_Toc155091757"/>
      <w:bookmarkStart w:id="1059" w:name="_Toc155790743"/>
      <w:bookmarkStart w:id="1060" w:name="_Toc191914652"/>
      <w:bookmarkStart w:id="1061" w:name="_Toc193746962"/>
      <w:bookmarkStart w:id="1062" w:name="_Toc194683647"/>
      <w:r w:rsidRPr="0023754F">
        <w:t>CTO</w:t>
      </w:r>
      <w:r w:rsidRPr="0023754F">
        <w:rPr>
          <w:spacing w:val="-4"/>
        </w:rPr>
        <w:t xml:space="preserve"> </w:t>
      </w:r>
      <w:r w:rsidRPr="0023754F">
        <w:t>Exceptions</w:t>
      </w:r>
      <w:bookmarkEnd w:id="1051"/>
      <w:bookmarkEnd w:id="1052"/>
      <w:bookmarkEnd w:id="1053"/>
      <w:bookmarkEnd w:id="1054"/>
      <w:bookmarkEnd w:id="1055"/>
      <w:bookmarkEnd w:id="1056"/>
      <w:bookmarkEnd w:id="1057"/>
      <w:bookmarkEnd w:id="1058"/>
      <w:bookmarkEnd w:id="1059"/>
      <w:bookmarkEnd w:id="1060"/>
      <w:bookmarkEnd w:id="1061"/>
      <w:bookmarkEnd w:id="1062"/>
    </w:p>
    <w:p w14:paraId="68E914C5" w14:textId="77777777" w:rsidR="00A03B63" w:rsidRDefault="00A03B63" w:rsidP="00A03B63"/>
    <w:p w14:paraId="50CEBDB4" w14:textId="0B272007" w:rsidR="00A03B63" w:rsidRPr="0023754F" w:rsidRDefault="00A03B63" w:rsidP="00A03B63">
      <w:pPr>
        <w:jc w:val="both"/>
      </w:pPr>
      <w:r w:rsidRPr="00A01322">
        <w:t>Any departures from the standards outlined in the document require a (CTO) exception. The responsibility for raising the exception lies with the project team, and this section must include details about the sign-off information for the exception.</w:t>
      </w:r>
      <w:r>
        <w:t xml:space="preserve"> Please </w:t>
      </w:r>
      <w:commentRangeStart w:id="1063"/>
      <w:commentRangeStart w:id="1064"/>
      <w:r>
        <w:t>refer</w:t>
      </w:r>
      <w:r w:rsidR="00D22625">
        <w:t xml:space="preserve"> to</w:t>
      </w:r>
      <w:r>
        <w:t xml:space="preserve"> </w:t>
      </w:r>
      <w:del w:id="1065" w:author="Omkar Kulthe" w:date="2025-03-19T15:24:00Z">
        <w:r w:rsidDel="003577E7">
          <w:delText xml:space="preserve">REF008 </w:delText>
        </w:r>
      </w:del>
      <w:ins w:id="1066" w:author="Omkar Kulthe" w:date="2025-03-19T15:24:00Z">
        <w:r w:rsidR="003577E7">
          <w:t xml:space="preserve">REF003 </w:t>
        </w:r>
      </w:ins>
      <w:r>
        <w:t>in section 1.4</w:t>
      </w:r>
      <w:commentRangeEnd w:id="1063"/>
      <w:r w:rsidR="00CD0EDA">
        <w:rPr>
          <w:rStyle w:val="CommentReference"/>
        </w:rPr>
        <w:commentReference w:id="1063"/>
      </w:r>
      <w:commentRangeEnd w:id="1064"/>
      <w:r w:rsidR="00D22625">
        <w:rPr>
          <w:rStyle w:val="CommentReference"/>
        </w:rPr>
        <w:commentReference w:id="1064"/>
      </w:r>
      <w:r>
        <w:t>.</w:t>
      </w:r>
    </w:p>
    <w:p w14:paraId="26509110" w14:textId="77777777" w:rsidR="00A03B63" w:rsidRDefault="00A03B63" w:rsidP="00A03B63"/>
    <w:p w14:paraId="344DD933" w14:textId="77777777" w:rsidR="00A03B63" w:rsidRDefault="00A03B63" w:rsidP="00A03B63">
      <w:pPr>
        <w:pStyle w:val="Heading2"/>
        <w:numPr>
          <w:ilvl w:val="1"/>
          <w:numId w:val="1"/>
        </w:numPr>
        <w:tabs>
          <w:tab w:val="clear" w:pos="360"/>
        </w:tabs>
        <w:ind w:hanging="357"/>
      </w:pPr>
      <w:bookmarkStart w:id="1067" w:name="_Toc154499723"/>
      <w:bookmarkStart w:id="1068" w:name="_Toc155076586"/>
      <w:bookmarkStart w:id="1069" w:name="_Toc155084321"/>
      <w:bookmarkStart w:id="1070" w:name="_Toc155084551"/>
      <w:bookmarkStart w:id="1071" w:name="_Toc155084814"/>
      <w:bookmarkStart w:id="1072" w:name="_Toc155085033"/>
      <w:bookmarkStart w:id="1073" w:name="_Toc155090869"/>
      <w:bookmarkStart w:id="1074" w:name="_Toc155091758"/>
      <w:bookmarkStart w:id="1075" w:name="_Toc155790744"/>
      <w:bookmarkStart w:id="1076" w:name="_Toc191914653"/>
      <w:bookmarkStart w:id="1077" w:name="_Toc193746963"/>
      <w:bookmarkStart w:id="1078" w:name="_Toc194683648"/>
      <w:r w:rsidRPr="0023754F">
        <w:t>Requirements</w:t>
      </w:r>
      <w:bookmarkEnd w:id="1067"/>
      <w:bookmarkEnd w:id="1068"/>
      <w:bookmarkEnd w:id="1069"/>
      <w:bookmarkEnd w:id="1070"/>
      <w:bookmarkEnd w:id="1071"/>
      <w:bookmarkEnd w:id="1072"/>
      <w:bookmarkEnd w:id="1073"/>
      <w:bookmarkEnd w:id="1074"/>
      <w:bookmarkEnd w:id="1075"/>
      <w:bookmarkEnd w:id="1076"/>
      <w:bookmarkEnd w:id="1077"/>
      <w:bookmarkEnd w:id="1078"/>
    </w:p>
    <w:p w14:paraId="29923865" w14:textId="77777777" w:rsidR="00A03B63" w:rsidRPr="00F54316" w:rsidRDefault="00A03B63" w:rsidP="00A03B63"/>
    <w:p w14:paraId="698A3D60" w14:textId="77777777" w:rsidR="00A03B63" w:rsidRPr="0023754F" w:rsidRDefault="00A03B63" w:rsidP="00A03B63">
      <w:pPr>
        <w:jc w:val="both"/>
      </w:pPr>
      <w:r w:rsidRPr="00485CFB">
        <w:t xml:space="preserve">For reference, a concise overview of the project's functional and non-functional requirements is provided here. For a more comprehensive understanding of the requirements, please refer to the </w:t>
      </w:r>
      <w:del w:id="1079" w:author="Omkar Kulthe" w:date="2025-03-07T19:54:00Z">
        <w:r w:rsidRPr="00485CFB" w:rsidDel="000648AF">
          <w:delText>'</w:delText>
        </w:r>
      </w:del>
      <w:r w:rsidRPr="00485CFB">
        <w:t>Requirements Tracker and Traceability Analysis' document at the account level</w:t>
      </w:r>
      <w:r>
        <w:t>.</w:t>
      </w:r>
    </w:p>
    <w:p w14:paraId="77617F09" w14:textId="77777777" w:rsidR="00A03B63" w:rsidRDefault="00A03B63" w:rsidP="00A03B63">
      <w:pPr>
        <w:pStyle w:val="Heading2"/>
        <w:numPr>
          <w:ilvl w:val="1"/>
          <w:numId w:val="1"/>
        </w:numPr>
        <w:tabs>
          <w:tab w:val="clear" w:pos="360"/>
        </w:tabs>
        <w:ind w:hanging="357"/>
      </w:pPr>
      <w:bookmarkStart w:id="1080" w:name="_Toc154499724"/>
      <w:bookmarkStart w:id="1081" w:name="_Toc155076587"/>
      <w:bookmarkStart w:id="1082" w:name="_Toc155084322"/>
      <w:bookmarkStart w:id="1083" w:name="_Toc155084552"/>
      <w:bookmarkStart w:id="1084" w:name="_Toc155084815"/>
      <w:bookmarkStart w:id="1085" w:name="_Toc155085034"/>
      <w:bookmarkStart w:id="1086" w:name="_Toc155090870"/>
      <w:bookmarkStart w:id="1087" w:name="_Toc155091759"/>
      <w:bookmarkStart w:id="1088" w:name="_Toc155790745"/>
      <w:bookmarkStart w:id="1089" w:name="_Toc191914654"/>
      <w:bookmarkStart w:id="1090" w:name="_Toc193746964"/>
      <w:bookmarkStart w:id="1091" w:name="_Toc194683649"/>
      <w:r w:rsidRPr="0023754F">
        <w:t>Bandwidth</w:t>
      </w:r>
      <w:r w:rsidRPr="0023754F">
        <w:rPr>
          <w:spacing w:val="-2"/>
        </w:rPr>
        <w:t xml:space="preserve"> </w:t>
      </w:r>
      <w:r w:rsidRPr="0023754F">
        <w:t>and</w:t>
      </w:r>
      <w:r w:rsidRPr="0023754F">
        <w:rPr>
          <w:spacing w:val="-2"/>
        </w:rPr>
        <w:t xml:space="preserve"> </w:t>
      </w:r>
      <w:r w:rsidRPr="0023754F">
        <w:t>Latency</w:t>
      </w:r>
      <w:bookmarkEnd w:id="1080"/>
      <w:bookmarkEnd w:id="1081"/>
      <w:bookmarkEnd w:id="1082"/>
      <w:bookmarkEnd w:id="1083"/>
      <w:bookmarkEnd w:id="1084"/>
      <w:bookmarkEnd w:id="1085"/>
      <w:bookmarkEnd w:id="1086"/>
      <w:bookmarkEnd w:id="1087"/>
      <w:bookmarkEnd w:id="1088"/>
      <w:bookmarkEnd w:id="1089"/>
      <w:bookmarkEnd w:id="1090"/>
      <w:bookmarkEnd w:id="1091"/>
    </w:p>
    <w:p w14:paraId="72538370" w14:textId="77777777" w:rsidR="00A03B63" w:rsidRPr="00F54316" w:rsidRDefault="00A03B63" w:rsidP="00A03B63"/>
    <w:p w14:paraId="08E6539B" w14:textId="77777777" w:rsidR="00A03B63" w:rsidRPr="00FE5B1F" w:rsidRDefault="00A03B63" w:rsidP="00A03B63">
      <w:pPr>
        <w:jc w:val="both"/>
      </w:pPr>
      <w:r w:rsidRPr="00FE5B1F">
        <w:t>Bandwidth and latency requirements are related to the application and are therefore not explicitly specified by the service</w:t>
      </w:r>
      <w:r>
        <w:t>.</w:t>
      </w:r>
    </w:p>
    <w:p w14:paraId="072214CA" w14:textId="77777777" w:rsidR="00A03B63" w:rsidRPr="0023754F" w:rsidRDefault="00A03B63" w:rsidP="00A03B63">
      <w:pPr>
        <w:pStyle w:val="BodyText"/>
        <w:rPr>
          <w:sz w:val="16"/>
          <w:szCs w:val="16"/>
        </w:rPr>
      </w:pPr>
    </w:p>
    <w:p w14:paraId="418434B1" w14:textId="77777777" w:rsidR="00A03B63" w:rsidRDefault="00A03B63" w:rsidP="00A03B63">
      <w:pPr>
        <w:pStyle w:val="Heading2"/>
        <w:numPr>
          <w:ilvl w:val="1"/>
          <w:numId w:val="1"/>
        </w:numPr>
        <w:tabs>
          <w:tab w:val="clear" w:pos="360"/>
        </w:tabs>
        <w:ind w:hanging="357"/>
      </w:pPr>
      <w:bookmarkStart w:id="1092" w:name="_Toc154499725"/>
      <w:bookmarkStart w:id="1093" w:name="_Toc155076588"/>
      <w:bookmarkStart w:id="1094" w:name="_Toc155084323"/>
      <w:bookmarkStart w:id="1095" w:name="_Toc155084553"/>
      <w:bookmarkStart w:id="1096" w:name="_Toc155084816"/>
      <w:bookmarkStart w:id="1097" w:name="_Toc155085035"/>
      <w:bookmarkStart w:id="1098" w:name="_Toc155090871"/>
      <w:bookmarkStart w:id="1099" w:name="_Toc155091760"/>
      <w:bookmarkStart w:id="1100" w:name="_Toc155790746"/>
      <w:bookmarkStart w:id="1101" w:name="_Toc191914655"/>
      <w:bookmarkStart w:id="1102" w:name="_Toc193746965"/>
      <w:bookmarkStart w:id="1103" w:name="_Toc194683650"/>
      <w:r w:rsidRPr="0023754F">
        <w:t>Management</w:t>
      </w:r>
      <w:r w:rsidRPr="0023754F">
        <w:rPr>
          <w:spacing w:val="-5"/>
        </w:rPr>
        <w:t xml:space="preserve"> </w:t>
      </w:r>
      <w:r w:rsidRPr="0023754F">
        <w:t>and</w:t>
      </w:r>
      <w:r w:rsidRPr="0023754F">
        <w:rPr>
          <w:spacing w:val="-4"/>
        </w:rPr>
        <w:t xml:space="preserve"> </w:t>
      </w:r>
      <w:r w:rsidRPr="0023754F">
        <w:t>Orchestration</w:t>
      </w:r>
      <w:bookmarkEnd w:id="1092"/>
      <w:bookmarkEnd w:id="1093"/>
      <w:bookmarkEnd w:id="1094"/>
      <w:bookmarkEnd w:id="1095"/>
      <w:bookmarkEnd w:id="1096"/>
      <w:bookmarkEnd w:id="1097"/>
      <w:bookmarkEnd w:id="1098"/>
      <w:bookmarkEnd w:id="1099"/>
      <w:bookmarkEnd w:id="1100"/>
      <w:bookmarkEnd w:id="1101"/>
      <w:bookmarkEnd w:id="1102"/>
      <w:bookmarkEnd w:id="1103"/>
    </w:p>
    <w:p w14:paraId="07E643B2" w14:textId="77777777" w:rsidR="00A03B63" w:rsidRPr="00F54316" w:rsidRDefault="00A03B63" w:rsidP="00A03B63"/>
    <w:p w14:paraId="27BFAB87" w14:textId="77777777" w:rsidR="00A03B63" w:rsidRDefault="00A03B63" w:rsidP="00A03B63">
      <w:pPr>
        <w:jc w:val="both"/>
      </w:pPr>
      <w:r w:rsidRPr="00CD28F3">
        <w:t>The table presented below will delineate the scope of management services provided by the service inherently and those delegated to upstream systems like the Atos Technology Framework (ATF) or the SIAM provider. Additional items can be incorporated as needed.</w:t>
      </w:r>
    </w:p>
    <w:p w14:paraId="7F2425CB" w14:textId="77777777" w:rsidR="00A03B63" w:rsidRDefault="00A03B63" w:rsidP="00A03B63"/>
    <w:tbl>
      <w:tblPr>
        <w:tblW w:w="893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65"/>
        <w:gridCol w:w="1419"/>
        <w:gridCol w:w="850"/>
        <w:gridCol w:w="1986"/>
        <w:gridCol w:w="2711"/>
      </w:tblGrid>
      <w:tr w:rsidR="00933F1B" w:rsidRPr="0023754F" w14:paraId="36F24B04" w14:textId="77777777" w:rsidTr="00933F1B">
        <w:trPr>
          <w:trHeight w:val="537"/>
          <w:tblHeader/>
        </w:trPr>
        <w:tc>
          <w:tcPr>
            <w:tcW w:w="1965" w:type="dxa"/>
            <w:tcBorders>
              <w:right w:val="single" w:sz="4" w:space="0" w:color="FFFFFF"/>
            </w:tcBorders>
            <w:shd w:val="clear" w:color="auto" w:fill="1985FF"/>
            <w:tcMar>
              <w:top w:w="57" w:type="dxa"/>
              <w:left w:w="85" w:type="dxa"/>
              <w:right w:w="85" w:type="dxa"/>
            </w:tcMar>
          </w:tcPr>
          <w:p w14:paraId="28CACF17" w14:textId="77777777" w:rsidR="00A03B63" w:rsidRPr="0023754F" w:rsidRDefault="00A03B63" w:rsidP="006C5F2B">
            <w:pPr>
              <w:pStyle w:val="TableHeader"/>
              <w:jc w:val="center"/>
            </w:pPr>
            <w:r w:rsidRPr="0023754F">
              <w:t>Item</w:t>
            </w:r>
          </w:p>
        </w:tc>
        <w:tc>
          <w:tcPr>
            <w:tcW w:w="1419" w:type="dxa"/>
            <w:tcBorders>
              <w:left w:val="single" w:sz="4" w:space="0" w:color="FFFFFF"/>
              <w:right w:val="single" w:sz="4" w:space="0" w:color="FFFFFF"/>
            </w:tcBorders>
            <w:shd w:val="clear" w:color="auto" w:fill="1985FF"/>
            <w:tcMar>
              <w:top w:w="57" w:type="dxa"/>
              <w:left w:w="85" w:type="dxa"/>
              <w:right w:w="85" w:type="dxa"/>
            </w:tcMar>
          </w:tcPr>
          <w:p w14:paraId="07776007" w14:textId="77777777" w:rsidR="00A03B63" w:rsidRPr="0023754F" w:rsidRDefault="00A03B63" w:rsidP="006C5F2B">
            <w:pPr>
              <w:pStyle w:val="TableHeader"/>
              <w:jc w:val="center"/>
            </w:pPr>
            <w:r w:rsidRPr="0023754F">
              <w:t>Included in</w:t>
            </w:r>
            <w:r w:rsidRPr="0023754F">
              <w:rPr>
                <w:spacing w:val="1"/>
              </w:rPr>
              <w:t xml:space="preserve"> </w:t>
            </w:r>
            <w:r w:rsidRPr="0023754F">
              <w:t>core</w:t>
            </w:r>
            <w:r w:rsidRPr="0023754F">
              <w:rPr>
                <w:spacing w:val="-6"/>
              </w:rPr>
              <w:t xml:space="preserve"> </w:t>
            </w:r>
            <w:r w:rsidRPr="0023754F">
              <w:t>Service</w:t>
            </w:r>
          </w:p>
        </w:tc>
        <w:tc>
          <w:tcPr>
            <w:tcW w:w="850" w:type="dxa"/>
            <w:tcBorders>
              <w:left w:val="single" w:sz="4" w:space="0" w:color="FFFFFF"/>
              <w:right w:val="single" w:sz="4" w:space="0" w:color="FFFFFF"/>
            </w:tcBorders>
            <w:shd w:val="clear" w:color="auto" w:fill="1985FF"/>
            <w:tcMar>
              <w:top w:w="57" w:type="dxa"/>
              <w:left w:w="85" w:type="dxa"/>
              <w:right w:w="85" w:type="dxa"/>
            </w:tcMar>
          </w:tcPr>
          <w:p w14:paraId="09ABA8A4" w14:textId="77777777" w:rsidR="00A03B63" w:rsidRPr="0023754F" w:rsidRDefault="00A03B63" w:rsidP="006C5F2B">
            <w:pPr>
              <w:pStyle w:val="TableHeader"/>
              <w:jc w:val="center"/>
            </w:pPr>
            <w:r w:rsidRPr="0023754F">
              <w:t>ATF</w:t>
            </w:r>
          </w:p>
        </w:tc>
        <w:tc>
          <w:tcPr>
            <w:tcW w:w="1986" w:type="dxa"/>
            <w:tcBorders>
              <w:left w:val="single" w:sz="4" w:space="0" w:color="FFFFFF"/>
              <w:right w:val="single" w:sz="4" w:space="0" w:color="FFFFFF"/>
            </w:tcBorders>
            <w:shd w:val="clear" w:color="auto" w:fill="1985FF"/>
            <w:tcMar>
              <w:top w:w="57" w:type="dxa"/>
              <w:left w:w="85" w:type="dxa"/>
              <w:right w:w="85" w:type="dxa"/>
            </w:tcMar>
          </w:tcPr>
          <w:p w14:paraId="1971429E" w14:textId="77777777" w:rsidR="00A03B63" w:rsidRPr="0023754F" w:rsidRDefault="00A03B63" w:rsidP="006C5F2B">
            <w:pPr>
              <w:pStyle w:val="TableHeader"/>
              <w:jc w:val="center"/>
            </w:pPr>
            <w:r w:rsidRPr="0023754F">
              <w:t>Toolset</w:t>
            </w:r>
          </w:p>
        </w:tc>
        <w:tc>
          <w:tcPr>
            <w:tcW w:w="2711" w:type="dxa"/>
            <w:tcBorders>
              <w:left w:val="single" w:sz="4" w:space="0" w:color="FFFFFF"/>
            </w:tcBorders>
            <w:shd w:val="clear" w:color="auto" w:fill="1985FF"/>
            <w:tcMar>
              <w:top w:w="57" w:type="dxa"/>
              <w:left w:w="85" w:type="dxa"/>
              <w:right w:w="85" w:type="dxa"/>
            </w:tcMar>
          </w:tcPr>
          <w:p w14:paraId="2915733A" w14:textId="77777777" w:rsidR="00A03B63" w:rsidRPr="0023754F" w:rsidRDefault="00A03B63" w:rsidP="006C5F2B">
            <w:pPr>
              <w:pStyle w:val="TableHeader"/>
              <w:jc w:val="center"/>
            </w:pPr>
            <w:r w:rsidRPr="0023754F">
              <w:t>Comments</w:t>
            </w:r>
          </w:p>
        </w:tc>
      </w:tr>
      <w:tr w:rsidR="00933F1B" w:rsidRPr="0023754F" w14:paraId="6AA529A8" w14:textId="77777777" w:rsidTr="00933F1B">
        <w:trPr>
          <w:trHeight w:val="724"/>
        </w:trPr>
        <w:tc>
          <w:tcPr>
            <w:tcW w:w="1965" w:type="dxa"/>
            <w:shd w:val="clear" w:color="auto" w:fill="auto"/>
            <w:tcMar>
              <w:top w:w="28" w:type="dxa"/>
              <w:left w:w="85" w:type="dxa"/>
              <w:right w:w="85" w:type="dxa"/>
            </w:tcMar>
          </w:tcPr>
          <w:p w14:paraId="0834B538" w14:textId="77777777" w:rsidR="00A03B63" w:rsidRPr="0023754F" w:rsidRDefault="00A03B63" w:rsidP="006C5F2B">
            <w:pPr>
              <w:pStyle w:val="Table"/>
              <w:jc w:val="center"/>
            </w:pPr>
            <w:r w:rsidRPr="0023754F">
              <w:t>Compute</w:t>
            </w:r>
            <w:r w:rsidRPr="0023754F">
              <w:rPr>
                <w:spacing w:val="1"/>
              </w:rPr>
              <w:t xml:space="preserve"> </w:t>
            </w:r>
            <w:r w:rsidRPr="0023754F">
              <w:t>Management (OS</w:t>
            </w:r>
            <w:r w:rsidRPr="0023754F">
              <w:rPr>
                <w:spacing w:val="-61"/>
              </w:rPr>
              <w:t xml:space="preserve"> </w:t>
            </w:r>
            <w:r w:rsidRPr="0023754F">
              <w:t>and</w:t>
            </w:r>
            <w:r w:rsidRPr="0023754F">
              <w:rPr>
                <w:spacing w:val="-2"/>
              </w:rPr>
              <w:t xml:space="preserve"> </w:t>
            </w:r>
            <w:r w:rsidRPr="0023754F">
              <w:t>Hardware)</w:t>
            </w:r>
          </w:p>
        </w:tc>
        <w:tc>
          <w:tcPr>
            <w:tcW w:w="1419" w:type="dxa"/>
            <w:shd w:val="clear" w:color="auto" w:fill="auto"/>
            <w:tcMar>
              <w:top w:w="28" w:type="dxa"/>
              <w:left w:w="85" w:type="dxa"/>
              <w:right w:w="85" w:type="dxa"/>
            </w:tcMar>
          </w:tcPr>
          <w:p w14:paraId="6918D3DF" w14:textId="77777777" w:rsidR="00A03B63" w:rsidRPr="0023754F" w:rsidRDefault="00A03B63" w:rsidP="006C5F2B">
            <w:pPr>
              <w:pStyle w:val="Table"/>
              <w:jc w:val="center"/>
            </w:pPr>
            <w:r w:rsidRPr="0023754F">
              <w:t>√</w:t>
            </w:r>
          </w:p>
        </w:tc>
        <w:tc>
          <w:tcPr>
            <w:tcW w:w="850" w:type="dxa"/>
            <w:shd w:val="clear" w:color="auto" w:fill="auto"/>
            <w:tcMar>
              <w:top w:w="28" w:type="dxa"/>
              <w:left w:w="85" w:type="dxa"/>
              <w:right w:w="85" w:type="dxa"/>
            </w:tcMar>
          </w:tcPr>
          <w:p w14:paraId="78850A7E" w14:textId="77777777" w:rsidR="00A03B63" w:rsidRPr="0023754F" w:rsidRDefault="00A03B63" w:rsidP="006C5F2B">
            <w:pPr>
              <w:pStyle w:val="Table"/>
              <w:jc w:val="center"/>
            </w:pPr>
            <w:r w:rsidRPr="0023754F">
              <w:t>√</w:t>
            </w:r>
          </w:p>
        </w:tc>
        <w:tc>
          <w:tcPr>
            <w:tcW w:w="1986" w:type="dxa"/>
            <w:shd w:val="clear" w:color="auto" w:fill="auto"/>
            <w:tcMar>
              <w:top w:w="28" w:type="dxa"/>
              <w:left w:w="85" w:type="dxa"/>
              <w:right w:w="85" w:type="dxa"/>
            </w:tcMar>
          </w:tcPr>
          <w:p w14:paraId="22F086FA" w14:textId="2480AB62" w:rsidR="00A03B63" w:rsidRPr="0023754F" w:rsidRDefault="006C5F2B" w:rsidP="006C5F2B">
            <w:pPr>
              <w:pStyle w:val="Table"/>
              <w:jc w:val="center"/>
            </w:pPr>
            <w:r>
              <w:t xml:space="preserve">CMF </w:t>
            </w:r>
            <w:commentRangeStart w:id="1104"/>
            <w:r>
              <w:t>Nagios</w:t>
            </w:r>
            <w:commentRangeEnd w:id="1104"/>
            <w:r w:rsidR="00CE004A">
              <w:rPr>
                <w:rStyle w:val="CommentReference"/>
              </w:rPr>
              <w:commentReference w:id="1104"/>
            </w:r>
            <w:r w:rsidR="00A03B63" w:rsidRPr="0023754F">
              <w:t>,</w:t>
            </w:r>
            <w:r w:rsidR="00A03B63" w:rsidRPr="0023754F">
              <w:rPr>
                <w:spacing w:val="-2"/>
              </w:rPr>
              <w:t xml:space="preserve"> </w:t>
            </w:r>
            <w:r w:rsidR="00A03B63">
              <w:t>TSSA</w:t>
            </w:r>
          </w:p>
        </w:tc>
        <w:tc>
          <w:tcPr>
            <w:tcW w:w="2711" w:type="dxa"/>
            <w:shd w:val="clear" w:color="auto" w:fill="auto"/>
            <w:tcMar>
              <w:top w:w="28" w:type="dxa"/>
              <w:left w:w="85" w:type="dxa"/>
              <w:right w:w="85" w:type="dxa"/>
            </w:tcMar>
          </w:tcPr>
          <w:p w14:paraId="0076DA66" w14:textId="77777777" w:rsidR="00A03B63" w:rsidRPr="0023754F" w:rsidRDefault="00A03B63" w:rsidP="006C5F2B">
            <w:pPr>
              <w:pStyle w:val="Table"/>
              <w:jc w:val="center"/>
            </w:pPr>
            <w:r w:rsidRPr="0023754F">
              <w:t>Patching, provisioning,</w:t>
            </w:r>
            <w:r w:rsidRPr="0023754F">
              <w:rPr>
                <w:spacing w:val="1"/>
              </w:rPr>
              <w:t xml:space="preserve"> </w:t>
            </w:r>
            <w:r w:rsidRPr="0023754F">
              <w:t>steppingstone,</w:t>
            </w:r>
            <w:r w:rsidRPr="0023754F">
              <w:rPr>
                <w:spacing w:val="-6"/>
              </w:rPr>
              <w:t xml:space="preserve"> </w:t>
            </w:r>
            <w:r w:rsidRPr="0023754F">
              <w:t>OS</w:t>
            </w:r>
            <w:r w:rsidRPr="0023754F">
              <w:rPr>
                <w:spacing w:val="-5"/>
              </w:rPr>
              <w:t xml:space="preserve"> </w:t>
            </w:r>
            <w:r w:rsidRPr="0023754F">
              <w:t>backup</w:t>
            </w:r>
          </w:p>
        </w:tc>
      </w:tr>
      <w:tr w:rsidR="00933F1B" w:rsidRPr="0023754F" w14:paraId="0E4700F2" w14:textId="77777777" w:rsidTr="00933F1B">
        <w:trPr>
          <w:trHeight w:val="503"/>
        </w:trPr>
        <w:tc>
          <w:tcPr>
            <w:tcW w:w="1965" w:type="dxa"/>
            <w:shd w:val="clear" w:color="auto" w:fill="auto"/>
            <w:tcMar>
              <w:top w:w="28" w:type="dxa"/>
              <w:left w:w="85" w:type="dxa"/>
              <w:right w:w="85" w:type="dxa"/>
            </w:tcMar>
          </w:tcPr>
          <w:p w14:paraId="5D3C117C" w14:textId="77777777" w:rsidR="00A03B63" w:rsidRPr="0023754F" w:rsidRDefault="00A03B63" w:rsidP="006C5F2B">
            <w:pPr>
              <w:pStyle w:val="Table"/>
              <w:jc w:val="center"/>
            </w:pPr>
            <w:r w:rsidRPr="0023754F">
              <w:t>Virtualization</w:t>
            </w:r>
            <w:r w:rsidRPr="0023754F">
              <w:rPr>
                <w:spacing w:val="-61"/>
              </w:rPr>
              <w:t xml:space="preserve"> </w:t>
            </w:r>
            <w:r w:rsidRPr="0023754F">
              <w:t>Management</w:t>
            </w:r>
          </w:p>
        </w:tc>
        <w:tc>
          <w:tcPr>
            <w:tcW w:w="1419" w:type="dxa"/>
            <w:shd w:val="clear" w:color="auto" w:fill="auto"/>
            <w:tcMar>
              <w:top w:w="28" w:type="dxa"/>
              <w:left w:w="85" w:type="dxa"/>
              <w:right w:w="85" w:type="dxa"/>
            </w:tcMar>
          </w:tcPr>
          <w:p w14:paraId="6477A639" w14:textId="77777777" w:rsidR="00A03B63" w:rsidRPr="0023754F" w:rsidRDefault="00A03B63" w:rsidP="006C5F2B">
            <w:pPr>
              <w:pStyle w:val="Table"/>
              <w:jc w:val="center"/>
            </w:pPr>
            <w:r w:rsidRPr="0023754F">
              <w:t>√</w:t>
            </w:r>
          </w:p>
        </w:tc>
        <w:tc>
          <w:tcPr>
            <w:tcW w:w="850" w:type="dxa"/>
            <w:shd w:val="clear" w:color="auto" w:fill="auto"/>
            <w:tcMar>
              <w:top w:w="28" w:type="dxa"/>
              <w:left w:w="85" w:type="dxa"/>
              <w:right w:w="85" w:type="dxa"/>
            </w:tcMar>
          </w:tcPr>
          <w:p w14:paraId="5D30D34A" w14:textId="77777777" w:rsidR="00A03B63" w:rsidRPr="0023754F" w:rsidRDefault="00A03B63" w:rsidP="006C5F2B">
            <w:pPr>
              <w:pStyle w:val="Table"/>
              <w:jc w:val="center"/>
            </w:pPr>
            <w:r w:rsidRPr="0023754F">
              <w:t>X</w:t>
            </w:r>
          </w:p>
        </w:tc>
        <w:tc>
          <w:tcPr>
            <w:tcW w:w="1986" w:type="dxa"/>
            <w:shd w:val="clear" w:color="auto" w:fill="auto"/>
            <w:tcMar>
              <w:top w:w="28" w:type="dxa"/>
              <w:left w:w="85" w:type="dxa"/>
              <w:right w:w="85" w:type="dxa"/>
            </w:tcMar>
          </w:tcPr>
          <w:p w14:paraId="35269E04" w14:textId="77777777" w:rsidR="00A03B63" w:rsidRPr="0023754F" w:rsidRDefault="00A03B63" w:rsidP="006C5F2B">
            <w:pPr>
              <w:pStyle w:val="Table"/>
              <w:jc w:val="center"/>
            </w:pPr>
            <w:r w:rsidRPr="0023754F">
              <w:t>Hyper-V</w:t>
            </w:r>
          </w:p>
        </w:tc>
        <w:tc>
          <w:tcPr>
            <w:tcW w:w="2711" w:type="dxa"/>
            <w:shd w:val="clear" w:color="auto" w:fill="auto"/>
            <w:tcMar>
              <w:top w:w="28" w:type="dxa"/>
              <w:left w:w="85" w:type="dxa"/>
              <w:right w:w="85" w:type="dxa"/>
            </w:tcMar>
          </w:tcPr>
          <w:p w14:paraId="2588DB04" w14:textId="77777777" w:rsidR="00A03B63" w:rsidRPr="0023754F" w:rsidRDefault="00A03B63" w:rsidP="006C5F2B">
            <w:pPr>
              <w:pStyle w:val="Table"/>
              <w:jc w:val="center"/>
            </w:pPr>
          </w:p>
        </w:tc>
      </w:tr>
      <w:tr w:rsidR="00933F1B" w:rsidRPr="0023754F" w14:paraId="1020AECB" w14:textId="77777777" w:rsidTr="00933F1B">
        <w:trPr>
          <w:trHeight w:val="391"/>
        </w:trPr>
        <w:tc>
          <w:tcPr>
            <w:tcW w:w="1965" w:type="dxa"/>
            <w:shd w:val="clear" w:color="auto" w:fill="auto"/>
            <w:tcMar>
              <w:top w:w="28" w:type="dxa"/>
              <w:left w:w="85" w:type="dxa"/>
              <w:right w:w="85" w:type="dxa"/>
            </w:tcMar>
          </w:tcPr>
          <w:p w14:paraId="54FC0B3F" w14:textId="77777777" w:rsidR="00A03B63" w:rsidRPr="0023754F" w:rsidRDefault="00A03B63" w:rsidP="006C5F2B">
            <w:pPr>
              <w:pStyle w:val="Table"/>
              <w:jc w:val="center"/>
            </w:pPr>
            <w:r w:rsidRPr="0023754F">
              <w:t>Orchestration</w:t>
            </w:r>
          </w:p>
        </w:tc>
        <w:tc>
          <w:tcPr>
            <w:tcW w:w="1419" w:type="dxa"/>
            <w:shd w:val="clear" w:color="auto" w:fill="auto"/>
            <w:tcMar>
              <w:top w:w="28" w:type="dxa"/>
              <w:left w:w="85" w:type="dxa"/>
              <w:right w:w="85" w:type="dxa"/>
            </w:tcMar>
          </w:tcPr>
          <w:p w14:paraId="644846BA" w14:textId="77777777" w:rsidR="00A03B63" w:rsidRPr="0023754F" w:rsidRDefault="00A03B63" w:rsidP="006C5F2B">
            <w:pPr>
              <w:pStyle w:val="Table"/>
              <w:jc w:val="center"/>
            </w:pPr>
            <w:r w:rsidRPr="0023754F">
              <w:t>X</w:t>
            </w:r>
          </w:p>
        </w:tc>
        <w:tc>
          <w:tcPr>
            <w:tcW w:w="850" w:type="dxa"/>
            <w:shd w:val="clear" w:color="auto" w:fill="auto"/>
            <w:tcMar>
              <w:top w:w="28" w:type="dxa"/>
              <w:left w:w="85" w:type="dxa"/>
              <w:right w:w="85" w:type="dxa"/>
            </w:tcMar>
          </w:tcPr>
          <w:p w14:paraId="43CE3B6A" w14:textId="77777777" w:rsidR="00A03B63" w:rsidRPr="0023754F" w:rsidRDefault="00A03B63" w:rsidP="006C5F2B">
            <w:pPr>
              <w:pStyle w:val="Table"/>
              <w:jc w:val="center"/>
            </w:pPr>
            <w:r w:rsidRPr="0023754F">
              <w:t>√</w:t>
            </w:r>
          </w:p>
        </w:tc>
        <w:tc>
          <w:tcPr>
            <w:tcW w:w="1986" w:type="dxa"/>
            <w:shd w:val="clear" w:color="auto" w:fill="auto"/>
            <w:tcMar>
              <w:top w:w="28" w:type="dxa"/>
              <w:left w:w="85" w:type="dxa"/>
              <w:right w:w="85" w:type="dxa"/>
            </w:tcMar>
          </w:tcPr>
          <w:p w14:paraId="59CA3649" w14:textId="77777777" w:rsidR="00A03B63" w:rsidRPr="0023754F" w:rsidRDefault="00A03B63" w:rsidP="006C5F2B">
            <w:pPr>
              <w:pStyle w:val="Table"/>
              <w:jc w:val="center"/>
            </w:pPr>
            <w:r>
              <w:t>TSSA</w:t>
            </w:r>
          </w:p>
        </w:tc>
        <w:tc>
          <w:tcPr>
            <w:tcW w:w="2711" w:type="dxa"/>
            <w:shd w:val="clear" w:color="auto" w:fill="auto"/>
            <w:tcMar>
              <w:top w:w="28" w:type="dxa"/>
              <w:left w:w="85" w:type="dxa"/>
              <w:right w:w="85" w:type="dxa"/>
            </w:tcMar>
          </w:tcPr>
          <w:p w14:paraId="3D91741F" w14:textId="77777777" w:rsidR="00A03B63" w:rsidRPr="0023754F" w:rsidRDefault="00A03B63" w:rsidP="006C5F2B">
            <w:pPr>
              <w:pStyle w:val="Table"/>
              <w:jc w:val="center"/>
            </w:pPr>
          </w:p>
        </w:tc>
      </w:tr>
      <w:tr w:rsidR="00933F1B" w:rsidRPr="0023754F" w14:paraId="38AF2DE1" w14:textId="77777777" w:rsidTr="00933F1B">
        <w:trPr>
          <w:trHeight w:val="410"/>
        </w:trPr>
        <w:tc>
          <w:tcPr>
            <w:tcW w:w="1965" w:type="dxa"/>
            <w:shd w:val="clear" w:color="auto" w:fill="auto"/>
            <w:tcMar>
              <w:top w:w="28" w:type="dxa"/>
              <w:left w:w="85" w:type="dxa"/>
              <w:right w:w="85" w:type="dxa"/>
            </w:tcMar>
          </w:tcPr>
          <w:p w14:paraId="50DE59F1" w14:textId="77777777" w:rsidR="00A03B63" w:rsidRPr="0023754F" w:rsidRDefault="00A03B63" w:rsidP="006C5F2B">
            <w:pPr>
              <w:pStyle w:val="Table"/>
              <w:jc w:val="center"/>
            </w:pPr>
            <w:r w:rsidRPr="0023754F">
              <w:t>User</w:t>
            </w:r>
            <w:r w:rsidRPr="0023754F">
              <w:rPr>
                <w:spacing w:val="-3"/>
              </w:rPr>
              <w:t xml:space="preserve"> </w:t>
            </w:r>
            <w:r w:rsidRPr="0023754F">
              <w:t>Self</w:t>
            </w:r>
            <w:r w:rsidRPr="0023754F">
              <w:rPr>
                <w:spacing w:val="-3"/>
              </w:rPr>
              <w:t xml:space="preserve"> </w:t>
            </w:r>
            <w:r w:rsidRPr="0023754F">
              <w:t>Service</w:t>
            </w:r>
          </w:p>
        </w:tc>
        <w:tc>
          <w:tcPr>
            <w:tcW w:w="1419" w:type="dxa"/>
            <w:shd w:val="clear" w:color="auto" w:fill="auto"/>
            <w:tcMar>
              <w:top w:w="28" w:type="dxa"/>
              <w:left w:w="85" w:type="dxa"/>
              <w:right w:w="85" w:type="dxa"/>
            </w:tcMar>
          </w:tcPr>
          <w:p w14:paraId="7D2D553A" w14:textId="77777777" w:rsidR="00A03B63" w:rsidRPr="0023754F" w:rsidRDefault="00A03B63" w:rsidP="006C5F2B">
            <w:pPr>
              <w:pStyle w:val="Table"/>
              <w:jc w:val="center"/>
            </w:pPr>
            <w:r w:rsidRPr="0023754F">
              <w:t>X</w:t>
            </w:r>
          </w:p>
        </w:tc>
        <w:tc>
          <w:tcPr>
            <w:tcW w:w="850" w:type="dxa"/>
            <w:shd w:val="clear" w:color="auto" w:fill="auto"/>
            <w:tcMar>
              <w:top w:w="28" w:type="dxa"/>
              <w:left w:w="85" w:type="dxa"/>
              <w:right w:w="85" w:type="dxa"/>
            </w:tcMar>
          </w:tcPr>
          <w:p w14:paraId="4F2B9ABD" w14:textId="77777777" w:rsidR="00A03B63" w:rsidRPr="0023754F" w:rsidRDefault="00A03B63" w:rsidP="006C5F2B">
            <w:pPr>
              <w:pStyle w:val="Table"/>
              <w:jc w:val="center"/>
            </w:pPr>
            <w:r w:rsidRPr="0023754F">
              <w:t>√</w:t>
            </w:r>
          </w:p>
        </w:tc>
        <w:tc>
          <w:tcPr>
            <w:tcW w:w="1986" w:type="dxa"/>
            <w:shd w:val="clear" w:color="auto" w:fill="auto"/>
            <w:tcMar>
              <w:top w:w="28" w:type="dxa"/>
              <w:left w:w="85" w:type="dxa"/>
              <w:right w:w="85" w:type="dxa"/>
            </w:tcMar>
          </w:tcPr>
          <w:p w14:paraId="56DC2A7D" w14:textId="77777777" w:rsidR="00A03B63" w:rsidRPr="0023754F" w:rsidRDefault="00A03B63" w:rsidP="006C5F2B">
            <w:pPr>
              <w:pStyle w:val="Table"/>
              <w:jc w:val="center"/>
            </w:pPr>
            <w:r w:rsidRPr="0023754F">
              <w:t>Service</w:t>
            </w:r>
            <w:r w:rsidRPr="0023754F">
              <w:rPr>
                <w:spacing w:val="-3"/>
              </w:rPr>
              <w:t xml:space="preserve"> </w:t>
            </w:r>
            <w:r w:rsidRPr="0023754F">
              <w:t>Now</w:t>
            </w:r>
          </w:p>
        </w:tc>
        <w:tc>
          <w:tcPr>
            <w:tcW w:w="2711" w:type="dxa"/>
            <w:shd w:val="clear" w:color="auto" w:fill="auto"/>
            <w:tcMar>
              <w:top w:w="28" w:type="dxa"/>
              <w:left w:w="85" w:type="dxa"/>
              <w:right w:w="85" w:type="dxa"/>
            </w:tcMar>
          </w:tcPr>
          <w:p w14:paraId="5756D17B" w14:textId="77777777" w:rsidR="00A03B63" w:rsidRPr="0023754F" w:rsidRDefault="00A03B63" w:rsidP="006C5F2B">
            <w:pPr>
              <w:pStyle w:val="Table"/>
              <w:jc w:val="center"/>
            </w:pPr>
          </w:p>
        </w:tc>
      </w:tr>
      <w:tr w:rsidR="00933F1B" w:rsidRPr="0023754F" w14:paraId="1CC59294" w14:textId="77777777" w:rsidTr="00933F1B">
        <w:trPr>
          <w:trHeight w:val="417"/>
        </w:trPr>
        <w:tc>
          <w:tcPr>
            <w:tcW w:w="1965" w:type="dxa"/>
            <w:shd w:val="clear" w:color="auto" w:fill="auto"/>
            <w:tcMar>
              <w:top w:w="28" w:type="dxa"/>
              <w:left w:w="85" w:type="dxa"/>
              <w:right w:w="85" w:type="dxa"/>
            </w:tcMar>
          </w:tcPr>
          <w:p w14:paraId="337FF48B" w14:textId="77777777" w:rsidR="00A03B63" w:rsidRPr="0023754F" w:rsidRDefault="00A03B63" w:rsidP="006C5F2B">
            <w:pPr>
              <w:pStyle w:val="Table"/>
              <w:jc w:val="center"/>
            </w:pPr>
            <w:r w:rsidRPr="0023754F">
              <w:t>Service</w:t>
            </w:r>
            <w:r w:rsidRPr="0023754F">
              <w:rPr>
                <w:spacing w:val="-3"/>
              </w:rPr>
              <w:t xml:space="preserve"> </w:t>
            </w:r>
            <w:r w:rsidRPr="0023754F">
              <w:t>Catalog</w:t>
            </w:r>
          </w:p>
        </w:tc>
        <w:tc>
          <w:tcPr>
            <w:tcW w:w="1419" w:type="dxa"/>
            <w:shd w:val="clear" w:color="auto" w:fill="auto"/>
            <w:tcMar>
              <w:top w:w="28" w:type="dxa"/>
              <w:left w:w="85" w:type="dxa"/>
              <w:right w:w="85" w:type="dxa"/>
            </w:tcMar>
          </w:tcPr>
          <w:p w14:paraId="4ED5503D" w14:textId="77777777" w:rsidR="00A03B63" w:rsidRPr="0023754F" w:rsidRDefault="00A03B63" w:rsidP="006C5F2B">
            <w:pPr>
              <w:pStyle w:val="Table"/>
              <w:jc w:val="center"/>
            </w:pPr>
            <w:r w:rsidRPr="0023754F">
              <w:t>X</w:t>
            </w:r>
          </w:p>
        </w:tc>
        <w:tc>
          <w:tcPr>
            <w:tcW w:w="850" w:type="dxa"/>
            <w:shd w:val="clear" w:color="auto" w:fill="auto"/>
            <w:tcMar>
              <w:top w:w="28" w:type="dxa"/>
              <w:left w:w="85" w:type="dxa"/>
              <w:right w:w="85" w:type="dxa"/>
            </w:tcMar>
          </w:tcPr>
          <w:p w14:paraId="68740288" w14:textId="77777777" w:rsidR="00A03B63" w:rsidRPr="0023754F" w:rsidRDefault="00A03B63" w:rsidP="006C5F2B">
            <w:pPr>
              <w:pStyle w:val="Table"/>
              <w:jc w:val="center"/>
            </w:pPr>
            <w:r w:rsidRPr="0023754F">
              <w:t>√</w:t>
            </w:r>
          </w:p>
        </w:tc>
        <w:tc>
          <w:tcPr>
            <w:tcW w:w="1986" w:type="dxa"/>
            <w:shd w:val="clear" w:color="auto" w:fill="auto"/>
            <w:tcMar>
              <w:top w:w="28" w:type="dxa"/>
              <w:left w:w="85" w:type="dxa"/>
              <w:right w:w="85" w:type="dxa"/>
            </w:tcMar>
          </w:tcPr>
          <w:p w14:paraId="45921B75" w14:textId="77777777" w:rsidR="00A03B63" w:rsidRPr="0023754F" w:rsidRDefault="00A03B63" w:rsidP="006C5F2B">
            <w:pPr>
              <w:pStyle w:val="Table"/>
              <w:jc w:val="center"/>
            </w:pPr>
            <w:r w:rsidRPr="0023754F">
              <w:t>Service</w:t>
            </w:r>
            <w:r w:rsidRPr="0023754F">
              <w:rPr>
                <w:spacing w:val="-3"/>
              </w:rPr>
              <w:t xml:space="preserve"> </w:t>
            </w:r>
            <w:r w:rsidRPr="0023754F">
              <w:t>Now</w:t>
            </w:r>
          </w:p>
        </w:tc>
        <w:tc>
          <w:tcPr>
            <w:tcW w:w="2711" w:type="dxa"/>
            <w:shd w:val="clear" w:color="auto" w:fill="auto"/>
            <w:tcMar>
              <w:top w:w="28" w:type="dxa"/>
              <w:left w:w="85" w:type="dxa"/>
              <w:right w:w="85" w:type="dxa"/>
            </w:tcMar>
          </w:tcPr>
          <w:p w14:paraId="1134419B" w14:textId="77777777" w:rsidR="00A03B63" w:rsidRPr="0023754F" w:rsidRDefault="00A03B63" w:rsidP="006C5F2B">
            <w:pPr>
              <w:pStyle w:val="Table"/>
              <w:jc w:val="center"/>
            </w:pPr>
          </w:p>
        </w:tc>
      </w:tr>
      <w:tr w:rsidR="00933F1B" w:rsidRPr="0023754F" w14:paraId="42BBF5F0" w14:textId="77777777" w:rsidTr="00933F1B">
        <w:trPr>
          <w:trHeight w:val="724"/>
        </w:trPr>
        <w:tc>
          <w:tcPr>
            <w:tcW w:w="1965" w:type="dxa"/>
            <w:shd w:val="clear" w:color="auto" w:fill="auto"/>
            <w:tcMar>
              <w:top w:w="28" w:type="dxa"/>
              <w:left w:w="85" w:type="dxa"/>
              <w:right w:w="85" w:type="dxa"/>
            </w:tcMar>
          </w:tcPr>
          <w:p w14:paraId="6295053D" w14:textId="77777777" w:rsidR="00A03B63" w:rsidRPr="0023754F" w:rsidRDefault="00A03B63" w:rsidP="006C5F2B">
            <w:pPr>
              <w:pStyle w:val="Table"/>
              <w:jc w:val="center"/>
            </w:pPr>
            <w:r w:rsidRPr="0023754F">
              <w:t>CMDB</w:t>
            </w:r>
            <w:r w:rsidRPr="0023754F">
              <w:rPr>
                <w:spacing w:val="-8"/>
              </w:rPr>
              <w:t xml:space="preserve"> </w:t>
            </w:r>
            <w:r w:rsidRPr="0023754F">
              <w:t>/</w:t>
            </w:r>
            <w:r w:rsidRPr="0023754F">
              <w:rPr>
                <w:spacing w:val="-4"/>
              </w:rPr>
              <w:t xml:space="preserve"> </w:t>
            </w:r>
            <w:r w:rsidRPr="0023754F">
              <w:t>Asset</w:t>
            </w:r>
            <w:r w:rsidRPr="0023754F">
              <w:rPr>
                <w:spacing w:val="-5"/>
              </w:rPr>
              <w:t xml:space="preserve"> </w:t>
            </w:r>
            <w:r w:rsidRPr="0023754F">
              <w:t>&amp;</w:t>
            </w:r>
            <w:r w:rsidRPr="0023754F">
              <w:rPr>
                <w:spacing w:val="-61"/>
              </w:rPr>
              <w:t xml:space="preserve"> </w:t>
            </w:r>
            <w:r w:rsidRPr="0023754F">
              <w:t>Config</w:t>
            </w:r>
            <w:r w:rsidRPr="0023754F">
              <w:rPr>
                <w:spacing w:val="1"/>
              </w:rPr>
              <w:t xml:space="preserve"> </w:t>
            </w:r>
            <w:r w:rsidRPr="0023754F">
              <w:t>Management</w:t>
            </w:r>
          </w:p>
        </w:tc>
        <w:tc>
          <w:tcPr>
            <w:tcW w:w="1419" w:type="dxa"/>
            <w:shd w:val="clear" w:color="auto" w:fill="auto"/>
            <w:tcMar>
              <w:top w:w="28" w:type="dxa"/>
              <w:left w:w="85" w:type="dxa"/>
              <w:right w:w="85" w:type="dxa"/>
            </w:tcMar>
          </w:tcPr>
          <w:p w14:paraId="09F6EE53" w14:textId="77777777" w:rsidR="00A03B63" w:rsidRPr="0023754F" w:rsidRDefault="00A03B63" w:rsidP="006C5F2B">
            <w:pPr>
              <w:pStyle w:val="Table"/>
              <w:jc w:val="center"/>
            </w:pPr>
            <w:r w:rsidRPr="0023754F">
              <w:t>X</w:t>
            </w:r>
          </w:p>
        </w:tc>
        <w:tc>
          <w:tcPr>
            <w:tcW w:w="850" w:type="dxa"/>
            <w:shd w:val="clear" w:color="auto" w:fill="auto"/>
            <w:tcMar>
              <w:top w:w="28" w:type="dxa"/>
              <w:left w:w="85" w:type="dxa"/>
              <w:right w:w="85" w:type="dxa"/>
            </w:tcMar>
          </w:tcPr>
          <w:p w14:paraId="61218E9D" w14:textId="77777777" w:rsidR="00A03B63" w:rsidRPr="0023754F" w:rsidRDefault="00A03B63" w:rsidP="006C5F2B">
            <w:pPr>
              <w:pStyle w:val="Table"/>
              <w:jc w:val="center"/>
            </w:pPr>
            <w:r w:rsidRPr="0023754F">
              <w:t>√</w:t>
            </w:r>
          </w:p>
        </w:tc>
        <w:tc>
          <w:tcPr>
            <w:tcW w:w="1986" w:type="dxa"/>
            <w:shd w:val="clear" w:color="auto" w:fill="auto"/>
            <w:tcMar>
              <w:top w:w="28" w:type="dxa"/>
              <w:left w:w="85" w:type="dxa"/>
              <w:right w:w="85" w:type="dxa"/>
            </w:tcMar>
          </w:tcPr>
          <w:p w14:paraId="5F68FA2B" w14:textId="77777777" w:rsidR="00A03B63" w:rsidRPr="0023754F" w:rsidRDefault="00A03B63" w:rsidP="006C5F2B">
            <w:pPr>
              <w:pStyle w:val="Table"/>
              <w:jc w:val="center"/>
            </w:pPr>
            <w:r w:rsidRPr="0023754F">
              <w:t>Service</w:t>
            </w:r>
            <w:r w:rsidRPr="0023754F">
              <w:rPr>
                <w:spacing w:val="-3"/>
              </w:rPr>
              <w:t xml:space="preserve"> </w:t>
            </w:r>
            <w:r w:rsidRPr="0023754F">
              <w:t>Now</w:t>
            </w:r>
          </w:p>
        </w:tc>
        <w:tc>
          <w:tcPr>
            <w:tcW w:w="2711" w:type="dxa"/>
            <w:shd w:val="clear" w:color="auto" w:fill="auto"/>
            <w:tcMar>
              <w:top w:w="28" w:type="dxa"/>
              <w:left w:w="85" w:type="dxa"/>
              <w:right w:w="85" w:type="dxa"/>
            </w:tcMar>
          </w:tcPr>
          <w:p w14:paraId="59523B5B" w14:textId="77777777" w:rsidR="00A03B63" w:rsidRPr="0023754F" w:rsidRDefault="00A03B63" w:rsidP="006C5F2B">
            <w:pPr>
              <w:pStyle w:val="Table"/>
              <w:jc w:val="center"/>
            </w:pPr>
            <w:r w:rsidRPr="0023754F">
              <w:t>The service will update the</w:t>
            </w:r>
            <w:r w:rsidRPr="0023754F">
              <w:rPr>
                <w:spacing w:val="-61"/>
              </w:rPr>
              <w:t xml:space="preserve"> </w:t>
            </w:r>
            <w:r w:rsidRPr="0023754F">
              <w:t>CMDB</w:t>
            </w:r>
            <w:r w:rsidRPr="0023754F">
              <w:rPr>
                <w:spacing w:val="-3"/>
              </w:rPr>
              <w:t xml:space="preserve"> </w:t>
            </w:r>
            <w:r w:rsidRPr="0023754F">
              <w:t>as</w:t>
            </w:r>
            <w:r w:rsidRPr="0023754F">
              <w:rPr>
                <w:spacing w:val="1"/>
              </w:rPr>
              <w:t xml:space="preserve"> </w:t>
            </w:r>
            <w:r w:rsidRPr="0023754F">
              <w:t>necessary.</w:t>
            </w:r>
          </w:p>
        </w:tc>
      </w:tr>
      <w:tr w:rsidR="00933F1B" w:rsidRPr="0023754F" w14:paraId="23328668" w14:textId="77777777" w:rsidTr="00933F1B">
        <w:trPr>
          <w:trHeight w:val="410"/>
        </w:trPr>
        <w:tc>
          <w:tcPr>
            <w:tcW w:w="1965" w:type="dxa"/>
            <w:shd w:val="clear" w:color="auto" w:fill="auto"/>
            <w:tcMar>
              <w:top w:w="28" w:type="dxa"/>
              <w:left w:w="85" w:type="dxa"/>
              <w:right w:w="85" w:type="dxa"/>
            </w:tcMar>
          </w:tcPr>
          <w:p w14:paraId="3FD6D6E6" w14:textId="77777777" w:rsidR="00A03B63" w:rsidRPr="0023754F" w:rsidRDefault="00A03B63" w:rsidP="006C5F2B">
            <w:pPr>
              <w:pStyle w:val="Table"/>
              <w:jc w:val="center"/>
            </w:pPr>
            <w:r w:rsidRPr="0023754F">
              <w:t>Incident</w:t>
            </w:r>
            <w:r w:rsidRPr="0023754F">
              <w:rPr>
                <w:spacing w:val="-3"/>
              </w:rPr>
              <w:t xml:space="preserve"> </w:t>
            </w:r>
            <w:r w:rsidRPr="0023754F">
              <w:t>Mgt</w:t>
            </w:r>
          </w:p>
        </w:tc>
        <w:tc>
          <w:tcPr>
            <w:tcW w:w="1419" w:type="dxa"/>
            <w:shd w:val="clear" w:color="auto" w:fill="auto"/>
            <w:tcMar>
              <w:top w:w="28" w:type="dxa"/>
              <w:left w:w="85" w:type="dxa"/>
              <w:right w:w="85" w:type="dxa"/>
            </w:tcMar>
          </w:tcPr>
          <w:p w14:paraId="2FFEFFCF" w14:textId="77777777" w:rsidR="00A03B63" w:rsidRPr="0023754F" w:rsidRDefault="00A03B63" w:rsidP="006C5F2B">
            <w:pPr>
              <w:pStyle w:val="Table"/>
              <w:jc w:val="center"/>
            </w:pPr>
            <w:r w:rsidRPr="0023754F">
              <w:t>√</w:t>
            </w:r>
          </w:p>
        </w:tc>
        <w:tc>
          <w:tcPr>
            <w:tcW w:w="850" w:type="dxa"/>
            <w:shd w:val="clear" w:color="auto" w:fill="auto"/>
            <w:tcMar>
              <w:top w:w="28" w:type="dxa"/>
              <w:left w:w="85" w:type="dxa"/>
              <w:right w:w="85" w:type="dxa"/>
            </w:tcMar>
          </w:tcPr>
          <w:p w14:paraId="64A88243" w14:textId="77777777" w:rsidR="00A03B63" w:rsidRPr="0023754F" w:rsidRDefault="00A03B63" w:rsidP="006C5F2B">
            <w:pPr>
              <w:pStyle w:val="Table"/>
              <w:jc w:val="center"/>
            </w:pPr>
            <w:r w:rsidRPr="0023754F">
              <w:t>√</w:t>
            </w:r>
          </w:p>
        </w:tc>
        <w:tc>
          <w:tcPr>
            <w:tcW w:w="1986" w:type="dxa"/>
            <w:shd w:val="clear" w:color="auto" w:fill="auto"/>
            <w:tcMar>
              <w:top w:w="28" w:type="dxa"/>
              <w:left w:w="85" w:type="dxa"/>
              <w:right w:w="85" w:type="dxa"/>
            </w:tcMar>
          </w:tcPr>
          <w:p w14:paraId="2F9A2AEB" w14:textId="773BA55E" w:rsidR="00A03B63" w:rsidRPr="0023754F" w:rsidRDefault="00A03B63" w:rsidP="006C5F2B">
            <w:pPr>
              <w:pStyle w:val="Table"/>
              <w:jc w:val="center"/>
            </w:pPr>
            <w:r w:rsidRPr="0023754F">
              <w:t>Service</w:t>
            </w:r>
            <w:r w:rsidRPr="0023754F">
              <w:rPr>
                <w:spacing w:val="-3"/>
              </w:rPr>
              <w:t xml:space="preserve"> </w:t>
            </w:r>
            <w:r w:rsidRPr="0023754F">
              <w:t>Now</w:t>
            </w:r>
          </w:p>
        </w:tc>
        <w:tc>
          <w:tcPr>
            <w:tcW w:w="2711" w:type="dxa"/>
            <w:shd w:val="clear" w:color="auto" w:fill="auto"/>
            <w:tcMar>
              <w:top w:w="28" w:type="dxa"/>
              <w:left w:w="85" w:type="dxa"/>
              <w:right w:w="85" w:type="dxa"/>
            </w:tcMar>
          </w:tcPr>
          <w:p w14:paraId="486D4666" w14:textId="77777777" w:rsidR="00A03B63" w:rsidRPr="0023754F" w:rsidRDefault="00A03B63" w:rsidP="006C5F2B">
            <w:pPr>
              <w:pStyle w:val="Table"/>
              <w:jc w:val="center"/>
            </w:pPr>
          </w:p>
        </w:tc>
      </w:tr>
      <w:tr w:rsidR="00933F1B" w:rsidRPr="0023754F" w14:paraId="251D28FD" w14:textId="77777777" w:rsidTr="00933F1B">
        <w:trPr>
          <w:trHeight w:val="505"/>
        </w:trPr>
        <w:tc>
          <w:tcPr>
            <w:tcW w:w="1965" w:type="dxa"/>
            <w:shd w:val="clear" w:color="auto" w:fill="auto"/>
            <w:tcMar>
              <w:top w:w="28" w:type="dxa"/>
              <w:left w:w="85" w:type="dxa"/>
              <w:right w:w="85" w:type="dxa"/>
            </w:tcMar>
          </w:tcPr>
          <w:p w14:paraId="645B04F8" w14:textId="77777777" w:rsidR="00A03B63" w:rsidRPr="0023754F" w:rsidRDefault="00A03B63" w:rsidP="006C5F2B">
            <w:pPr>
              <w:pStyle w:val="Table"/>
              <w:jc w:val="center"/>
            </w:pPr>
            <w:r w:rsidRPr="0023754F">
              <w:t>Compliance</w:t>
            </w:r>
            <w:r w:rsidRPr="0023754F">
              <w:rPr>
                <w:spacing w:val="1"/>
              </w:rPr>
              <w:t xml:space="preserve"> </w:t>
            </w:r>
            <w:r w:rsidRPr="0023754F">
              <w:t>Management</w:t>
            </w:r>
          </w:p>
        </w:tc>
        <w:tc>
          <w:tcPr>
            <w:tcW w:w="1419" w:type="dxa"/>
            <w:shd w:val="clear" w:color="auto" w:fill="auto"/>
            <w:tcMar>
              <w:top w:w="28" w:type="dxa"/>
              <w:left w:w="85" w:type="dxa"/>
              <w:right w:w="85" w:type="dxa"/>
            </w:tcMar>
          </w:tcPr>
          <w:p w14:paraId="12DA78FC" w14:textId="77777777" w:rsidR="00A03B63" w:rsidRPr="0023754F" w:rsidRDefault="00A03B63" w:rsidP="006C5F2B">
            <w:pPr>
              <w:pStyle w:val="Table"/>
              <w:jc w:val="center"/>
            </w:pPr>
            <w:r w:rsidRPr="0023754F">
              <w:t>√</w:t>
            </w:r>
          </w:p>
        </w:tc>
        <w:tc>
          <w:tcPr>
            <w:tcW w:w="850" w:type="dxa"/>
            <w:shd w:val="clear" w:color="auto" w:fill="auto"/>
            <w:tcMar>
              <w:top w:w="28" w:type="dxa"/>
              <w:left w:w="85" w:type="dxa"/>
              <w:right w:w="85" w:type="dxa"/>
            </w:tcMar>
          </w:tcPr>
          <w:p w14:paraId="62601BAF" w14:textId="77777777" w:rsidR="00A03B63" w:rsidRPr="0023754F" w:rsidRDefault="00A03B63" w:rsidP="006C5F2B">
            <w:pPr>
              <w:pStyle w:val="Table"/>
              <w:jc w:val="center"/>
            </w:pPr>
            <w:r w:rsidRPr="0023754F">
              <w:t>X</w:t>
            </w:r>
          </w:p>
        </w:tc>
        <w:tc>
          <w:tcPr>
            <w:tcW w:w="1986" w:type="dxa"/>
            <w:shd w:val="clear" w:color="auto" w:fill="auto"/>
            <w:tcMar>
              <w:top w:w="28" w:type="dxa"/>
              <w:left w:w="85" w:type="dxa"/>
              <w:right w:w="85" w:type="dxa"/>
            </w:tcMar>
          </w:tcPr>
          <w:p w14:paraId="1C12F4FF" w14:textId="77777777" w:rsidR="00A03B63" w:rsidRPr="0023754F" w:rsidRDefault="00A03B63" w:rsidP="006C5F2B">
            <w:pPr>
              <w:pStyle w:val="Table"/>
              <w:jc w:val="center"/>
            </w:pPr>
            <w:r>
              <w:t>TSSA</w:t>
            </w:r>
          </w:p>
        </w:tc>
        <w:tc>
          <w:tcPr>
            <w:tcW w:w="2711" w:type="dxa"/>
            <w:shd w:val="clear" w:color="auto" w:fill="auto"/>
            <w:tcMar>
              <w:top w:w="28" w:type="dxa"/>
              <w:left w:w="85" w:type="dxa"/>
              <w:right w:w="85" w:type="dxa"/>
            </w:tcMar>
          </w:tcPr>
          <w:p w14:paraId="1E4DAE1C" w14:textId="77777777" w:rsidR="00A03B63" w:rsidRPr="0023754F" w:rsidRDefault="00A03B63" w:rsidP="006C5F2B">
            <w:pPr>
              <w:pStyle w:val="Table"/>
              <w:jc w:val="center"/>
            </w:pPr>
          </w:p>
        </w:tc>
      </w:tr>
      <w:tr w:rsidR="00933F1B" w:rsidRPr="0023754F" w14:paraId="2F3FAF40" w14:textId="77777777" w:rsidTr="00933F1B">
        <w:trPr>
          <w:trHeight w:val="505"/>
        </w:trPr>
        <w:tc>
          <w:tcPr>
            <w:tcW w:w="1965" w:type="dxa"/>
            <w:shd w:val="clear" w:color="auto" w:fill="auto"/>
            <w:tcMar>
              <w:top w:w="28" w:type="dxa"/>
              <w:left w:w="85" w:type="dxa"/>
              <w:right w:w="85" w:type="dxa"/>
            </w:tcMar>
          </w:tcPr>
          <w:p w14:paraId="6ABA29F4" w14:textId="77777777" w:rsidR="00A03B63" w:rsidRPr="00DC7AF3" w:rsidRDefault="00A03B63" w:rsidP="006C5F2B">
            <w:pPr>
              <w:pStyle w:val="Table"/>
              <w:jc w:val="center"/>
            </w:pPr>
            <w:r w:rsidRPr="00DC7AF3">
              <w:lastRenderedPageBreak/>
              <w:t>Item</w:t>
            </w:r>
          </w:p>
        </w:tc>
        <w:tc>
          <w:tcPr>
            <w:tcW w:w="1419" w:type="dxa"/>
            <w:shd w:val="clear" w:color="auto" w:fill="auto"/>
            <w:tcMar>
              <w:top w:w="28" w:type="dxa"/>
              <w:left w:w="85" w:type="dxa"/>
              <w:right w:w="85" w:type="dxa"/>
            </w:tcMar>
          </w:tcPr>
          <w:p w14:paraId="02E870C0" w14:textId="77777777" w:rsidR="00A03B63" w:rsidRPr="00DC7AF3" w:rsidRDefault="00A03B63" w:rsidP="006C5F2B">
            <w:pPr>
              <w:pStyle w:val="Table"/>
              <w:jc w:val="center"/>
            </w:pPr>
            <w:r w:rsidRPr="00DC7AF3">
              <w:t>Included in core Service</w:t>
            </w:r>
          </w:p>
        </w:tc>
        <w:tc>
          <w:tcPr>
            <w:tcW w:w="850" w:type="dxa"/>
            <w:shd w:val="clear" w:color="auto" w:fill="auto"/>
            <w:tcMar>
              <w:top w:w="28" w:type="dxa"/>
              <w:left w:w="85" w:type="dxa"/>
              <w:right w:w="85" w:type="dxa"/>
            </w:tcMar>
          </w:tcPr>
          <w:p w14:paraId="2A3A39F0" w14:textId="77777777" w:rsidR="00A03B63" w:rsidRPr="00DC7AF3" w:rsidRDefault="00A03B63" w:rsidP="006C5F2B">
            <w:pPr>
              <w:pStyle w:val="Table"/>
              <w:jc w:val="center"/>
            </w:pPr>
            <w:r w:rsidRPr="00DC7AF3">
              <w:t>ATF</w:t>
            </w:r>
          </w:p>
        </w:tc>
        <w:tc>
          <w:tcPr>
            <w:tcW w:w="1986" w:type="dxa"/>
            <w:shd w:val="clear" w:color="auto" w:fill="auto"/>
            <w:tcMar>
              <w:top w:w="28" w:type="dxa"/>
              <w:left w:w="85" w:type="dxa"/>
              <w:right w:w="85" w:type="dxa"/>
            </w:tcMar>
          </w:tcPr>
          <w:p w14:paraId="16CD6AE8" w14:textId="77777777" w:rsidR="00A03B63" w:rsidRPr="00DC7AF3" w:rsidRDefault="00A03B63" w:rsidP="006C5F2B">
            <w:pPr>
              <w:pStyle w:val="Table"/>
              <w:jc w:val="center"/>
            </w:pPr>
            <w:r w:rsidRPr="00DC7AF3">
              <w:t>Toolset</w:t>
            </w:r>
          </w:p>
        </w:tc>
        <w:tc>
          <w:tcPr>
            <w:tcW w:w="2711" w:type="dxa"/>
            <w:shd w:val="clear" w:color="auto" w:fill="auto"/>
            <w:tcMar>
              <w:top w:w="28" w:type="dxa"/>
              <w:left w:w="85" w:type="dxa"/>
              <w:right w:w="85" w:type="dxa"/>
            </w:tcMar>
          </w:tcPr>
          <w:p w14:paraId="618B1208" w14:textId="77777777" w:rsidR="00A03B63" w:rsidRPr="00DC7AF3" w:rsidRDefault="00A03B63" w:rsidP="006C5F2B">
            <w:pPr>
              <w:pStyle w:val="Table"/>
              <w:jc w:val="center"/>
            </w:pPr>
            <w:r w:rsidRPr="00DC7AF3">
              <w:t>Comments</w:t>
            </w:r>
          </w:p>
        </w:tc>
      </w:tr>
      <w:tr w:rsidR="00933F1B" w:rsidRPr="0023754F" w14:paraId="1E86CD4C" w14:textId="77777777" w:rsidTr="00933F1B">
        <w:trPr>
          <w:trHeight w:val="505"/>
        </w:trPr>
        <w:tc>
          <w:tcPr>
            <w:tcW w:w="1965" w:type="dxa"/>
            <w:shd w:val="clear" w:color="auto" w:fill="auto"/>
            <w:tcMar>
              <w:top w:w="28" w:type="dxa"/>
              <w:left w:w="85" w:type="dxa"/>
              <w:right w:w="85" w:type="dxa"/>
            </w:tcMar>
          </w:tcPr>
          <w:p w14:paraId="3932E4C5" w14:textId="77777777" w:rsidR="00A03B63" w:rsidRPr="00DC7AF3" w:rsidRDefault="00A03B63" w:rsidP="006C5F2B">
            <w:pPr>
              <w:pStyle w:val="Table"/>
              <w:jc w:val="center"/>
            </w:pPr>
            <w:r w:rsidRPr="00DC7AF3">
              <w:t>Standard Service Requests</w:t>
            </w:r>
          </w:p>
        </w:tc>
        <w:tc>
          <w:tcPr>
            <w:tcW w:w="1419" w:type="dxa"/>
            <w:shd w:val="clear" w:color="auto" w:fill="auto"/>
            <w:tcMar>
              <w:top w:w="28" w:type="dxa"/>
              <w:left w:w="85" w:type="dxa"/>
              <w:right w:w="85" w:type="dxa"/>
            </w:tcMar>
          </w:tcPr>
          <w:p w14:paraId="707F2E15" w14:textId="77777777" w:rsidR="00A03B63" w:rsidRPr="00DC7AF3" w:rsidRDefault="00A03B63" w:rsidP="006C5F2B">
            <w:pPr>
              <w:pStyle w:val="Table"/>
              <w:jc w:val="center"/>
            </w:pPr>
            <w:r w:rsidRPr="00DC7AF3">
              <w:t>X</w:t>
            </w:r>
          </w:p>
        </w:tc>
        <w:tc>
          <w:tcPr>
            <w:tcW w:w="850" w:type="dxa"/>
            <w:shd w:val="clear" w:color="auto" w:fill="auto"/>
            <w:tcMar>
              <w:top w:w="28" w:type="dxa"/>
              <w:left w:w="85" w:type="dxa"/>
              <w:right w:w="85" w:type="dxa"/>
            </w:tcMar>
          </w:tcPr>
          <w:p w14:paraId="5A17D7A2" w14:textId="77777777" w:rsidR="00A03B63" w:rsidRPr="00DC7AF3" w:rsidRDefault="00A03B63" w:rsidP="006C5F2B">
            <w:pPr>
              <w:pStyle w:val="Table"/>
              <w:jc w:val="center"/>
            </w:pPr>
            <w:r w:rsidRPr="00DC7AF3">
              <w:t>√</w:t>
            </w:r>
          </w:p>
        </w:tc>
        <w:tc>
          <w:tcPr>
            <w:tcW w:w="1986" w:type="dxa"/>
            <w:shd w:val="clear" w:color="auto" w:fill="auto"/>
            <w:tcMar>
              <w:top w:w="28" w:type="dxa"/>
              <w:left w:w="85" w:type="dxa"/>
              <w:right w:w="85" w:type="dxa"/>
            </w:tcMar>
          </w:tcPr>
          <w:p w14:paraId="5FB8535E" w14:textId="77777777" w:rsidR="00A03B63" w:rsidRPr="00DC7AF3" w:rsidRDefault="00A03B63" w:rsidP="006C5F2B">
            <w:pPr>
              <w:pStyle w:val="Table"/>
              <w:jc w:val="center"/>
            </w:pPr>
            <w:r w:rsidRPr="00DC7AF3">
              <w:t>Service Now</w:t>
            </w:r>
          </w:p>
        </w:tc>
        <w:tc>
          <w:tcPr>
            <w:tcW w:w="2711" w:type="dxa"/>
            <w:shd w:val="clear" w:color="auto" w:fill="auto"/>
            <w:tcMar>
              <w:top w:w="28" w:type="dxa"/>
              <w:left w:w="85" w:type="dxa"/>
              <w:right w:w="85" w:type="dxa"/>
            </w:tcMar>
          </w:tcPr>
          <w:p w14:paraId="3D631E1B" w14:textId="77777777" w:rsidR="00A03B63" w:rsidRPr="00DC7AF3" w:rsidRDefault="00A03B63" w:rsidP="006C5F2B">
            <w:pPr>
              <w:pStyle w:val="Table"/>
              <w:jc w:val="center"/>
            </w:pPr>
          </w:p>
        </w:tc>
      </w:tr>
      <w:tr w:rsidR="00933F1B" w:rsidRPr="0023754F" w14:paraId="320722A3" w14:textId="77777777" w:rsidTr="00933F1B">
        <w:trPr>
          <w:trHeight w:val="505"/>
        </w:trPr>
        <w:tc>
          <w:tcPr>
            <w:tcW w:w="1965" w:type="dxa"/>
            <w:shd w:val="clear" w:color="auto" w:fill="auto"/>
            <w:tcMar>
              <w:top w:w="28" w:type="dxa"/>
              <w:left w:w="85" w:type="dxa"/>
              <w:right w:w="85" w:type="dxa"/>
            </w:tcMar>
          </w:tcPr>
          <w:p w14:paraId="347EAE22" w14:textId="77777777" w:rsidR="00A03B63" w:rsidRPr="00DC7AF3" w:rsidRDefault="00A03B63" w:rsidP="006C5F2B">
            <w:pPr>
              <w:pStyle w:val="Table"/>
              <w:jc w:val="center"/>
            </w:pPr>
            <w:r w:rsidRPr="00DC7AF3">
              <w:t>Service Reporting</w:t>
            </w:r>
          </w:p>
        </w:tc>
        <w:tc>
          <w:tcPr>
            <w:tcW w:w="1419" w:type="dxa"/>
            <w:shd w:val="clear" w:color="auto" w:fill="auto"/>
            <w:tcMar>
              <w:top w:w="28" w:type="dxa"/>
              <w:left w:w="85" w:type="dxa"/>
              <w:right w:w="85" w:type="dxa"/>
            </w:tcMar>
          </w:tcPr>
          <w:p w14:paraId="7AEB19CD" w14:textId="77777777" w:rsidR="00A03B63" w:rsidRPr="00DC7AF3" w:rsidRDefault="00A03B63" w:rsidP="006C5F2B">
            <w:pPr>
              <w:pStyle w:val="Table"/>
              <w:jc w:val="center"/>
            </w:pPr>
            <w:r w:rsidRPr="00DC7AF3">
              <w:t>√</w:t>
            </w:r>
          </w:p>
        </w:tc>
        <w:tc>
          <w:tcPr>
            <w:tcW w:w="850" w:type="dxa"/>
            <w:shd w:val="clear" w:color="auto" w:fill="auto"/>
            <w:tcMar>
              <w:top w:w="28" w:type="dxa"/>
              <w:left w:w="85" w:type="dxa"/>
              <w:right w:w="85" w:type="dxa"/>
            </w:tcMar>
          </w:tcPr>
          <w:p w14:paraId="2849CA4E" w14:textId="77777777" w:rsidR="00A03B63" w:rsidRPr="00DC7AF3" w:rsidRDefault="00A03B63" w:rsidP="006C5F2B">
            <w:pPr>
              <w:pStyle w:val="Table"/>
              <w:jc w:val="center"/>
            </w:pPr>
            <w:r w:rsidRPr="00DC7AF3">
              <w:t>√</w:t>
            </w:r>
          </w:p>
        </w:tc>
        <w:tc>
          <w:tcPr>
            <w:tcW w:w="1986" w:type="dxa"/>
            <w:shd w:val="clear" w:color="auto" w:fill="auto"/>
            <w:tcMar>
              <w:top w:w="28" w:type="dxa"/>
              <w:left w:w="85" w:type="dxa"/>
              <w:right w:w="85" w:type="dxa"/>
            </w:tcMar>
          </w:tcPr>
          <w:p w14:paraId="31E2DD7D" w14:textId="77777777" w:rsidR="00A03B63" w:rsidRPr="00DC7AF3" w:rsidRDefault="00A03B63" w:rsidP="006C5F2B">
            <w:pPr>
              <w:pStyle w:val="Table"/>
              <w:jc w:val="center"/>
            </w:pPr>
            <w:r w:rsidRPr="00DC7AF3">
              <w:t>Service Now</w:t>
            </w:r>
          </w:p>
        </w:tc>
        <w:tc>
          <w:tcPr>
            <w:tcW w:w="2711" w:type="dxa"/>
            <w:shd w:val="clear" w:color="auto" w:fill="auto"/>
            <w:tcMar>
              <w:top w:w="28" w:type="dxa"/>
              <w:left w:w="85" w:type="dxa"/>
              <w:right w:w="85" w:type="dxa"/>
            </w:tcMar>
          </w:tcPr>
          <w:p w14:paraId="6757E55E" w14:textId="77777777" w:rsidR="00A03B63" w:rsidRPr="00DC7AF3" w:rsidRDefault="00A03B63" w:rsidP="006C5F2B">
            <w:pPr>
              <w:pStyle w:val="Table"/>
              <w:jc w:val="center"/>
            </w:pPr>
          </w:p>
        </w:tc>
      </w:tr>
      <w:tr w:rsidR="00933F1B" w:rsidRPr="0023754F" w14:paraId="2C8C545A" w14:textId="77777777" w:rsidTr="00933F1B">
        <w:trPr>
          <w:trHeight w:val="505"/>
        </w:trPr>
        <w:tc>
          <w:tcPr>
            <w:tcW w:w="1965" w:type="dxa"/>
            <w:shd w:val="clear" w:color="auto" w:fill="auto"/>
            <w:tcMar>
              <w:top w:w="28" w:type="dxa"/>
              <w:left w:w="85" w:type="dxa"/>
              <w:right w:w="85" w:type="dxa"/>
            </w:tcMar>
          </w:tcPr>
          <w:p w14:paraId="56C898BC" w14:textId="77777777" w:rsidR="00A03B63" w:rsidRPr="00DC7AF3" w:rsidRDefault="00A03B63" w:rsidP="006C5F2B">
            <w:pPr>
              <w:pStyle w:val="Table"/>
              <w:jc w:val="center"/>
            </w:pPr>
            <w:r w:rsidRPr="00DC7AF3">
              <w:t>Change Management</w:t>
            </w:r>
          </w:p>
        </w:tc>
        <w:tc>
          <w:tcPr>
            <w:tcW w:w="1419" w:type="dxa"/>
            <w:shd w:val="clear" w:color="auto" w:fill="auto"/>
            <w:tcMar>
              <w:top w:w="28" w:type="dxa"/>
              <w:left w:w="85" w:type="dxa"/>
              <w:right w:w="85" w:type="dxa"/>
            </w:tcMar>
          </w:tcPr>
          <w:p w14:paraId="6898561C" w14:textId="77777777" w:rsidR="00A03B63" w:rsidRPr="00DC7AF3" w:rsidRDefault="00A03B63" w:rsidP="006C5F2B">
            <w:pPr>
              <w:pStyle w:val="Table"/>
              <w:jc w:val="center"/>
            </w:pPr>
            <w:r w:rsidRPr="00DC7AF3">
              <w:t>√</w:t>
            </w:r>
          </w:p>
        </w:tc>
        <w:tc>
          <w:tcPr>
            <w:tcW w:w="850" w:type="dxa"/>
            <w:shd w:val="clear" w:color="auto" w:fill="auto"/>
            <w:tcMar>
              <w:top w:w="28" w:type="dxa"/>
              <w:left w:w="85" w:type="dxa"/>
              <w:right w:w="85" w:type="dxa"/>
            </w:tcMar>
          </w:tcPr>
          <w:p w14:paraId="372C6D01" w14:textId="77777777" w:rsidR="00A03B63" w:rsidRPr="00DC7AF3" w:rsidRDefault="00A03B63" w:rsidP="006C5F2B">
            <w:pPr>
              <w:pStyle w:val="Table"/>
              <w:jc w:val="center"/>
            </w:pPr>
            <w:r w:rsidRPr="00DC7AF3">
              <w:t>√</w:t>
            </w:r>
          </w:p>
        </w:tc>
        <w:tc>
          <w:tcPr>
            <w:tcW w:w="1986" w:type="dxa"/>
            <w:shd w:val="clear" w:color="auto" w:fill="auto"/>
            <w:tcMar>
              <w:top w:w="28" w:type="dxa"/>
              <w:left w:w="85" w:type="dxa"/>
              <w:right w:w="85" w:type="dxa"/>
            </w:tcMar>
          </w:tcPr>
          <w:p w14:paraId="3E5E8A5E" w14:textId="4643EE06" w:rsidR="00A03B63" w:rsidRPr="00DC7AF3" w:rsidRDefault="00A03B63" w:rsidP="006C5F2B">
            <w:pPr>
              <w:pStyle w:val="Table"/>
              <w:jc w:val="center"/>
            </w:pPr>
            <w:r w:rsidRPr="00DC7AF3">
              <w:t>Service Now</w:t>
            </w:r>
          </w:p>
        </w:tc>
        <w:tc>
          <w:tcPr>
            <w:tcW w:w="2711" w:type="dxa"/>
            <w:shd w:val="clear" w:color="auto" w:fill="auto"/>
            <w:tcMar>
              <w:top w:w="28" w:type="dxa"/>
              <w:left w:w="85" w:type="dxa"/>
              <w:right w:w="85" w:type="dxa"/>
            </w:tcMar>
          </w:tcPr>
          <w:p w14:paraId="4BEF0B2B" w14:textId="77777777" w:rsidR="00A03B63" w:rsidRPr="00DC7AF3" w:rsidRDefault="00A03B63" w:rsidP="006C5F2B">
            <w:pPr>
              <w:pStyle w:val="Table"/>
              <w:jc w:val="center"/>
            </w:pPr>
          </w:p>
        </w:tc>
      </w:tr>
    </w:tbl>
    <w:p w14:paraId="1E8CD178" w14:textId="77777777" w:rsidR="00A03B63" w:rsidRDefault="00A03B63" w:rsidP="00A03B63">
      <w:commentRangeStart w:id="1105"/>
      <w:commentRangeStart w:id="1106"/>
    </w:p>
    <w:p w14:paraId="1B4CBB18" w14:textId="77777777" w:rsidR="00A03B63" w:rsidRDefault="00A03B63" w:rsidP="00A03B63">
      <w:pPr>
        <w:rPr>
          <w:ins w:id="1107" w:author="Omkar Kulthe" w:date="2025-03-19T15:20:00Z"/>
        </w:rPr>
      </w:pPr>
    </w:p>
    <w:commentRangeEnd w:id="1105"/>
    <w:p w14:paraId="10C5C23F" w14:textId="329E66D6" w:rsidR="006E1224" w:rsidRDefault="00A05A1D" w:rsidP="00A03B63">
      <w:pPr>
        <w:rPr>
          <w:ins w:id="1108" w:author="Omkar Kulthe" w:date="2025-03-19T15:20:00Z"/>
        </w:rPr>
      </w:pPr>
      <w:r>
        <w:rPr>
          <w:rStyle w:val="CommentReference"/>
        </w:rPr>
        <w:commentReference w:id="1105"/>
      </w:r>
      <w:commentRangeEnd w:id="1106"/>
      <w:r w:rsidR="0096644B">
        <w:rPr>
          <w:rStyle w:val="CommentReference"/>
        </w:rPr>
        <w:commentReference w:id="1106"/>
      </w:r>
    </w:p>
    <w:p w14:paraId="146CF904" w14:textId="77777777" w:rsidR="006E1224" w:rsidRDefault="006E1224" w:rsidP="00A03B63">
      <w:pPr>
        <w:rPr>
          <w:ins w:id="1109" w:author="Omkar Kulthe" w:date="2025-03-19T15:20:00Z"/>
        </w:rPr>
      </w:pPr>
    </w:p>
    <w:p w14:paraId="7483F8AD" w14:textId="5DECB06D" w:rsidR="00D50858" w:rsidRDefault="00D50858" w:rsidP="00D50858">
      <w:pPr>
        <w:pStyle w:val="Heading2"/>
        <w:rPr>
          <w:ins w:id="1110" w:author="Omkar Kulthe" w:date="2025-03-19T15:21:00Z"/>
        </w:rPr>
      </w:pPr>
      <w:bookmarkStart w:id="1111" w:name="_Toc121746464"/>
      <w:bookmarkStart w:id="1112" w:name="_Toc121747124"/>
      <w:bookmarkStart w:id="1113" w:name="_Toc121753520"/>
      <w:bookmarkStart w:id="1114" w:name="_Toc121755225"/>
      <w:bookmarkStart w:id="1115" w:name="_Toc121759730"/>
      <w:bookmarkStart w:id="1116" w:name="_Toc121826520"/>
      <w:bookmarkStart w:id="1117" w:name="_Toc121826661"/>
      <w:bookmarkStart w:id="1118" w:name="_Toc121827016"/>
      <w:bookmarkStart w:id="1119" w:name="_Toc121827457"/>
      <w:bookmarkStart w:id="1120" w:name="_Toc121841276"/>
      <w:bookmarkStart w:id="1121" w:name="_Toc121842385"/>
      <w:bookmarkStart w:id="1122" w:name="_Toc121843199"/>
      <w:bookmarkStart w:id="1123" w:name="_Toc121843875"/>
      <w:bookmarkStart w:id="1124" w:name="_Toc121844397"/>
      <w:bookmarkStart w:id="1125" w:name="_Toc121845406"/>
      <w:bookmarkStart w:id="1126" w:name="_Toc122942689"/>
      <w:bookmarkStart w:id="1127" w:name="_Toc122947279"/>
      <w:bookmarkStart w:id="1128" w:name="_Toc123118034"/>
      <w:bookmarkStart w:id="1129" w:name="_Toc123122022"/>
      <w:bookmarkStart w:id="1130" w:name="_Toc123122394"/>
      <w:bookmarkStart w:id="1131" w:name="_Toc123122458"/>
      <w:bookmarkStart w:id="1132" w:name="_Toc179284013"/>
      <w:bookmarkStart w:id="1133" w:name="_Toc181723721"/>
      <w:ins w:id="1134" w:author="Omkar Kulthe" w:date="2025-03-19T15:21:00Z">
        <w:r>
          <w:t xml:space="preserve"> </w:t>
        </w:r>
        <w:bookmarkStart w:id="1135" w:name="_Toc193746966"/>
        <w:bookmarkStart w:id="1136" w:name="_Toc194683651"/>
        <w:r w:rsidRPr="0095673E">
          <w:t>Decisions and Important Note Reference</w:t>
        </w:r>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5"/>
        <w:bookmarkEnd w:id="1136"/>
      </w:ins>
    </w:p>
    <w:p w14:paraId="05E7F0D3" w14:textId="77777777" w:rsidR="00D50858" w:rsidRDefault="00D50858" w:rsidP="00D50858">
      <w:pPr>
        <w:rPr>
          <w:ins w:id="1137" w:author="Omkar Kulthe" w:date="2025-03-19T15:21:00Z"/>
        </w:rPr>
      </w:pPr>
    </w:p>
    <w:p w14:paraId="2E0E7864" w14:textId="77777777" w:rsidR="00D50858" w:rsidRDefault="00D50858" w:rsidP="00D50858">
      <w:pPr>
        <w:pStyle w:val="ListBullet2"/>
        <w:numPr>
          <w:ilvl w:val="0"/>
          <w:numId w:val="0"/>
        </w:numPr>
        <w:jc w:val="both"/>
        <w:rPr>
          <w:ins w:id="1138" w:author="Omkar Kulthe" w:date="2025-03-19T15:21:00Z"/>
        </w:rPr>
      </w:pPr>
      <w:ins w:id="1139" w:author="Omkar Kulthe" w:date="2025-03-19T15:21:00Z">
        <w:r w:rsidRPr="005977A8">
          <w:t>Throughout this document, text boxes are used to draw attention to an important note, critical note, or technical design decision. The following is a key to these tables:</w:t>
        </w:r>
      </w:ins>
    </w:p>
    <w:p w14:paraId="7C2D4E78" w14:textId="77777777" w:rsidR="00D50858" w:rsidRDefault="00D50858" w:rsidP="00D50858">
      <w:pPr>
        <w:pStyle w:val="ListBullet2"/>
        <w:numPr>
          <w:ilvl w:val="0"/>
          <w:numId w:val="0"/>
        </w:numPr>
        <w:jc w:val="both"/>
        <w:rPr>
          <w:ins w:id="1140" w:author="Omkar Kulthe" w:date="2025-03-19T15:21:00Z"/>
        </w:rPr>
      </w:pPr>
    </w:p>
    <w:tbl>
      <w:tblPr>
        <w:tblStyle w:val="TableGrid"/>
        <w:tblW w:w="0" w:type="auto"/>
        <w:tblLook w:val="04A0" w:firstRow="1" w:lastRow="0" w:firstColumn="1" w:lastColumn="0" w:noHBand="0" w:noVBand="1"/>
      </w:tblPr>
      <w:tblGrid>
        <w:gridCol w:w="561"/>
        <w:gridCol w:w="8388"/>
      </w:tblGrid>
      <w:tr w:rsidR="00D50858" w:rsidRPr="003403C8" w14:paraId="4D26B37B" w14:textId="77777777" w:rsidTr="00953896">
        <w:trPr>
          <w:trHeight w:val="272"/>
          <w:ins w:id="1141" w:author="Omkar Kulthe" w:date="2025-03-19T15:21:00Z"/>
        </w:trPr>
        <w:tc>
          <w:tcPr>
            <w:tcW w:w="562" w:type="dxa"/>
            <w:tcBorders>
              <w:top w:val="single" w:sz="4" w:space="0" w:color="002060"/>
              <w:left w:val="single" w:sz="4" w:space="0" w:color="002060"/>
              <w:bottom w:val="single" w:sz="4" w:space="0" w:color="002060"/>
              <w:right w:val="nil"/>
            </w:tcBorders>
            <w:shd w:val="clear" w:color="auto" w:fill="002060"/>
          </w:tcPr>
          <w:p w14:paraId="71284FFF" w14:textId="77777777" w:rsidR="00D50858" w:rsidRPr="003403C8" w:rsidRDefault="00D50858" w:rsidP="00953896">
            <w:pPr>
              <w:jc w:val="center"/>
              <w:rPr>
                <w:ins w:id="1142" w:author="Omkar Kulthe" w:date="2025-03-19T15:21:00Z"/>
                <w:rFonts w:asciiTheme="minorHAnsi" w:hAnsiTheme="minorHAnsi"/>
                <w:color w:val="FFFFFF" w:themeColor="background1"/>
                <w:sz w:val="52"/>
                <w:szCs w:val="52"/>
                <w:lang w:val="en-GB"/>
              </w:rPr>
            </w:pPr>
            <w:ins w:id="1143" w:author="Omkar Kulthe" w:date="2025-03-19T15:21:00Z">
              <w:r w:rsidRPr="003403C8">
                <w:rPr>
                  <w:rFonts w:asciiTheme="minorHAnsi" w:hAnsiTheme="minorHAnsi"/>
                  <w:color w:val="FFFFFF" w:themeColor="background1"/>
                  <w:sz w:val="52"/>
                  <w:szCs w:val="52"/>
                  <w:lang w:val="en-GB"/>
                </w:rPr>
                <w:t>!</w:t>
              </w:r>
            </w:ins>
          </w:p>
        </w:tc>
        <w:tc>
          <w:tcPr>
            <w:tcW w:w="8454" w:type="dxa"/>
            <w:tcBorders>
              <w:top w:val="single" w:sz="4" w:space="0" w:color="002060"/>
              <w:left w:val="nil"/>
              <w:bottom w:val="single" w:sz="4" w:space="0" w:color="002060"/>
              <w:right w:val="single" w:sz="4" w:space="0" w:color="002060"/>
            </w:tcBorders>
          </w:tcPr>
          <w:p w14:paraId="3291D3F6" w14:textId="77777777" w:rsidR="00D50858" w:rsidRPr="00076134" w:rsidRDefault="00D50858" w:rsidP="00953896">
            <w:pPr>
              <w:rPr>
                <w:ins w:id="1144" w:author="Omkar Kulthe" w:date="2025-03-19T15:21:00Z"/>
                <w:b/>
                <w:lang w:val="en-GB"/>
              </w:rPr>
            </w:pPr>
            <w:ins w:id="1145" w:author="Omkar Kulthe" w:date="2025-03-19T15:21:00Z">
              <w:r w:rsidRPr="00076134">
                <w:rPr>
                  <w:b/>
                  <w:lang w:val="en-GB"/>
                </w:rPr>
                <w:t>Important Note</w:t>
              </w:r>
            </w:ins>
          </w:p>
          <w:p w14:paraId="1F7D549E" w14:textId="77777777" w:rsidR="00D50858" w:rsidRPr="003403C8" w:rsidRDefault="00D50858" w:rsidP="00953896">
            <w:pPr>
              <w:rPr>
                <w:ins w:id="1146" w:author="Omkar Kulthe" w:date="2025-03-19T15:21:00Z"/>
                <w:rFonts w:asciiTheme="minorHAnsi" w:hAnsiTheme="minorHAnsi"/>
                <w:b/>
                <w:sz w:val="24"/>
                <w:lang w:val="en-GB"/>
              </w:rPr>
            </w:pPr>
          </w:p>
          <w:p w14:paraId="2623F97B" w14:textId="77777777" w:rsidR="00D50858" w:rsidRPr="003403C8" w:rsidRDefault="00D50858" w:rsidP="00953896">
            <w:pPr>
              <w:rPr>
                <w:ins w:id="1147" w:author="Omkar Kulthe" w:date="2025-03-19T15:21:00Z"/>
                <w:rFonts w:asciiTheme="minorHAnsi" w:hAnsiTheme="minorHAnsi"/>
                <w:b/>
                <w:sz w:val="24"/>
                <w:lang w:val="en-GB"/>
              </w:rPr>
            </w:pPr>
          </w:p>
        </w:tc>
      </w:tr>
      <w:tr w:rsidR="00D50858" w:rsidRPr="003403C8" w14:paraId="5F7FA40C" w14:textId="77777777" w:rsidTr="00953896">
        <w:trPr>
          <w:trHeight w:val="265"/>
          <w:ins w:id="1148" w:author="Omkar Kulthe" w:date="2025-03-19T15:21:00Z"/>
        </w:trPr>
        <w:tc>
          <w:tcPr>
            <w:tcW w:w="562" w:type="dxa"/>
            <w:tcBorders>
              <w:top w:val="single" w:sz="4" w:space="0" w:color="002060"/>
              <w:left w:val="nil"/>
              <w:bottom w:val="single" w:sz="4" w:space="0" w:color="FF0000"/>
              <w:right w:val="nil"/>
            </w:tcBorders>
          </w:tcPr>
          <w:p w14:paraId="60C060AE" w14:textId="77777777" w:rsidR="00D50858" w:rsidRPr="003403C8" w:rsidRDefault="00D50858" w:rsidP="00953896">
            <w:pPr>
              <w:jc w:val="center"/>
              <w:rPr>
                <w:ins w:id="1149" w:author="Omkar Kulthe" w:date="2025-03-19T15:21:00Z"/>
                <w:rFonts w:asciiTheme="minorHAnsi" w:hAnsiTheme="minorHAnsi"/>
                <w:color w:val="FFFFFF" w:themeColor="background1"/>
                <w:lang w:val="en-GB"/>
              </w:rPr>
            </w:pPr>
          </w:p>
        </w:tc>
        <w:tc>
          <w:tcPr>
            <w:tcW w:w="8454" w:type="dxa"/>
            <w:tcBorders>
              <w:top w:val="single" w:sz="4" w:space="0" w:color="002060"/>
              <w:left w:val="nil"/>
              <w:bottom w:val="single" w:sz="4" w:space="0" w:color="FF0000"/>
              <w:right w:val="nil"/>
            </w:tcBorders>
          </w:tcPr>
          <w:p w14:paraId="4F49DBBC" w14:textId="77777777" w:rsidR="00D50858" w:rsidRPr="003403C8" w:rsidRDefault="00D50858" w:rsidP="00953896">
            <w:pPr>
              <w:rPr>
                <w:ins w:id="1150" w:author="Omkar Kulthe" w:date="2025-03-19T15:21:00Z"/>
                <w:rFonts w:asciiTheme="minorHAnsi" w:hAnsiTheme="minorHAnsi"/>
                <w:b/>
                <w:sz w:val="24"/>
                <w:lang w:val="en-GB"/>
              </w:rPr>
            </w:pPr>
          </w:p>
        </w:tc>
      </w:tr>
      <w:tr w:rsidR="00D50858" w:rsidRPr="003403C8" w14:paraId="0046BCCB" w14:textId="77777777" w:rsidTr="00953896">
        <w:trPr>
          <w:trHeight w:val="265"/>
          <w:ins w:id="1151" w:author="Omkar Kulthe" w:date="2025-03-19T15:21:00Z"/>
        </w:trPr>
        <w:tc>
          <w:tcPr>
            <w:tcW w:w="562" w:type="dxa"/>
            <w:tcBorders>
              <w:top w:val="single" w:sz="4" w:space="0" w:color="FF0000"/>
              <w:left w:val="single" w:sz="4" w:space="0" w:color="FF0000"/>
              <w:bottom w:val="single" w:sz="4" w:space="0" w:color="FF0000"/>
              <w:right w:val="nil"/>
            </w:tcBorders>
            <w:shd w:val="clear" w:color="auto" w:fill="FF0000"/>
          </w:tcPr>
          <w:p w14:paraId="3EC537A7" w14:textId="77777777" w:rsidR="00D50858" w:rsidRPr="003403C8" w:rsidRDefault="00D50858" w:rsidP="00953896">
            <w:pPr>
              <w:jc w:val="center"/>
              <w:rPr>
                <w:ins w:id="1152" w:author="Omkar Kulthe" w:date="2025-03-19T15:21:00Z"/>
                <w:rFonts w:asciiTheme="minorHAnsi" w:hAnsiTheme="minorHAnsi"/>
                <w:color w:val="FFFFFF" w:themeColor="background1"/>
                <w:sz w:val="52"/>
                <w:szCs w:val="52"/>
                <w:lang w:val="en-GB"/>
              </w:rPr>
            </w:pPr>
            <w:ins w:id="1153" w:author="Omkar Kulthe" w:date="2025-03-19T15:21:00Z">
              <w:r w:rsidRPr="003403C8">
                <w:rPr>
                  <w:rFonts w:asciiTheme="minorHAnsi" w:hAnsiTheme="minorHAnsi"/>
                  <w:color w:val="FFFFFF" w:themeColor="background1"/>
                  <w:sz w:val="52"/>
                  <w:szCs w:val="52"/>
                  <w:lang w:val="en-GB"/>
                </w:rPr>
                <w:t>!</w:t>
              </w:r>
            </w:ins>
          </w:p>
        </w:tc>
        <w:tc>
          <w:tcPr>
            <w:tcW w:w="8454" w:type="dxa"/>
            <w:tcBorders>
              <w:top w:val="single" w:sz="4" w:space="0" w:color="FF0000"/>
              <w:left w:val="nil"/>
              <w:bottom w:val="single" w:sz="4" w:space="0" w:color="FF0000"/>
              <w:right w:val="single" w:sz="4" w:space="0" w:color="FF0000"/>
            </w:tcBorders>
          </w:tcPr>
          <w:p w14:paraId="2EF4CC99" w14:textId="77777777" w:rsidR="00D50858" w:rsidRPr="00076134" w:rsidRDefault="00D50858" w:rsidP="00953896">
            <w:pPr>
              <w:rPr>
                <w:ins w:id="1154" w:author="Omkar Kulthe" w:date="2025-03-19T15:21:00Z"/>
                <w:b/>
                <w:lang w:val="en-GB"/>
              </w:rPr>
            </w:pPr>
            <w:ins w:id="1155" w:author="Omkar Kulthe" w:date="2025-03-19T15:21:00Z">
              <w:r w:rsidRPr="00076134">
                <w:rPr>
                  <w:b/>
                  <w:lang w:val="en-GB"/>
                </w:rPr>
                <w:t>Critical Note</w:t>
              </w:r>
            </w:ins>
          </w:p>
          <w:p w14:paraId="0059D5A3" w14:textId="77777777" w:rsidR="00D50858" w:rsidRPr="003403C8" w:rsidRDefault="00D50858" w:rsidP="00953896">
            <w:pPr>
              <w:rPr>
                <w:ins w:id="1156" w:author="Omkar Kulthe" w:date="2025-03-19T15:21:00Z"/>
                <w:rFonts w:asciiTheme="minorHAnsi" w:hAnsiTheme="minorHAnsi"/>
                <w:b/>
                <w:sz w:val="24"/>
                <w:lang w:val="en-GB"/>
              </w:rPr>
            </w:pPr>
          </w:p>
          <w:p w14:paraId="11658FB5" w14:textId="77777777" w:rsidR="00D50858" w:rsidRPr="003403C8" w:rsidRDefault="00D50858" w:rsidP="00953896">
            <w:pPr>
              <w:rPr>
                <w:ins w:id="1157" w:author="Omkar Kulthe" w:date="2025-03-19T15:21:00Z"/>
                <w:rFonts w:asciiTheme="minorHAnsi" w:hAnsiTheme="minorHAnsi"/>
                <w:b/>
                <w:sz w:val="24"/>
                <w:lang w:val="en-GB"/>
              </w:rPr>
            </w:pPr>
          </w:p>
        </w:tc>
      </w:tr>
      <w:tr w:rsidR="00D50858" w:rsidRPr="003403C8" w14:paraId="42BC981B" w14:textId="77777777" w:rsidTr="00953896">
        <w:trPr>
          <w:trHeight w:val="265"/>
          <w:ins w:id="1158" w:author="Omkar Kulthe" w:date="2025-03-19T15:21:00Z"/>
        </w:trPr>
        <w:tc>
          <w:tcPr>
            <w:tcW w:w="562" w:type="dxa"/>
            <w:tcBorders>
              <w:top w:val="single" w:sz="4" w:space="0" w:color="FF0000"/>
              <w:left w:val="nil"/>
              <w:bottom w:val="single" w:sz="4" w:space="0" w:color="CC9900"/>
              <w:right w:val="nil"/>
            </w:tcBorders>
          </w:tcPr>
          <w:p w14:paraId="34C575C5" w14:textId="77777777" w:rsidR="00D50858" w:rsidRPr="003403C8" w:rsidRDefault="00D50858" w:rsidP="00953896">
            <w:pPr>
              <w:jc w:val="center"/>
              <w:rPr>
                <w:ins w:id="1159" w:author="Omkar Kulthe" w:date="2025-03-19T15:21:00Z"/>
                <w:rFonts w:asciiTheme="minorHAnsi" w:hAnsiTheme="minorHAnsi"/>
                <w:color w:val="FFFFFF" w:themeColor="background1"/>
                <w:lang w:val="en-GB"/>
              </w:rPr>
            </w:pPr>
          </w:p>
        </w:tc>
        <w:tc>
          <w:tcPr>
            <w:tcW w:w="8454" w:type="dxa"/>
            <w:tcBorders>
              <w:top w:val="single" w:sz="4" w:space="0" w:color="FF0000"/>
              <w:left w:val="nil"/>
              <w:bottom w:val="single" w:sz="4" w:space="0" w:color="CC9900"/>
              <w:right w:val="nil"/>
            </w:tcBorders>
          </w:tcPr>
          <w:p w14:paraId="1643D12E" w14:textId="77777777" w:rsidR="00D50858" w:rsidRPr="003403C8" w:rsidRDefault="00D50858" w:rsidP="00953896">
            <w:pPr>
              <w:rPr>
                <w:ins w:id="1160" w:author="Omkar Kulthe" w:date="2025-03-19T15:21:00Z"/>
                <w:rFonts w:asciiTheme="minorHAnsi" w:hAnsiTheme="minorHAnsi"/>
                <w:b/>
                <w:sz w:val="24"/>
                <w:lang w:val="en-GB"/>
              </w:rPr>
            </w:pPr>
          </w:p>
        </w:tc>
      </w:tr>
      <w:tr w:rsidR="00D50858" w:rsidRPr="003403C8" w14:paraId="78D8885D" w14:textId="77777777" w:rsidTr="00953896">
        <w:trPr>
          <w:trHeight w:val="265"/>
          <w:ins w:id="1161" w:author="Omkar Kulthe" w:date="2025-03-19T15:21:00Z"/>
        </w:trPr>
        <w:tc>
          <w:tcPr>
            <w:tcW w:w="562" w:type="dxa"/>
            <w:tcBorders>
              <w:top w:val="single" w:sz="4" w:space="0" w:color="CC9900"/>
              <w:left w:val="single" w:sz="4" w:space="0" w:color="CC9900"/>
              <w:bottom w:val="single" w:sz="4" w:space="0" w:color="CC9900"/>
              <w:right w:val="nil"/>
            </w:tcBorders>
            <w:shd w:val="clear" w:color="auto" w:fill="CC9900"/>
          </w:tcPr>
          <w:p w14:paraId="58242374" w14:textId="77777777" w:rsidR="00D50858" w:rsidRPr="003403C8" w:rsidRDefault="00D50858" w:rsidP="00953896">
            <w:pPr>
              <w:jc w:val="center"/>
              <w:rPr>
                <w:ins w:id="1162" w:author="Omkar Kulthe" w:date="2025-03-19T15:21:00Z"/>
                <w:rFonts w:asciiTheme="minorHAnsi" w:hAnsiTheme="minorHAnsi"/>
                <w:color w:val="FFFFFF" w:themeColor="background1"/>
                <w:sz w:val="52"/>
                <w:szCs w:val="52"/>
                <w:lang w:val="en-GB"/>
              </w:rPr>
            </w:pPr>
            <w:ins w:id="1163" w:author="Omkar Kulthe" w:date="2025-03-19T15:21:00Z">
              <w:r w:rsidRPr="003403C8">
                <w:rPr>
                  <w:rFonts w:asciiTheme="minorHAnsi" w:hAnsiTheme="minorHAnsi"/>
                  <w:color w:val="FFFFFF" w:themeColor="background1"/>
                  <w:sz w:val="52"/>
                  <w:szCs w:val="52"/>
                  <w:lang w:val="en-GB"/>
                </w:rPr>
                <w:t>*</w:t>
              </w:r>
            </w:ins>
          </w:p>
        </w:tc>
        <w:tc>
          <w:tcPr>
            <w:tcW w:w="8454" w:type="dxa"/>
            <w:tcBorders>
              <w:top w:val="single" w:sz="4" w:space="0" w:color="CC9900"/>
              <w:left w:val="nil"/>
              <w:bottom w:val="single" w:sz="4" w:space="0" w:color="CC9900"/>
              <w:right w:val="single" w:sz="4" w:space="0" w:color="CC9900"/>
            </w:tcBorders>
          </w:tcPr>
          <w:p w14:paraId="7D7100FD" w14:textId="77777777" w:rsidR="00D50858" w:rsidRPr="00076134" w:rsidRDefault="00D50858" w:rsidP="00953896">
            <w:pPr>
              <w:rPr>
                <w:ins w:id="1164" w:author="Omkar Kulthe" w:date="2025-03-19T15:21:00Z"/>
                <w:b/>
                <w:lang w:val="en-GB"/>
              </w:rPr>
            </w:pPr>
            <w:ins w:id="1165" w:author="Omkar Kulthe" w:date="2025-03-19T15:21:00Z">
              <w:r w:rsidRPr="00076134">
                <w:rPr>
                  <w:b/>
                  <w:lang w:val="en-GB"/>
                </w:rPr>
                <w:t>Design Principle</w:t>
              </w:r>
            </w:ins>
          </w:p>
          <w:p w14:paraId="733FE0AB" w14:textId="77777777" w:rsidR="00D50858" w:rsidRPr="003403C8" w:rsidRDefault="00D50858" w:rsidP="00953896">
            <w:pPr>
              <w:rPr>
                <w:ins w:id="1166" w:author="Omkar Kulthe" w:date="2025-03-19T15:21:00Z"/>
                <w:rFonts w:asciiTheme="minorHAnsi" w:hAnsiTheme="minorHAnsi"/>
                <w:b/>
                <w:sz w:val="24"/>
                <w:lang w:val="en-GB"/>
              </w:rPr>
            </w:pPr>
          </w:p>
          <w:p w14:paraId="749AFC93" w14:textId="77777777" w:rsidR="00D50858" w:rsidRPr="003403C8" w:rsidRDefault="00D50858" w:rsidP="00953896">
            <w:pPr>
              <w:rPr>
                <w:ins w:id="1167" w:author="Omkar Kulthe" w:date="2025-03-19T15:21:00Z"/>
                <w:rFonts w:asciiTheme="minorHAnsi" w:hAnsiTheme="minorHAnsi"/>
                <w:b/>
                <w:sz w:val="24"/>
                <w:lang w:val="en-GB"/>
              </w:rPr>
            </w:pPr>
          </w:p>
        </w:tc>
      </w:tr>
    </w:tbl>
    <w:p w14:paraId="5EDA8690" w14:textId="77777777" w:rsidR="006E1224" w:rsidRPr="00933DDF" w:rsidRDefault="006E1224" w:rsidP="00A03B63"/>
    <w:p w14:paraId="69B23AAB" w14:textId="77777777" w:rsidR="00A03B63" w:rsidRDefault="00A03B63" w:rsidP="00A03B63">
      <w:pPr>
        <w:pStyle w:val="Heading1"/>
      </w:pPr>
      <w:bookmarkStart w:id="1168" w:name="_Toc154499726"/>
      <w:bookmarkStart w:id="1169" w:name="_Toc155084324"/>
      <w:bookmarkStart w:id="1170" w:name="_Toc155084554"/>
      <w:bookmarkStart w:id="1171" w:name="_Toc155084817"/>
      <w:bookmarkStart w:id="1172" w:name="_Toc155085036"/>
      <w:bookmarkStart w:id="1173" w:name="_Toc155090872"/>
      <w:bookmarkStart w:id="1174" w:name="_Toc155091761"/>
      <w:bookmarkStart w:id="1175" w:name="_Toc155790747"/>
      <w:bookmarkStart w:id="1176" w:name="_Toc191914656"/>
      <w:bookmarkStart w:id="1177" w:name="_Toc193746967"/>
      <w:bookmarkStart w:id="1178" w:name="_Toc194683652"/>
      <w:r w:rsidRPr="0023754F">
        <w:lastRenderedPageBreak/>
        <w:t>Architectural</w:t>
      </w:r>
      <w:r w:rsidRPr="0023754F">
        <w:rPr>
          <w:spacing w:val="-7"/>
        </w:rPr>
        <w:t xml:space="preserve"> </w:t>
      </w:r>
      <w:r w:rsidRPr="0023754F">
        <w:t>Overview</w:t>
      </w:r>
      <w:bookmarkEnd w:id="1168"/>
      <w:bookmarkEnd w:id="1169"/>
      <w:bookmarkEnd w:id="1170"/>
      <w:bookmarkEnd w:id="1171"/>
      <w:bookmarkEnd w:id="1172"/>
      <w:bookmarkEnd w:id="1173"/>
      <w:bookmarkEnd w:id="1174"/>
      <w:bookmarkEnd w:id="1175"/>
      <w:bookmarkEnd w:id="1176"/>
      <w:bookmarkEnd w:id="1177"/>
      <w:bookmarkEnd w:id="1178"/>
    </w:p>
    <w:p w14:paraId="75819FBD" w14:textId="77777777" w:rsidR="00A03B63" w:rsidRPr="0003425D" w:rsidRDefault="00A03B63" w:rsidP="00A03B63">
      <w:pPr>
        <w:jc w:val="both"/>
      </w:pPr>
      <w:r w:rsidRPr="0003425D">
        <w:t>This high-level design document is crafted to establish standard design procedures for the deployment of a Hyper-V server. It serves as a foundational resource for proposing design solutions and creating high-level overviews tailored to account-specific requirements. Additionally, the document encompasses a high-level assessment of the delivery requirement.</w:t>
      </w:r>
    </w:p>
    <w:p w14:paraId="08DA0BE7" w14:textId="77777777" w:rsidR="00A03B63" w:rsidRPr="0003425D" w:rsidRDefault="00A03B63" w:rsidP="00A03B63">
      <w:pPr>
        <w:jc w:val="both"/>
      </w:pPr>
      <w:r w:rsidRPr="0003425D">
        <w:t> </w:t>
      </w:r>
    </w:p>
    <w:p w14:paraId="3007424F" w14:textId="77777777" w:rsidR="00A03B63" w:rsidRPr="0003425D" w:rsidRDefault="00A03B63" w:rsidP="00A03B63">
      <w:pPr>
        <w:jc w:val="both"/>
      </w:pPr>
      <w:r w:rsidRPr="0003425D">
        <w:t>The architectural design of Hyper-V servers will adhere to compliance standards by incorporating the following principles:</w:t>
      </w:r>
    </w:p>
    <w:p w14:paraId="21879CAE" w14:textId="77777777" w:rsidR="00A03B63" w:rsidRPr="0003425D" w:rsidRDefault="00A03B63" w:rsidP="00A03B63">
      <w:pPr>
        <w:jc w:val="both"/>
      </w:pPr>
      <w:r w:rsidRPr="0003425D">
        <w:t> </w:t>
      </w:r>
    </w:p>
    <w:p w14:paraId="6A9279BA" w14:textId="77777777" w:rsidR="00A03B63" w:rsidRPr="0003425D" w:rsidRDefault="00A03B63" w:rsidP="00A03B63">
      <w:pPr>
        <w:pStyle w:val="ListBullet"/>
        <w:numPr>
          <w:ilvl w:val="0"/>
          <w:numId w:val="16"/>
        </w:numPr>
        <w:tabs>
          <w:tab w:val="num" w:pos="284"/>
        </w:tabs>
        <w:ind w:left="284" w:hanging="284"/>
        <w:jc w:val="both"/>
      </w:pPr>
      <w:r w:rsidRPr="0003425D">
        <w:t>Adherence to Atos data center hosting and infrastructure standards.</w:t>
      </w:r>
    </w:p>
    <w:p w14:paraId="1054CF75" w14:textId="2B9176A3" w:rsidR="00A03B63" w:rsidRPr="0003425D" w:rsidRDefault="00A03B63" w:rsidP="00A03B63">
      <w:pPr>
        <w:pStyle w:val="ListBullet"/>
        <w:numPr>
          <w:ilvl w:val="0"/>
          <w:numId w:val="16"/>
        </w:numPr>
        <w:tabs>
          <w:tab w:val="num" w:pos="284"/>
        </w:tabs>
        <w:ind w:left="284" w:hanging="284"/>
        <w:jc w:val="both"/>
      </w:pPr>
      <w:r w:rsidRPr="0003425D">
        <w:t>Deployment of the Atos Gold build for the Windows Server 202</w:t>
      </w:r>
      <w:r w:rsidR="00396DC3">
        <w:t>5</w:t>
      </w:r>
      <w:r w:rsidRPr="0003425D">
        <w:t xml:space="preserve"> Standard/Datacenter operating system.</w:t>
      </w:r>
    </w:p>
    <w:p w14:paraId="20A76AC9" w14:textId="77777777" w:rsidR="00A03B63" w:rsidRPr="0003425D" w:rsidRDefault="00A03B63" w:rsidP="00A03B63">
      <w:pPr>
        <w:pStyle w:val="ListBullet"/>
        <w:numPr>
          <w:ilvl w:val="0"/>
          <w:numId w:val="16"/>
        </w:numPr>
        <w:tabs>
          <w:tab w:val="num" w:pos="284"/>
        </w:tabs>
        <w:ind w:left="284" w:hanging="284"/>
        <w:jc w:val="both"/>
      </w:pPr>
      <w:r w:rsidRPr="0003425D">
        <w:t>Utilization of technology products approved by Atos standard Chief Technology Officer (CTO).</w:t>
      </w:r>
    </w:p>
    <w:p w14:paraId="51B86C19" w14:textId="77777777" w:rsidR="00A03B63" w:rsidRPr="0003425D" w:rsidRDefault="00A03B63" w:rsidP="00A03B63">
      <w:pPr>
        <w:pStyle w:val="ListBullet"/>
        <w:numPr>
          <w:ilvl w:val="0"/>
          <w:numId w:val="16"/>
        </w:numPr>
        <w:tabs>
          <w:tab w:val="num" w:pos="284"/>
        </w:tabs>
        <w:ind w:left="284" w:hanging="284"/>
        <w:jc w:val="both"/>
      </w:pPr>
      <w:r w:rsidRPr="0003425D">
        <w:t>Incorporation of technologies supported by the Atos Tower standard.</w:t>
      </w:r>
    </w:p>
    <w:p w14:paraId="2B17D513" w14:textId="77777777" w:rsidR="00A03B63" w:rsidRDefault="00A03B63" w:rsidP="00A03B63"/>
    <w:p w14:paraId="4C55F326" w14:textId="77777777" w:rsidR="00A03B63" w:rsidRPr="0023754F" w:rsidRDefault="00A03B63" w:rsidP="00A03B63">
      <w:pPr>
        <w:pStyle w:val="Heading2"/>
        <w:numPr>
          <w:ilvl w:val="1"/>
          <w:numId w:val="1"/>
        </w:numPr>
        <w:tabs>
          <w:tab w:val="clear" w:pos="360"/>
        </w:tabs>
        <w:ind w:hanging="357"/>
      </w:pPr>
      <w:bookmarkStart w:id="1179" w:name="_Toc154499727"/>
      <w:bookmarkStart w:id="1180" w:name="_Toc155084325"/>
      <w:bookmarkStart w:id="1181" w:name="_Toc155084555"/>
      <w:bookmarkStart w:id="1182" w:name="_Toc155084818"/>
      <w:bookmarkStart w:id="1183" w:name="_Toc155085037"/>
      <w:bookmarkStart w:id="1184" w:name="_Toc155090873"/>
      <w:bookmarkStart w:id="1185" w:name="_Toc155091762"/>
      <w:bookmarkStart w:id="1186" w:name="_Toc155790748"/>
      <w:bookmarkStart w:id="1187" w:name="_Toc191914657"/>
      <w:bookmarkStart w:id="1188" w:name="_Toc193746968"/>
      <w:bookmarkStart w:id="1189" w:name="_Toc194683653"/>
      <w:r w:rsidRPr="0023754F">
        <w:t>Service</w:t>
      </w:r>
      <w:r w:rsidRPr="0023754F">
        <w:rPr>
          <w:spacing w:val="-5"/>
        </w:rPr>
        <w:t xml:space="preserve"> </w:t>
      </w:r>
      <w:r w:rsidRPr="0023754F">
        <w:t>and</w:t>
      </w:r>
      <w:r w:rsidRPr="0023754F">
        <w:rPr>
          <w:spacing w:val="-5"/>
        </w:rPr>
        <w:t xml:space="preserve"> </w:t>
      </w:r>
      <w:r w:rsidRPr="0023754F">
        <w:t>Architecture</w:t>
      </w:r>
      <w:r w:rsidRPr="0023754F">
        <w:rPr>
          <w:spacing w:val="-5"/>
        </w:rPr>
        <w:t xml:space="preserve"> </w:t>
      </w:r>
      <w:r w:rsidRPr="0023754F">
        <w:t>Summary</w:t>
      </w:r>
      <w:bookmarkEnd w:id="1179"/>
      <w:bookmarkEnd w:id="1180"/>
      <w:bookmarkEnd w:id="1181"/>
      <w:bookmarkEnd w:id="1182"/>
      <w:bookmarkEnd w:id="1183"/>
      <w:bookmarkEnd w:id="1184"/>
      <w:bookmarkEnd w:id="1185"/>
      <w:bookmarkEnd w:id="1186"/>
      <w:bookmarkEnd w:id="1187"/>
      <w:bookmarkEnd w:id="1188"/>
      <w:bookmarkEnd w:id="1189"/>
    </w:p>
    <w:p w14:paraId="185DC9F4" w14:textId="77777777" w:rsidR="00A03B63" w:rsidRDefault="00A03B63" w:rsidP="00A03B63"/>
    <w:p w14:paraId="6119649D" w14:textId="77777777" w:rsidR="00A03B63" w:rsidRDefault="00A03B63" w:rsidP="00A03B63">
      <w:pPr>
        <w:jc w:val="both"/>
        <w:rPr>
          <w:rFonts w:ascii="Times New Roman" w:hAnsi="Times New Roman"/>
          <w:sz w:val="24"/>
        </w:rPr>
      </w:pPr>
      <w:r>
        <w:t>Atos Global Windows Server delivers comprehensive management of Windows servers and infrastructure. This involves integrating a standardized Windows Global Gold build with Atos services for network, storage, backup, and management.</w:t>
      </w:r>
    </w:p>
    <w:p w14:paraId="2635C61C" w14:textId="77777777" w:rsidR="00A03B63" w:rsidRDefault="00A03B63" w:rsidP="00A03B63">
      <w:pPr>
        <w:jc w:val="both"/>
      </w:pPr>
      <w:r>
        <w:t> </w:t>
      </w:r>
    </w:p>
    <w:p w14:paraId="77FDE94C" w14:textId="77777777" w:rsidR="00A03B63" w:rsidRDefault="00A03B63" w:rsidP="00A03B63">
      <w:pPr>
        <w:jc w:val="both"/>
      </w:pPr>
      <w:r>
        <w:t>This reference design is based on the standard x86 hardware basket, which can be found in reference REF004 in Section 1.4.</w:t>
      </w:r>
    </w:p>
    <w:p w14:paraId="62EC1399" w14:textId="77777777" w:rsidR="00A03B63" w:rsidRDefault="00A03B63" w:rsidP="00A03B63"/>
    <w:p w14:paraId="15B8D2B0" w14:textId="77777777" w:rsidR="00A03B63" w:rsidRDefault="00A03B63" w:rsidP="00A03B63">
      <w:pPr>
        <w:ind w:left="1704"/>
      </w:pPr>
      <w:r w:rsidRPr="0023754F">
        <w:rPr>
          <w:noProof/>
          <w:sz w:val="16"/>
          <w:szCs w:val="16"/>
        </w:rPr>
        <w:drawing>
          <wp:anchor distT="0" distB="0" distL="0" distR="0" simplePos="0" relativeHeight="251658240" behindDoc="0" locked="0" layoutInCell="1" allowOverlap="1" wp14:anchorId="19912F8C" wp14:editId="71D9C30E">
            <wp:simplePos x="0" y="0"/>
            <wp:positionH relativeFrom="page">
              <wp:posOffset>1676400</wp:posOffset>
            </wp:positionH>
            <wp:positionV relativeFrom="paragraph">
              <wp:posOffset>140335</wp:posOffset>
            </wp:positionV>
            <wp:extent cx="4965700" cy="3333115"/>
            <wp:effectExtent l="0" t="0" r="6350" b="635"/>
            <wp:wrapTopAndBottom/>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30" cstate="print"/>
                    <a:stretch>
                      <a:fillRect/>
                    </a:stretch>
                  </pic:blipFill>
                  <pic:spPr>
                    <a:xfrm>
                      <a:off x="0" y="0"/>
                      <a:ext cx="4965700" cy="3333115"/>
                    </a:xfrm>
                    <a:prstGeom prst="rect">
                      <a:avLst/>
                    </a:prstGeom>
                  </pic:spPr>
                </pic:pic>
              </a:graphicData>
            </a:graphic>
            <wp14:sizeRelH relativeFrom="margin">
              <wp14:pctWidth>0</wp14:pctWidth>
            </wp14:sizeRelH>
            <wp14:sizeRelV relativeFrom="margin">
              <wp14:pctHeight>0</wp14:pctHeight>
            </wp14:sizeRelV>
          </wp:anchor>
        </w:drawing>
      </w:r>
    </w:p>
    <w:p w14:paraId="6E77784F" w14:textId="77777777" w:rsidR="00A03B63" w:rsidRPr="00E9240C" w:rsidRDefault="00A03B63" w:rsidP="00A03B63"/>
    <w:p w14:paraId="784F6EC0" w14:textId="77777777" w:rsidR="00A03B63" w:rsidRDefault="00A03B63" w:rsidP="00A03B63"/>
    <w:p w14:paraId="1A58A5ED" w14:textId="77777777" w:rsidR="00A03B63" w:rsidRDefault="00A03B63" w:rsidP="00A03B63">
      <w:pPr>
        <w:rPr>
          <w:ins w:id="1190" w:author="Omkar Kulthe" w:date="2025-03-06T18:24:00Z"/>
        </w:rPr>
      </w:pPr>
    </w:p>
    <w:p w14:paraId="39E00368" w14:textId="77777777" w:rsidR="00C97A55" w:rsidRPr="00E9240C" w:rsidRDefault="00C97A55" w:rsidP="00A03B63"/>
    <w:p w14:paraId="55E23768" w14:textId="77777777" w:rsidR="00A03B63" w:rsidRPr="0023754F" w:rsidRDefault="00A03B63" w:rsidP="00A03B63">
      <w:pPr>
        <w:pStyle w:val="Heading2"/>
        <w:numPr>
          <w:ilvl w:val="1"/>
          <w:numId w:val="1"/>
        </w:numPr>
        <w:tabs>
          <w:tab w:val="clear" w:pos="360"/>
        </w:tabs>
        <w:ind w:hanging="357"/>
      </w:pPr>
      <w:bookmarkStart w:id="1191" w:name="_Toc154499728"/>
      <w:bookmarkStart w:id="1192" w:name="_Toc155084326"/>
      <w:bookmarkStart w:id="1193" w:name="_Toc155084556"/>
      <w:bookmarkStart w:id="1194" w:name="_Toc155084819"/>
      <w:bookmarkStart w:id="1195" w:name="_Toc155085038"/>
      <w:bookmarkStart w:id="1196" w:name="_Toc155090874"/>
      <w:bookmarkStart w:id="1197" w:name="_Toc155091763"/>
      <w:bookmarkStart w:id="1198" w:name="_Toc155790749"/>
      <w:bookmarkStart w:id="1199" w:name="_Toc191914658"/>
      <w:bookmarkStart w:id="1200" w:name="_Toc193746969"/>
      <w:bookmarkStart w:id="1201" w:name="_Toc194683654"/>
      <w:r w:rsidRPr="0023754F">
        <w:lastRenderedPageBreak/>
        <w:t>Design</w:t>
      </w:r>
      <w:r w:rsidRPr="0023754F">
        <w:rPr>
          <w:spacing w:val="-5"/>
        </w:rPr>
        <w:t xml:space="preserve"> </w:t>
      </w:r>
      <w:r w:rsidRPr="0023754F">
        <w:t>Principles</w:t>
      </w:r>
      <w:bookmarkEnd w:id="1191"/>
      <w:bookmarkEnd w:id="1192"/>
      <w:bookmarkEnd w:id="1193"/>
      <w:bookmarkEnd w:id="1194"/>
      <w:bookmarkEnd w:id="1195"/>
      <w:bookmarkEnd w:id="1196"/>
      <w:bookmarkEnd w:id="1197"/>
      <w:bookmarkEnd w:id="1198"/>
      <w:bookmarkEnd w:id="1199"/>
      <w:bookmarkEnd w:id="1200"/>
      <w:bookmarkEnd w:id="1201"/>
    </w:p>
    <w:p w14:paraId="62748777" w14:textId="77777777" w:rsidR="00A03B63" w:rsidRPr="00E9240C" w:rsidRDefault="00A03B63" w:rsidP="00A03B63">
      <w:pPr>
        <w:tabs>
          <w:tab w:val="left" w:pos="480"/>
        </w:tabs>
      </w:pPr>
    </w:p>
    <w:p w14:paraId="2B7DD5A5" w14:textId="77777777" w:rsidR="00A03B63" w:rsidRPr="00B34892" w:rsidRDefault="00A03B63" w:rsidP="00A03B63">
      <w:pPr>
        <w:jc w:val="both"/>
      </w:pPr>
      <w:r w:rsidRPr="00B34892">
        <w:t>The Hyper-V service will adhere to the following principles in alignment with the CTO Windows policy: Any deviations from these principles and policies should be raised on the CTO exception SharePoint site provided below:</w:t>
      </w:r>
    </w:p>
    <w:p w14:paraId="1579E69F" w14:textId="77777777" w:rsidR="00A03B63" w:rsidRPr="00B34892" w:rsidRDefault="00A03B63" w:rsidP="00A03B63">
      <w:pPr>
        <w:jc w:val="both"/>
      </w:pPr>
      <w:r w:rsidRPr="00B34892">
        <w:t> </w:t>
      </w:r>
    </w:p>
    <w:p w14:paraId="009126C6" w14:textId="77777777" w:rsidR="00A03B63" w:rsidRPr="00B34892" w:rsidRDefault="00A03B63" w:rsidP="00A03B63">
      <w:pPr>
        <w:jc w:val="both"/>
      </w:pPr>
      <w:r w:rsidRPr="00B34892">
        <w:t>The service will be constructed on x86 hardware that adheres to the existing x86 hardware basket standards.</w:t>
      </w:r>
    </w:p>
    <w:p w14:paraId="5B893892" w14:textId="77777777" w:rsidR="00A03B63" w:rsidRPr="00B34892" w:rsidRDefault="00A03B63" w:rsidP="00A03B63">
      <w:r w:rsidRPr="00B34892">
        <w:t> </w:t>
      </w:r>
    </w:p>
    <w:p w14:paraId="3A4C0D2F" w14:textId="77777777" w:rsidR="00A03B63" w:rsidRPr="00B34892" w:rsidRDefault="00A03B63" w:rsidP="00A03B63">
      <w:pPr>
        <w:pStyle w:val="ListBullet"/>
        <w:numPr>
          <w:ilvl w:val="0"/>
          <w:numId w:val="16"/>
        </w:numPr>
        <w:tabs>
          <w:tab w:val="num" w:pos="284"/>
        </w:tabs>
        <w:ind w:left="284" w:hanging="284"/>
        <w:jc w:val="both"/>
      </w:pPr>
      <w:r w:rsidRPr="00B34892">
        <w:t>All hardware components supporting the servers must exhibit fault tolerance, such as dual SAN paths and dual Ethernet connections.</w:t>
      </w:r>
    </w:p>
    <w:p w14:paraId="12A2A8B5" w14:textId="77777777" w:rsidR="00A03B63" w:rsidRPr="00B34892" w:rsidRDefault="00A03B63" w:rsidP="00A03B63">
      <w:pPr>
        <w:pStyle w:val="ListBullet"/>
        <w:numPr>
          <w:ilvl w:val="0"/>
          <w:numId w:val="16"/>
        </w:numPr>
        <w:tabs>
          <w:tab w:val="num" w:pos="284"/>
        </w:tabs>
        <w:ind w:left="284" w:hanging="284"/>
        <w:jc w:val="both"/>
      </w:pPr>
      <w:r w:rsidRPr="00B34892">
        <w:t>The BIOS configuration should prioritize UEFI over legacy when both the operating system and infrastructure support it. </w:t>
      </w:r>
    </w:p>
    <w:p w14:paraId="052ED910" w14:textId="77777777" w:rsidR="00A03B63" w:rsidRPr="00B34892" w:rsidRDefault="00A03B63" w:rsidP="00A03B63">
      <w:pPr>
        <w:pStyle w:val="ListBullet"/>
        <w:numPr>
          <w:ilvl w:val="0"/>
          <w:numId w:val="16"/>
        </w:numPr>
        <w:tabs>
          <w:tab w:val="num" w:pos="284"/>
        </w:tabs>
        <w:ind w:left="284" w:hanging="284"/>
        <w:jc w:val="both"/>
      </w:pPr>
      <w:r w:rsidRPr="00B34892">
        <w:t>In place, OS upgrades to a new Windows version are not.</w:t>
      </w:r>
    </w:p>
    <w:p w14:paraId="7149DBDA" w14:textId="1EF6AF9F" w:rsidR="00A03B63" w:rsidRPr="00B34892" w:rsidRDefault="00A03B63" w:rsidP="00A03B63">
      <w:pPr>
        <w:pStyle w:val="ListBullet"/>
        <w:numPr>
          <w:ilvl w:val="0"/>
          <w:numId w:val="16"/>
        </w:numPr>
        <w:tabs>
          <w:tab w:val="num" w:pos="284"/>
        </w:tabs>
        <w:ind w:left="284" w:hanging="284"/>
        <w:jc w:val="both"/>
      </w:pPr>
      <w:r w:rsidRPr="00B34892">
        <w:t>For Windows 202</w:t>
      </w:r>
      <w:r w:rsidR="00396DC3">
        <w:t>5</w:t>
      </w:r>
      <w:r w:rsidRPr="00B34892">
        <w:t>, the long-term servicing channel option should be selected by default.</w:t>
      </w:r>
    </w:p>
    <w:p w14:paraId="39843E5F" w14:textId="63A64390" w:rsidR="00A03B63" w:rsidRPr="00B34892" w:rsidRDefault="00A03B63" w:rsidP="00A03B63">
      <w:pPr>
        <w:pStyle w:val="ListBullet"/>
        <w:numPr>
          <w:ilvl w:val="0"/>
          <w:numId w:val="16"/>
        </w:numPr>
        <w:tabs>
          <w:tab w:val="num" w:pos="284"/>
        </w:tabs>
        <w:ind w:left="284" w:hanging="284"/>
        <w:jc w:val="both"/>
      </w:pPr>
      <w:r w:rsidRPr="00B34892">
        <w:t>An x64 server was installed on the latest approved gold build using Windows Server 202</w:t>
      </w:r>
      <w:r w:rsidR="00396DC3">
        <w:t>5</w:t>
      </w:r>
      <w:r w:rsidRPr="00B34892">
        <w:t>.</w:t>
      </w:r>
    </w:p>
    <w:p w14:paraId="215985E0" w14:textId="77777777" w:rsidR="00A03B63" w:rsidRPr="00B34892" w:rsidRDefault="00A03B63" w:rsidP="00A03B63">
      <w:pPr>
        <w:pStyle w:val="ListBullet"/>
        <w:numPr>
          <w:ilvl w:val="0"/>
          <w:numId w:val="16"/>
        </w:numPr>
        <w:tabs>
          <w:tab w:val="num" w:pos="284"/>
        </w:tabs>
        <w:ind w:left="284" w:hanging="284"/>
        <w:jc w:val="both"/>
      </w:pPr>
      <w:r w:rsidRPr="00B34892">
        <w:t>Datacenter or standard Windows versions must be.</w:t>
      </w:r>
    </w:p>
    <w:p w14:paraId="0271A12B" w14:textId="5F68F902" w:rsidR="00A03B63" w:rsidRPr="00B34892" w:rsidRDefault="00A03B63" w:rsidP="00A03B63">
      <w:pPr>
        <w:pStyle w:val="ListBullet"/>
        <w:numPr>
          <w:ilvl w:val="0"/>
          <w:numId w:val="16"/>
        </w:numPr>
        <w:tabs>
          <w:tab w:val="num" w:pos="284"/>
        </w:tabs>
        <w:ind w:left="284" w:hanging="284"/>
        <w:jc w:val="both"/>
      </w:pPr>
      <w:r w:rsidRPr="00B34892">
        <w:t>Both core and full GUI installations are presently supported, with a preference for core installations deemed appropriate for 202</w:t>
      </w:r>
      <w:r w:rsidR="00FC1C3B">
        <w:t>5</w:t>
      </w:r>
      <w:r w:rsidRPr="00B34892">
        <w:t>.</w:t>
      </w:r>
    </w:p>
    <w:p w14:paraId="5C40AA56" w14:textId="77777777" w:rsidR="00A03B63" w:rsidRPr="00B34892" w:rsidRDefault="00A03B63" w:rsidP="00A03B63">
      <w:pPr>
        <w:pStyle w:val="ListBullet"/>
        <w:numPr>
          <w:ilvl w:val="0"/>
          <w:numId w:val="16"/>
        </w:numPr>
        <w:tabs>
          <w:tab w:val="num" w:pos="284"/>
        </w:tabs>
        <w:ind w:left="284" w:hanging="284"/>
        <w:jc w:val="both"/>
      </w:pPr>
      <w:r w:rsidRPr="00B34892">
        <w:t>The C: volume should not be used for any application installs or data, or for the storage of log files other than Windows OS logs.</w:t>
      </w:r>
    </w:p>
    <w:p w14:paraId="37D39C88" w14:textId="77777777" w:rsidR="00A03B63" w:rsidRPr="00B34892" w:rsidRDefault="00A03B63" w:rsidP="00A03B63">
      <w:pPr>
        <w:pStyle w:val="ListBullet"/>
        <w:numPr>
          <w:ilvl w:val="0"/>
          <w:numId w:val="16"/>
        </w:numPr>
        <w:tabs>
          <w:tab w:val="num" w:pos="284"/>
        </w:tabs>
        <w:ind w:left="284" w:hanging="284"/>
        <w:jc w:val="both"/>
      </w:pPr>
      <w:r w:rsidRPr="00B34892">
        <w:t>The C drive should be sized to 60 GB unless the application vendor has a requirement that stipulates.</w:t>
      </w:r>
    </w:p>
    <w:p w14:paraId="4C28DE7A" w14:textId="2DF02667" w:rsidR="00A03B63" w:rsidRPr="00B34892" w:rsidRDefault="00A03B63" w:rsidP="00A03B63">
      <w:pPr>
        <w:pStyle w:val="ListBullet"/>
        <w:numPr>
          <w:ilvl w:val="0"/>
          <w:numId w:val="16"/>
        </w:numPr>
        <w:tabs>
          <w:tab w:val="num" w:pos="284"/>
        </w:tabs>
        <w:ind w:left="284" w:hanging="284"/>
        <w:jc w:val="both"/>
      </w:pPr>
      <w:r w:rsidRPr="00B34892">
        <w:t>Dual x64-based processors (minimum 2 GHz) equipped with hardware-assisted virtualization, such as Intel Virtualization Technology (Intel VT) or AMD Virtualization (AMD-V)</w:t>
      </w:r>
      <w:r w:rsidR="00BA3D8D">
        <w:t>.</w:t>
      </w:r>
    </w:p>
    <w:p w14:paraId="56EBDCB0" w14:textId="77777777" w:rsidR="00A03B63" w:rsidRPr="00B34892" w:rsidRDefault="00A03B63" w:rsidP="00A03B63">
      <w:pPr>
        <w:pStyle w:val="ListBullet"/>
        <w:numPr>
          <w:ilvl w:val="0"/>
          <w:numId w:val="16"/>
        </w:numPr>
        <w:tabs>
          <w:tab w:val="num" w:pos="284"/>
        </w:tabs>
        <w:ind w:left="284" w:hanging="284"/>
        <w:jc w:val="both"/>
      </w:pPr>
      <w:r w:rsidRPr="00B34892">
        <w:t>Hardware-enforced Data Execution Prevention (DEP) must be available and enabled in the system bios. Specifically, you must enable the Intel XD bit (execute disable bit) or the AMD NX bit (no execute bit). (Note if this is not done Hyper-V can be installed; however, at the point at which a virtual machine is started, the error message "Virtual machine could not start because the hypervisor is not running" is displayed.</w:t>
      </w:r>
    </w:p>
    <w:p w14:paraId="317E3B22" w14:textId="77777777" w:rsidR="00A03B63" w:rsidRPr="00B34892" w:rsidRDefault="00A03B63" w:rsidP="00A03B63">
      <w:pPr>
        <w:pStyle w:val="ListBullet"/>
        <w:numPr>
          <w:ilvl w:val="0"/>
          <w:numId w:val="16"/>
        </w:numPr>
        <w:tabs>
          <w:tab w:val="num" w:pos="284"/>
        </w:tabs>
        <w:ind w:left="284" w:hanging="284"/>
        <w:jc w:val="both"/>
      </w:pPr>
      <w:r w:rsidRPr="00B34892">
        <w:t>NAS storage is not supported by Microsoft for use with Hyper-V.</w:t>
      </w:r>
    </w:p>
    <w:p w14:paraId="52AF501B" w14:textId="77777777" w:rsidR="00A03B63" w:rsidRPr="00B34892" w:rsidRDefault="00A03B63" w:rsidP="00A03B63">
      <w:pPr>
        <w:pStyle w:val="ListBullet"/>
        <w:numPr>
          <w:ilvl w:val="0"/>
          <w:numId w:val="16"/>
        </w:numPr>
        <w:tabs>
          <w:tab w:val="num" w:pos="284"/>
        </w:tabs>
        <w:ind w:left="284" w:hanging="284"/>
        <w:jc w:val="both"/>
      </w:pPr>
      <w:r w:rsidRPr="00B34892">
        <w:t>A minimum of 4GB of memory (actual memory is dependent on the number of virtual machines to be hosted) in line with the current approved server building.</w:t>
      </w:r>
    </w:p>
    <w:p w14:paraId="2AA103F6" w14:textId="719AC5AC" w:rsidR="00A03B63" w:rsidRPr="00B34892" w:rsidRDefault="00A03B63" w:rsidP="00A03B63">
      <w:pPr>
        <w:pStyle w:val="ListBullet"/>
        <w:numPr>
          <w:ilvl w:val="0"/>
          <w:numId w:val="16"/>
        </w:numPr>
        <w:tabs>
          <w:tab w:val="num" w:pos="284"/>
        </w:tabs>
        <w:ind w:left="284" w:hanging="284"/>
        <w:jc w:val="both"/>
      </w:pPr>
      <w:r w:rsidRPr="00B34892">
        <w:t xml:space="preserve">Hyper-V VMs and VHDs should be installed on a separate </w:t>
      </w:r>
      <w:commentRangeStart w:id="1202"/>
      <w:commentRangeStart w:id="1203"/>
      <w:r w:rsidRPr="00B34892">
        <w:t>non-system</w:t>
      </w:r>
      <w:r w:rsidR="00D22625">
        <w:t xml:space="preserve"> drive</w:t>
      </w:r>
      <w:r w:rsidRPr="00B34892">
        <w:t>.</w:t>
      </w:r>
      <w:commentRangeEnd w:id="1202"/>
      <w:r w:rsidR="00953D69">
        <w:rPr>
          <w:rStyle w:val="CommentReference"/>
        </w:rPr>
        <w:commentReference w:id="1202"/>
      </w:r>
      <w:commentRangeEnd w:id="1203"/>
      <w:r w:rsidR="00D22625">
        <w:rPr>
          <w:rStyle w:val="CommentReference"/>
        </w:rPr>
        <w:commentReference w:id="1203"/>
      </w:r>
    </w:p>
    <w:p w14:paraId="7E21BA46" w14:textId="77777777" w:rsidR="00A03B63" w:rsidRPr="00B34892" w:rsidRDefault="00A03B63" w:rsidP="00A03B63">
      <w:pPr>
        <w:pStyle w:val="ListBullet"/>
        <w:numPr>
          <w:ilvl w:val="0"/>
          <w:numId w:val="16"/>
        </w:numPr>
        <w:tabs>
          <w:tab w:val="num" w:pos="284"/>
        </w:tabs>
        <w:ind w:left="284" w:hanging="284"/>
        <w:jc w:val="both"/>
      </w:pPr>
      <w:r w:rsidRPr="00B34892">
        <w:t>Cluster Shared Volumes (CSVs) to be used for Hyper-V.</w:t>
      </w:r>
    </w:p>
    <w:p w14:paraId="6EF3FB53" w14:textId="77777777" w:rsidR="00A03B63" w:rsidRPr="00E9240C" w:rsidRDefault="00A03B63" w:rsidP="00A03B63"/>
    <w:p w14:paraId="20FD8E93" w14:textId="77777777" w:rsidR="00A03B63" w:rsidRPr="0023754F" w:rsidRDefault="00A03B63" w:rsidP="00A03B63">
      <w:pPr>
        <w:pStyle w:val="Heading2"/>
        <w:numPr>
          <w:ilvl w:val="1"/>
          <w:numId w:val="1"/>
        </w:numPr>
        <w:tabs>
          <w:tab w:val="clear" w:pos="360"/>
        </w:tabs>
        <w:ind w:hanging="357"/>
      </w:pPr>
      <w:bookmarkStart w:id="1204" w:name="_Toc154499729"/>
      <w:bookmarkStart w:id="1205" w:name="_Toc155084327"/>
      <w:bookmarkStart w:id="1206" w:name="_Toc155084557"/>
      <w:bookmarkStart w:id="1207" w:name="_Toc155084820"/>
      <w:bookmarkStart w:id="1208" w:name="_Toc155085039"/>
      <w:bookmarkStart w:id="1209" w:name="_Toc155090875"/>
      <w:bookmarkStart w:id="1210" w:name="_Toc155091764"/>
      <w:bookmarkStart w:id="1211" w:name="_Toc155790750"/>
      <w:bookmarkStart w:id="1212" w:name="_Toc191914659"/>
      <w:bookmarkStart w:id="1213" w:name="_Toc193746970"/>
      <w:bookmarkStart w:id="1214" w:name="_Toc194683655"/>
      <w:r w:rsidRPr="0023754F">
        <w:t>Server</w:t>
      </w:r>
      <w:r w:rsidRPr="0023754F">
        <w:rPr>
          <w:spacing w:val="-5"/>
        </w:rPr>
        <w:t xml:space="preserve"> </w:t>
      </w:r>
      <w:r w:rsidRPr="0023754F">
        <w:t>Details</w:t>
      </w:r>
      <w:bookmarkEnd w:id="1204"/>
      <w:bookmarkEnd w:id="1205"/>
      <w:bookmarkEnd w:id="1206"/>
      <w:bookmarkEnd w:id="1207"/>
      <w:bookmarkEnd w:id="1208"/>
      <w:bookmarkEnd w:id="1209"/>
      <w:bookmarkEnd w:id="1210"/>
      <w:bookmarkEnd w:id="1211"/>
      <w:bookmarkEnd w:id="1212"/>
      <w:bookmarkEnd w:id="1213"/>
      <w:bookmarkEnd w:id="1214"/>
    </w:p>
    <w:p w14:paraId="3A5354C6" w14:textId="77777777" w:rsidR="00A03B63" w:rsidRDefault="00A03B63" w:rsidP="00A03B63">
      <w:pPr>
        <w:pStyle w:val="BodyText"/>
        <w:spacing w:line="218" w:lineRule="exact"/>
        <w:rPr>
          <w:sz w:val="16"/>
          <w:szCs w:val="16"/>
        </w:rPr>
      </w:pPr>
    </w:p>
    <w:p w14:paraId="29E812B0" w14:textId="6E61A20A" w:rsidR="00A03B63" w:rsidRDefault="00A03B63" w:rsidP="00A03B63">
      <w:r w:rsidRPr="0023754F">
        <w:t>To</w:t>
      </w:r>
      <w:r w:rsidRPr="0023754F">
        <w:rPr>
          <w:spacing w:val="-4"/>
        </w:rPr>
        <w:t xml:space="preserve"> </w:t>
      </w:r>
      <w:r w:rsidRPr="0023754F">
        <w:t>enable</w:t>
      </w:r>
      <w:r w:rsidRPr="0023754F">
        <w:rPr>
          <w:spacing w:val="-3"/>
        </w:rPr>
        <w:t xml:space="preserve"> </w:t>
      </w:r>
      <w:r w:rsidRPr="0023754F">
        <w:t>64-Bit</w:t>
      </w:r>
      <w:r w:rsidRPr="0023754F">
        <w:rPr>
          <w:spacing w:val="-3"/>
        </w:rPr>
        <w:t xml:space="preserve"> </w:t>
      </w:r>
      <w:r w:rsidRPr="0023754F">
        <w:t>support</w:t>
      </w:r>
      <w:r w:rsidRPr="0023754F">
        <w:rPr>
          <w:spacing w:val="-2"/>
        </w:rPr>
        <w:t xml:space="preserve"> </w:t>
      </w:r>
      <w:r w:rsidRPr="0023754F">
        <w:t>for</w:t>
      </w:r>
      <w:r w:rsidRPr="0023754F">
        <w:rPr>
          <w:spacing w:val="-4"/>
        </w:rPr>
        <w:t xml:space="preserve"> </w:t>
      </w:r>
      <w:r w:rsidRPr="0023754F">
        <w:t>Virtual</w:t>
      </w:r>
      <w:r w:rsidRPr="0023754F">
        <w:rPr>
          <w:spacing w:val="-2"/>
        </w:rPr>
        <w:t xml:space="preserve"> </w:t>
      </w:r>
      <w:r w:rsidRPr="0023754F">
        <w:t>Machines,</w:t>
      </w:r>
      <w:r w:rsidRPr="0023754F">
        <w:rPr>
          <w:spacing w:val="-4"/>
        </w:rPr>
        <w:t xml:space="preserve"> </w:t>
      </w:r>
      <w:r w:rsidRPr="0023754F">
        <w:t>you</w:t>
      </w:r>
      <w:r w:rsidRPr="0023754F">
        <w:rPr>
          <w:spacing w:val="-3"/>
        </w:rPr>
        <w:t xml:space="preserve"> </w:t>
      </w:r>
      <w:r w:rsidRPr="0023754F">
        <w:t>must</w:t>
      </w:r>
      <w:r w:rsidRPr="0023754F">
        <w:rPr>
          <w:spacing w:val="-3"/>
        </w:rPr>
        <w:t xml:space="preserve"> </w:t>
      </w:r>
      <w:commentRangeStart w:id="1215"/>
      <w:r w:rsidRPr="0023754F">
        <w:t>Enable</w:t>
      </w:r>
      <w:r w:rsidRPr="0023754F">
        <w:rPr>
          <w:spacing w:val="-4"/>
        </w:rPr>
        <w:t xml:space="preserve"> </w:t>
      </w:r>
      <w:r w:rsidRPr="0023754F">
        <w:t>Virtualization</w:t>
      </w:r>
      <w:r w:rsidRPr="0023754F">
        <w:rPr>
          <w:spacing w:val="-2"/>
        </w:rPr>
        <w:t xml:space="preserve"> </w:t>
      </w:r>
      <w:r w:rsidRPr="0023754F">
        <w:t>Technology.</w:t>
      </w:r>
      <w:commentRangeEnd w:id="1215"/>
      <w:r w:rsidR="00953D69">
        <w:rPr>
          <w:rStyle w:val="CommentReference"/>
        </w:rPr>
        <w:commentReference w:id="1215"/>
      </w:r>
    </w:p>
    <w:p w14:paraId="4721ACD9" w14:textId="77777777" w:rsidR="00A03B63" w:rsidRDefault="00A03B63" w:rsidP="00A03B63">
      <w:pPr>
        <w:pStyle w:val="BodyText"/>
        <w:spacing w:line="218" w:lineRule="exact"/>
        <w:rPr>
          <w:sz w:val="16"/>
          <w:szCs w:val="16"/>
        </w:rPr>
      </w:pPr>
    </w:p>
    <w:p w14:paraId="71F0E289" w14:textId="77777777" w:rsidR="00A03B63" w:rsidRDefault="00A03B63" w:rsidP="00A03B63">
      <w:pPr>
        <w:pStyle w:val="Heading2"/>
        <w:numPr>
          <w:ilvl w:val="1"/>
          <w:numId w:val="1"/>
        </w:numPr>
        <w:tabs>
          <w:tab w:val="clear" w:pos="360"/>
        </w:tabs>
        <w:ind w:hanging="357"/>
      </w:pPr>
      <w:bookmarkStart w:id="1216" w:name="_Toc154499730"/>
      <w:bookmarkStart w:id="1217" w:name="_Toc155084328"/>
      <w:bookmarkStart w:id="1218" w:name="_Toc155084558"/>
      <w:bookmarkStart w:id="1219" w:name="_Toc155084821"/>
      <w:bookmarkStart w:id="1220" w:name="_Toc155085040"/>
      <w:bookmarkStart w:id="1221" w:name="_Toc155090876"/>
      <w:bookmarkStart w:id="1222" w:name="_Toc155091765"/>
      <w:bookmarkStart w:id="1223" w:name="_Toc155790751"/>
      <w:bookmarkStart w:id="1224" w:name="_Toc191914660"/>
      <w:bookmarkStart w:id="1225" w:name="_Toc193746971"/>
      <w:bookmarkStart w:id="1226" w:name="_Toc194683656"/>
      <w:r w:rsidRPr="0023754F">
        <w:t>Baseline</w:t>
      </w:r>
      <w:r w:rsidRPr="0023754F">
        <w:rPr>
          <w:spacing w:val="-6"/>
        </w:rPr>
        <w:t xml:space="preserve"> </w:t>
      </w:r>
      <w:r w:rsidRPr="0023754F">
        <w:t>Architecture</w:t>
      </w:r>
      <w:bookmarkEnd w:id="1216"/>
      <w:bookmarkEnd w:id="1217"/>
      <w:bookmarkEnd w:id="1218"/>
      <w:bookmarkEnd w:id="1219"/>
      <w:bookmarkEnd w:id="1220"/>
      <w:bookmarkEnd w:id="1221"/>
      <w:bookmarkEnd w:id="1222"/>
      <w:bookmarkEnd w:id="1223"/>
      <w:bookmarkEnd w:id="1224"/>
      <w:bookmarkEnd w:id="1225"/>
      <w:bookmarkEnd w:id="1226"/>
    </w:p>
    <w:p w14:paraId="412F9C94" w14:textId="77777777" w:rsidR="00A03B63" w:rsidRPr="00C64B56" w:rsidRDefault="00A03B63" w:rsidP="00A03B63"/>
    <w:p w14:paraId="5A96A884" w14:textId="53B4A696" w:rsidR="00A03B63" w:rsidRDefault="00A03B63" w:rsidP="00A03B63">
      <w:pPr>
        <w:jc w:val="both"/>
      </w:pPr>
      <w:r w:rsidRPr="001648A3">
        <w:t>The foundational architecture</w:t>
      </w:r>
      <w:r w:rsidR="007307D0">
        <w:t xml:space="preserve"> is</w:t>
      </w:r>
      <w:r w:rsidRPr="001648A3">
        <w:t xml:space="preserve"> </w:t>
      </w:r>
      <w:commentRangeStart w:id="1227"/>
      <w:commentRangeStart w:id="1228"/>
      <w:proofErr w:type="gramStart"/>
      <w:r w:rsidRPr="001648A3">
        <w:t>has</w:t>
      </w:r>
      <w:proofErr w:type="gramEnd"/>
      <w:r w:rsidRPr="001648A3">
        <w:t xml:space="preserve"> been</w:t>
      </w:r>
      <w:commentRangeEnd w:id="1227"/>
      <w:r w:rsidR="00953D69">
        <w:rPr>
          <w:rStyle w:val="CommentReference"/>
        </w:rPr>
        <w:commentReference w:id="1227"/>
      </w:r>
      <w:commentRangeEnd w:id="1228"/>
      <w:r w:rsidR="007307D0">
        <w:rPr>
          <w:rStyle w:val="CommentReference"/>
        </w:rPr>
        <w:commentReference w:id="1228"/>
      </w:r>
      <w:r w:rsidRPr="001648A3">
        <w:t xml:space="preserve"> established with physical infrastructure aligned to the prerequisites for installing a Hyper-V Server. The preferred base operating system specified in this document is Windows </w:t>
      </w:r>
      <w:r>
        <w:t xml:space="preserve">Server </w:t>
      </w:r>
      <w:r w:rsidRPr="001648A3">
        <w:t>202</w:t>
      </w:r>
      <w:r w:rsidR="00BA3D8D">
        <w:t>5</w:t>
      </w:r>
      <w:r w:rsidRPr="001648A3">
        <w:t>.</w:t>
      </w:r>
    </w:p>
    <w:p w14:paraId="60CBA61E" w14:textId="77777777" w:rsidR="00A03B63" w:rsidRPr="00C64B56" w:rsidRDefault="00A03B63" w:rsidP="00A03B63">
      <w:pPr>
        <w:jc w:val="both"/>
      </w:pPr>
    </w:p>
    <w:p w14:paraId="7FB0C8C0" w14:textId="77777777" w:rsidR="00A03B63" w:rsidRDefault="00A03B63" w:rsidP="00A03B63">
      <w:pPr>
        <w:pStyle w:val="Heading2"/>
        <w:numPr>
          <w:ilvl w:val="1"/>
          <w:numId w:val="1"/>
        </w:numPr>
        <w:tabs>
          <w:tab w:val="clear" w:pos="360"/>
        </w:tabs>
        <w:ind w:hanging="357"/>
      </w:pPr>
      <w:bookmarkStart w:id="1229" w:name="_Toc154499731"/>
      <w:bookmarkStart w:id="1230" w:name="_Toc155084329"/>
      <w:bookmarkStart w:id="1231" w:name="_Toc155084559"/>
      <w:bookmarkStart w:id="1232" w:name="_Toc155084822"/>
      <w:bookmarkStart w:id="1233" w:name="_Toc155085041"/>
      <w:bookmarkStart w:id="1234" w:name="_Toc155090877"/>
      <w:bookmarkStart w:id="1235" w:name="_Toc155091766"/>
      <w:bookmarkStart w:id="1236" w:name="_Toc155790752"/>
      <w:bookmarkStart w:id="1237" w:name="_Toc191914661"/>
      <w:bookmarkStart w:id="1238" w:name="_Toc193746972"/>
      <w:bookmarkStart w:id="1239" w:name="_Toc194683657"/>
      <w:r w:rsidRPr="0023754F">
        <w:t>Architecture</w:t>
      </w:r>
      <w:r w:rsidRPr="0023754F">
        <w:rPr>
          <w:spacing w:val="-5"/>
        </w:rPr>
        <w:t xml:space="preserve"> </w:t>
      </w:r>
      <w:r w:rsidRPr="0023754F">
        <w:t>Description</w:t>
      </w:r>
      <w:bookmarkEnd w:id="1229"/>
      <w:bookmarkEnd w:id="1230"/>
      <w:bookmarkEnd w:id="1231"/>
      <w:bookmarkEnd w:id="1232"/>
      <w:bookmarkEnd w:id="1233"/>
      <w:bookmarkEnd w:id="1234"/>
      <w:bookmarkEnd w:id="1235"/>
      <w:bookmarkEnd w:id="1236"/>
      <w:bookmarkEnd w:id="1237"/>
      <w:bookmarkEnd w:id="1238"/>
      <w:bookmarkEnd w:id="1239"/>
    </w:p>
    <w:p w14:paraId="3C12779E" w14:textId="77777777" w:rsidR="00A03B63" w:rsidRPr="00C64B56" w:rsidRDefault="00A03B63" w:rsidP="00A03B63"/>
    <w:p w14:paraId="2B83CAA2" w14:textId="77777777" w:rsidR="00A03B63" w:rsidRPr="0023754F" w:rsidRDefault="00A03B63" w:rsidP="00A03B63">
      <w:r w:rsidRPr="0023754F">
        <w:t>Based</w:t>
      </w:r>
      <w:r w:rsidRPr="0023754F">
        <w:rPr>
          <w:spacing w:val="-2"/>
        </w:rPr>
        <w:t xml:space="preserve"> </w:t>
      </w:r>
      <w:r w:rsidRPr="0023754F">
        <w:t>on</w:t>
      </w:r>
      <w:r w:rsidRPr="0023754F">
        <w:rPr>
          <w:spacing w:val="-1"/>
        </w:rPr>
        <w:t xml:space="preserve"> </w:t>
      </w:r>
      <w:r w:rsidRPr="0023754F">
        <w:t>the</w:t>
      </w:r>
      <w:r w:rsidRPr="0023754F">
        <w:rPr>
          <w:spacing w:val="-2"/>
        </w:rPr>
        <w:t xml:space="preserve"> </w:t>
      </w:r>
      <w:r w:rsidRPr="0023754F">
        <w:t>existing</w:t>
      </w:r>
      <w:r w:rsidRPr="0023754F">
        <w:rPr>
          <w:spacing w:val="-3"/>
        </w:rPr>
        <w:t xml:space="preserve"> </w:t>
      </w:r>
      <w:r w:rsidRPr="0023754F">
        <w:t>environment</w:t>
      </w:r>
      <w:r w:rsidRPr="0023754F">
        <w:rPr>
          <w:spacing w:val="-1"/>
        </w:rPr>
        <w:t xml:space="preserve"> </w:t>
      </w:r>
      <w:r w:rsidRPr="0023754F">
        <w:t>in</w:t>
      </w:r>
      <w:r w:rsidRPr="0023754F">
        <w:rPr>
          <w:spacing w:val="-1"/>
        </w:rPr>
        <w:t xml:space="preserve"> </w:t>
      </w:r>
      <w:r w:rsidRPr="0023754F">
        <w:t>the</w:t>
      </w:r>
      <w:r w:rsidRPr="0023754F">
        <w:rPr>
          <w:spacing w:val="-2"/>
        </w:rPr>
        <w:t xml:space="preserve"> </w:t>
      </w:r>
      <w:r w:rsidRPr="0023754F">
        <w:t>account.</w:t>
      </w:r>
    </w:p>
    <w:p w14:paraId="7A016158" w14:textId="6055485B" w:rsidR="00A03B63" w:rsidRPr="0023754F" w:rsidRDefault="00A03B63" w:rsidP="00A03B63">
      <w:r w:rsidRPr="0023754F">
        <w:t>The</w:t>
      </w:r>
      <w:r w:rsidRPr="0023754F">
        <w:rPr>
          <w:spacing w:val="-3"/>
        </w:rPr>
        <w:t xml:space="preserve"> </w:t>
      </w:r>
      <w:r w:rsidRPr="0023754F">
        <w:t>table</w:t>
      </w:r>
      <w:r w:rsidRPr="0023754F">
        <w:rPr>
          <w:spacing w:val="-2"/>
        </w:rPr>
        <w:t xml:space="preserve"> </w:t>
      </w:r>
      <w:r w:rsidRPr="0023754F">
        <w:t>below</w:t>
      </w:r>
      <w:r w:rsidRPr="0023754F">
        <w:rPr>
          <w:spacing w:val="-4"/>
        </w:rPr>
        <w:t xml:space="preserve"> </w:t>
      </w:r>
      <w:r w:rsidRPr="0023754F">
        <w:t>describe</w:t>
      </w:r>
      <w:r w:rsidR="004D1B63">
        <w:t xml:space="preserve">s </w:t>
      </w:r>
      <w:r w:rsidRPr="0023754F">
        <w:t>the</w:t>
      </w:r>
      <w:r w:rsidRPr="0023754F">
        <w:rPr>
          <w:spacing w:val="-3"/>
        </w:rPr>
        <w:t xml:space="preserve"> </w:t>
      </w:r>
      <w:r w:rsidRPr="0023754F">
        <w:t>standard</w:t>
      </w:r>
      <w:r w:rsidRPr="0023754F">
        <w:rPr>
          <w:spacing w:val="-2"/>
        </w:rPr>
        <w:t xml:space="preserve"> </w:t>
      </w:r>
      <w:r w:rsidRPr="0023754F">
        <w:t>architecture</w:t>
      </w:r>
      <w:r w:rsidRPr="0023754F">
        <w:rPr>
          <w:spacing w:val="-3"/>
        </w:rPr>
        <w:t xml:space="preserve"> </w:t>
      </w:r>
      <w:r w:rsidRPr="0023754F">
        <w:t>required</w:t>
      </w:r>
      <w:r w:rsidRPr="0023754F">
        <w:rPr>
          <w:spacing w:val="-2"/>
        </w:rPr>
        <w:t xml:space="preserve"> </w:t>
      </w:r>
      <w:r w:rsidRPr="0023754F">
        <w:t>for</w:t>
      </w:r>
      <w:r w:rsidRPr="0023754F">
        <w:rPr>
          <w:spacing w:val="-3"/>
        </w:rPr>
        <w:t xml:space="preserve"> </w:t>
      </w:r>
      <w:r w:rsidRPr="0023754F">
        <w:t>Deploying</w:t>
      </w:r>
      <w:r w:rsidRPr="0023754F">
        <w:rPr>
          <w:spacing w:val="-2"/>
        </w:rPr>
        <w:t xml:space="preserve"> </w:t>
      </w:r>
      <w:r w:rsidRPr="0023754F">
        <w:t>a</w:t>
      </w:r>
      <w:r w:rsidRPr="0023754F">
        <w:rPr>
          <w:spacing w:val="-3"/>
        </w:rPr>
        <w:t xml:space="preserve"> </w:t>
      </w:r>
      <w:r w:rsidRPr="0023754F">
        <w:t>Hyper-V</w:t>
      </w:r>
      <w:r w:rsidRPr="0023754F">
        <w:rPr>
          <w:spacing w:val="-3"/>
        </w:rPr>
        <w:t xml:space="preserve"> </w:t>
      </w:r>
      <w:r w:rsidRPr="0023754F">
        <w:t>Server</w:t>
      </w:r>
    </w:p>
    <w:p w14:paraId="22006B86" w14:textId="77777777" w:rsidR="00A03B63" w:rsidRDefault="00A03B63" w:rsidP="00A03B63">
      <w:pPr>
        <w:pStyle w:val="BodyText"/>
        <w:rPr>
          <w:sz w:val="16"/>
          <w:szCs w:val="16"/>
        </w:rPr>
      </w:pPr>
    </w:p>
    <w:tbl>
      <w:tblPr>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36"/>
        <w:gridCol w:w="1737"/>
        <w:gridCol w:w="4253"/>
      </w:tblGrid>
      <w:tr w:rsidR="00BA3D8D" w:rsidRPr="00C73412" w14:paraId="5B93F1B4" w14:textId="77777777" w:rsidTr="00BA3D8D">
        <w:trPr>
          <w:trHeight w:val="288"/>
          <w:tblHeader/>
        </w:trPr>
        <w:tc>
          <w:tcPr>
            <w:tcW w:w="2936" w:type="dxa"/>
            <w:tcBorders>
              <w:right w:val="single" w:sz="4" w:space="0" w:color="FFFFFF"/>
            </w:tcBorders>
            <w:shd w:val="clear" w:color="auto" w:fill="1985FF"/>
            <w:tcMar>
              <w:top w:w="57" w:type="dxa"/>
              <w:left w:w="85" w:type="dxa"/>
              <w:right w:w="85" w:type="dxa"/>
            </w:tcMar>
            <w:vAlign w:val="center"/>
            <w:hideMark/>
          </w:tcPr>
          <w:p w14:paraId="0529C595" w14:textId="77777777" w:rsidR="00A03B63" w:rsidRPr="00C73412" w:rsidRDefault="00A03B63" w:rsidP="00E52A60">
            <w:pPr>
              <w:pStyle w:val="TableHeader"/>
              <w:jc w:val="center"/>
              <w:rPr>
                <w:lang w:val="en-IN" w:eastAsia="en-IN"/>
              </w:rPr>
            </w:pPr>
            <w:r w:rsidRPr="00C73412">
              <w:rPr>
                <w:lang w:eastAsia="en-IN"/>
              </w:rPr>
              <w:lastRenderedPageBreak/>
              <w:t>Infrastructure Component</w:t>
            </w:r>
          </w:p>
        </w:tc>
        <w:tc>
          <w:tcPr>
            <w:tcW w:w="1737" w:type="dxa"/>
            <w:tcBorders>
              <w:left w:val="single" w:sz="4" w:space="0" w:color="FFFFFF"/>
              <w:right w:val="single" w:sz="4" w:space="0" w:color="FFFFFF"/>
            </w:tcBorders>
            <w:shd w:val="clear" w:color="auto" w:fill="1985FF"/>
            <w:tcMar>
              <w:top w:w="57" w:type="dxa"/>
              <w:left w:w="85" w:type="dxa"/>
              <w:right w:w="85" w:type="dxa"/>
            </w:tcMar>
            <w:vAlign w:val="center"/>
            <w:hideMark/>
          </w:tcPr>
          <w:p w14:paraId="2E8D86B3" w14:textId="77777777" w:rsidR="00A03B63" w:rsidRPr="00C73412" w:rsidRDefault="00A03B63" w:rsidP="00E52A60">
            <w:pPr>
              <w:pStyle w:val="TableHeader"/>
              <w:jc w:val="center"/>
              <w:rPr>
                <w:lang w:val="en-IN" w:eastAsia="en-IN"/>
              </w:rPr>
            </w:pPr>
            <w:r w:rsidRPr="00C73412">
              <w:rPr>
                <w:lang w:eastAsia="en-IN"/>
              </w:rPr>
              <w:t>Type</w:t>
            </w:r>
          </w:p>
        </w:tc>
        <w:tc>
          <w:tcPr>
            <w:tcW w:w="4253" w:type="dxa"/>
            <w:tcBorders>
              <w:left w:val="single" w:sz="4" w:space="0" w:color="FFFFFF"/>
            </w:tcBorders>
            <w:shd w:val="clear" w:color="auto" w:fill="1985FF"/>
            <w:tcMar>
              <w:top w:w="57" w:type="dxa"/>
              <w:left w:w="85" w:type="dxa"/>
              <w:right w:w="85" w:type="dxa"/>
            </w:tcMar>
            <w:vAlign w:val="center"/>
            <w:hideMark/>
          </w:tcPr>
          <w:p w14:paraId="067542E5" w14:textId="77777777" w:rsidR="00A03B63" w:rsidRPr="00C73412" w:rsidRDefault="00A03B63" w:rsidP="00E52A60">
            <w:pPr>
              <w:pStyle w:val="TableHeader"/>
              <w:jc w:val="center"/>
              <w:rPr>
                <w:lang w:val="en-IN" w:eastAsia="en-IN"/>
              </w:rPr>
            </w:pPr>
            <w:r w:rsidRPr="00C73412">
              <w:rPr>
                <w:lang w:eastAsia="en-IN"/>
              </w:rPr>
              <w:t>Minimum Requirements</w:t>
            </w:r>
          </w:p>
        </w:tc>
      </w:tr>
      <w:tr w:rsidR="00A03B63" w:rsidRPr="00C73412" w14:paraId="27CC7A78" w14:textId="77777777" w:rsidTr="00BA3D8D">
        <w:trPr>
          <w:trHeight w:val="408"/>
        </w:trPr>
        <w:tc>
          <w:tcPr>
            <w:tcW w:w="2936" w:type="dxa"/>
            <w:shd w:val="clear" w:color="auto" w:fill="auto"/>
            <w:tcMar>
              <w:top w:w="28" w:type="dxa"/>
              <w:left w:w="85" w:type="dxa"/>
              <w:right w:w="85" w:type="dxa"/>
            </w:tcMar>
            <w:vAlign w:val="center"/>
            <w:hideMark/>
          </w:tcPr>
          <w:p w14:paraId="55AC6E2A" w14:textId="77777777" w:rsidR="00A03B63" w:rsidRPr="00C73412" w:rsidRDefault="00A03B63" w:rsidP="00E52A60">
            <w:pPr>
              <w:pStyle w:val="Table"/>
              <w:jc w:val="center"/>
              <w:rPr>
                <w:lang w:val="en-IN" w:eastAsia="en-IN"/>
              </w:rPr>
            </w:pPr>
            <w:r w:rsidRPr="00C73412">
              <w:rPr>
                <w:lang w:eastAsia="en-IN"/>
              </w:rPr>
              <w:t>Operating System</w:t>
            </w:r>
          </w:p>
        </w:tc>
        <w:tc>
          <w:tcPr>
            <w:tcW w:w="1737" w:type="dxa"/>
            <w:shd w:val="clear" w:color="auto" w:fill="auto"/>
            <w:tcMar>
              <w:top w:w="28" w:type="dxa"/>
              <w:left w:w="85" w:type="dxa"/>
              <w:right w:w="85" w:type="dxa"/>
            </w:tcMar>
            <w:vAlign w:val="center"/>
            <w:hideMark/>
          </w:tcPr>
          <w:p w14:paraId="530B310D" w14:textId="77777777" w:rsidR="00A03B63" w:rsidRPr="00C73412" w:rsidRDefault="00A03B63" w:rsidP="00E52A60">
            <w:pPr>
              <w:pStyle w:val="Table"/>
              <w:jc w:val="center"/>
              <w:rPr>
                <w:lang w:val="en-IN" w:eastAsia="en-IN"/>
              </w:rPr>
            </w:pPr>
            <w:r w:rsidRPr="00C73412">
              <w:rPr>
                <w:lang w:eastAsia="en-IN"/>
              </w:rPr>
              <w:t>Software</w:t>
            </w:r>
          </w:p>
        </w:tc>
        <w:tc>
          <w:tcPr>
            <w:tcW w:w="4253" w:type="dxa"/>
            <w:shd w:val="clear" w:color="auto" w:fill="auto"/>
            <w:tcMar>
              <w:top w:w="28" w:type="dxa"/>
              <w:left w:w="85" w:type="dxa"/>
              <w:right w:w="85" w:type="dxa"/>
            </w:tcMar>
            <w:vAlign w:val="center"/>
            <w:hideMark/>
          </w:tcPr>
          <w:p w14:paraId="6F6599DC" w14:textId="5066C757" w:rsidR="00A03B63" w:rsidRPr="00C73412" w:rsidRDefault="00A03B63" w:rsidP="00E52A60">
            <w:pPr>
              <w:pStyle w:val="Table"/>
              <w:jc w:val="center"/>
              <w:rPr>
                <w:lang w:val="en-IN" w:eastAsia="en-IN"/>
              </w:rPr>
            </w:pPr>
            <w:r w:rsidRPr="00C73412">
              <w:rPr>
                <w:lang w:val="en-IN" w:eastAsia="en-IN"/>
              </w:rPr>
              <w:t>Design is written keeping Windows Server 202</w:t>
            </w:r>
            <w:ins w:id="1240" w:author="Omkar Kulthe" w:date="2025-03-06T19:25:00Z">
              <w:r w:rsidR="00105040">
                <w:rPr>
                  <w:lang w:val="en-IN" w:eastAsia="en-IN"/>
                </w:rPr>
                <w:t>5</w:t>
              </w:r>
            </w:ins>
            <w:del w:id="1241" w:author="Omkar Kulthe" w:date="2025-03-06T19:25:00Z">
              <w:r w:rsidRPr="00C73412" w:rsidDel="00105040">
                <w:rPr>
                  <w:lang w:val="en-IN" w:eastAsia="en-IN"/>
                </w:rPr>
                <w:delText>2</w:delText>
              </w:r>
            </w:del>
            <w:r w:rsidRPr="00C73412">
              <w:rPr>
                <w:lang w:val="en-IN" w:eastAsia="en-IN"/>
              </w:rPr>
              <w:t xml:space="preserve"> in mind.</w:t>
            </w:r>
          </w:p>
        </w:tc>
      </w:tr>
      <w:tr w:rsidR="00A03B63" w:rsidRPr="00C73412" w14:paraId="1AE8B6AB" w14:textId="77777777" w:rsidTr="00BA3D8D">
        <w:trPr>
          <w:trHeight w:val="408"/>
        </w:trPr>
        <w:tc>
          <w:tcPr>
            <w:tcW w:w="2936" w:type="dxa"/>
            <w:shd w:val="clear" w:color="auto" w:fill="auto"/>
            <w:tcMar>
              <w:top w:w="28" w:type="dxa"/>
              <w:left w:w="85" w:type="dxa"/>
              <w:right w:w="85" w:type="dxa"/>
            </w:tcMar>
            <w:vAlign w:val="center"/>
            <w:hideMark/>
          </w:tcPr>
          <w:p w14:paraId="6A8316A6" w14:textId="77777777" w:rsidR="00A03B63" w:rsidRDefault="00A03B63" w:rsidP="00E52A60">
            <w:pPr>
              <w:pStyle w:val="Table"/>
              <w:jc w:val="center"/>
              <w:rPr>
                <w:lang w:eastAsia="en-IN"/>
              </w:rPr>
            </w:pPr>
            <w:r w:rsidRPr="00C73412">
              <w:rPr>
                <w:lang w:eastAsia="en-IN"/>
              </w:rPr>
              <w:t>Physical Server with Virtualization</w:t>
            </w:r>
          </w:p>
          <w:p w14:paraId="4208BBF7" w14:textId="77777777" w:rsidR="00A03B63" w:rsidRPr="00C73412" w:rsidRDefault="00A03B63" w:rsidP="00E52A60">
            <w:pPr>
              <w:pStyle w:val="Table"/>
              <w:jc w:val="center"/>
              <w:rPr>
                <w:lang w:val="en-IN" w:eastAsia="en-IN"/>
              </w:rPr>
            </w:pPr>
            <w:r w:rsidRPr="00C73412">
              <w:rPr>
                <w:lang w:eastAsia="en-IN"/>
              </w:rPr>
              <w:t>Enabled &amp; compatible to support OS versions and required configurations</w:t>
            </w:r>
          </w:p>
        </w:tc>
        <w:tc>
          <w:tcPr>
            <w:tcW w:w="1737" w:type="dxa"/>
            <w:shd w:val="clear" w:color="auto" w:fill="auto"/>
            <w:tcMar>
              <w:top w:w="28" w:type="dxa"/>
              <w:left w:w="85" w:type="dxa"/>
              <w:right w:w="85" w:type="dxa"/>
            </w:tcMar>
            <w:vAlign w:val="center"/>
            <w:hideMark/>
          </w:tcPr>
          <w:p w14:paraId="641FCE84" w14:textId="77777777" w:rsidR="00A03B63" w:rsidRPr="00C73412" w:rsidRDefault="00A03B63" w:rsidP="00E52A60">
            <w:pPr>
              <w:pStyle w:val="Table"/>
              <w:jc w:val="center"/>
              <w:rPr>
                <w:lang w:val="en-IN" w:eastAsia="en-IN"/>
              </w:rPr>
            </w:pPr>
            <w:r w:rsidRPr="00C73412">
              <w:rPr>
                <w:lang w:eastAsia="en-IN"/>
              </w:rPr>
              <w:t>Hardware</w:t>
            </w:r>
          </w:p>
        </w:tc>
        <w:tc>
          <w:tcPr>
            <w:tcW w:w="4253" w:type="dxa"/>
            <w:shd w:val="clear" w:color="auto" w:fill="auto"/>
            <w:tcMar>
              <w:top w:w="28" w:type="dxa"/>
              <w:left w:w="85" w:type="dxa"/>
              <w:right w:w="85" w:type="dxa"/>
            </w:tcMar>
            <w:vAlign w:val="center"/>
            <w:hideMark/>
          </w:tcPr>
          <w:p w14:paraId="33428B59" w14:textId="77777777" w:rsidR="00A03B63" w:rsidRPr="00C73412" w:rsidRDefault="00A03B63" w:rsidP="00E52A60">
            <w:pPr>
              <w:pStyle w:val="Table"/>
              <w:jc w:val="center"/>
              <w:rPr>
                <w:lang w:val="en-IN" w:eastAsia="en-IN"/>
              </w:rPr>
            </w:pPr>
            <w:r w:rsidRPr="00C73412">
              <w:rPr>
                <w:lang w:eastAsia="en-IN"/>
              </w:rPr>
              <w:t>As per X86 hardware basket</w:t>
            </w:r>
          </w:p>
        </w:tc>
      </w:tr>
      <w:tr w:rsidR="00A03B63" w:rsidRPr="00C73412" w14:paraId="691D0663" w14:textId="77777777" w:rsidTr="00BA3D8D">
        <w:trPr>
          <w:trHeight w:val="607"/>
        </w:trPr>
        <w:tc>
          <w:tcPr>
            <w:tcW w:w="2936" w:type="dxa"/>
            <w:shd w:val="clear" w:color="auto" w:fill="auto"/>
            <w:tcMar>
              <w:top w:w="28" w:type="dxa"/>
              <w:left w:w="85" w:type="dxa"/>
              <w:right w:w="85" w:type="dxa"/>
            </w:tcMar>
            <w:vAlign w:val="center"/>
            <w:hideMark/>
          </w:tcPr>
          <w:p w14:paraId="6CB46FB9" w14:textId="77777777" w:rsidR="00A03B63" w:rsidRPr="00C73412" w:rsidRDefault="00A03B63" w:rsidP="00E52A60">
            <w:pPr>
              <w:pStyle w:val="Table"/>
              <w:jc w:val="center"/>
              <w:rPr>
                <w:lang w:val="en-IN" w:eastAsia="en-IN"/>
              </w:rPr>
            </w:pPr>
            <w:r w:rsidRPr="00C73412">
              <w:rPr>
                <w:lang w:val="en-IN" w:eastAsia="en-IN"/>
              </w:rPr>
              <w:t>Storage</w:t>
            </w:r>
          </w:p>
        </w:tc>
        <w:tc>
          <w:tcPr>
            <w:tcW w:w="1737" w:type="dxa"/>
            <w:shd w:val="clear" w:color="auto" w:fill="auto"/>
            <w:tcMar>
              <w:top w:w="28" w:type="dxa"/>
              <w:left w:w="85" w:type="dxa"/>
              <w:right w:w="85" w:type="dxa"/>
            </w:tcMar>
            <w:vAlign w:val="center"/>
            <w:hideMark/>
          </w:tcPr>
          <w:p w14:paraId="612EEF7C" w14:textId="77777777" w:rsidR="00A03B63" w:rsidRPr="00C73412" w:rsidRDefault="00A03B63" w:rsidP="00E52A60">
            <w:pPr>
              <w:pStyle w:val="Table"/>
              <w:jc w:val="center"/>
              <w:rPr>
                <w:lang w:val="en-IN" w:eastAsia="en-IN"/>
              </w:rPr>
            </w:pPr>
            <w:r w:rsidRPr="00C73412">
              <w:rPr>
                <w:lang w:val="en-IN" w:eastAsia="en-IN"/>
              </w:rPr>
              <w:t>Hardware</w:t>
            </w:r>
          </w:p>
        </w:tc>
        <w:tc>
          <w:tcPr>
            <w:tcW w:w="4253" w:type="dxa"/>
            <w:shd w:val="clear" w:color="auto" w:fill="auto"/>
            <w:tcMar>
              <w:top w:w="28" w:type="dxa"/>
              <w:left w:w="85" w:type="dxa"/>
              <w:right w:w="85" w:type="dxa"/>
            </w:tcMar>
            <w:vAlign w:val="center"/>
            <w:hideMark/>
          </w:tcPr>
          <w:p w14:paraId="60A65BCF" w14:textId="77777777" w:rsidR="00A03B63" w:rsidRPr="00C73412" w:rsidRDefault="00A03B63" w:rsidP="00E52A60">
            <w:pPr>
              <w:pStyle w:val="Table"/>
              <w:jc w:val="center"/>
              <w:rPr>
                <w:lang w:val="en-IN" w:eastAsia="en-IN"/>
              </w:rPr>
            </w:pPr>
            <w:r w:rsidRPr="00C73412">
              <w:rPr>
                <w:lang w:eastAsia="en-IN"/>
              </w:rPr>
              <w:t xml:space="preserve">Fiber or iSCSI connections with resilient capabilities, ensuring </w:t>
            </w:r>
            <w:proofErr w:type="gramStart"/>
            <w:r w:rsidRPr="00C73412">
              <w:rPr>
                <w:lang w:eastAsia="en-IN"/>
              </w:rPr>
              <w:t>Multi-Pathing</w:t>
            </w:r>
            <w:proofErr w:type="gramEnd"/>
            <w:r w:rsidRPr="00C73412">
              <w:rPr>
                <w:lang w:eastAsia="en-IN"/>
              </w:rPr>
              <w:t xml:space="preserve"> is enabled for both Cluster and CSVs.</w:t>
            </w:r>
          </w:p>
        </w:tc>
      </w:tr>
      <w:tr w:rsidR="00A03B63" w:rsidRPr="00C73412" w14:paraId="352A15C9" w14:textId="77777777" w:rsidTr="00BA3D8D">
        <w:trPr>
          <w:trHeight w:val="995"/>
        </w:trPr>
        <w:tc>
          <w:tcPr>
            <w:tcW w:w="2936" w:type="dxa"/>
            <w:shd w:val="clear" w:color="auto" w:fill="auto"/>
            <w:tcMar>
              <w:top w:w="28" w:type="dxa"/>
              <w:left w:w="85" w:type="dxa"/>
              <w:right w:w="85" w:type="dxa"/>
            </w:tcMar>
            <w:vAlign w:val="center"/>
            <w:hideMark/>
          </w:tcPr>
          <w:p w14:paraId="198AFD47" w14:textId="77777777" w:rsidR="00A03B63" w:rsidRPr="00C73412" w:rsidRDefault="00A03B63" w:rsidP="00E52A60">
            <w:pPr>
              <w:pStyle w:val="Table"/>
              <w:jc w:val="center"/>
              <w:rPr>
                <w:lang w:val="en-IN" w:eastAsia="en-IN"/>
              </w:rPr>
            </w:pPr>
            <w:r w:rsidRPr="00C73412">
              <w:rPr>
                <w:lang w:val="en-IN" w:eastAsia="en-IN"/>
              </w:rPr>
              <w:t>Network</w:t>
            </w:r>
          </w:p>
        </w:tc>
        <w:tc>
          <w:tcPr>
            <w:tcW w:w="1737" w:type="dxa"/>
            <w:shd w:val="clear" w:color="auto" w:fill="auto"/>
            <w:tcMar>
              <w:top w:w="28" w:type="dxa"/>
              <w:left w:w="85" w:type="dxa"/>
              <w:right w:w="85" w:type="dxa"/>
            </w:tcMar>
            <w:vAlign w:val="center"/>
            <w:hideMark/>
          </w:tcPr>
          <w:p w14:paraId="04234332" w14:textId="77777777" w:rsidR="00A03B63" w:rsidRPr="00C73412" w:rsidRDefault="00A03B63" w:rsidP="00E52A60">
            <w:pPr>
              <w:pStyle w:val="Table"/>
              <w:jc w:val="center"/>
              <w:rPr>
                <w:lang w:val="en-IN" w:eastAsia="en-IN"/>
              </w:rPr>
            </w:pPr>
            <w:r w:rsidRPr="00C73412">
              <w:rPr>
                <w:lang w:val="en-IN" w:eastAsia="en-IN"/>
              </w:rPr>
              <w:t>Hardware</w:t>
            </w:r>
          </w:p>
        </w:tc>
        <w:tc>
          <w:tcPr>
            <w:tcW w:w="4253" w:type="dxa"/>
            <w:shd w:val="clear" w:color="auto" w:fill="auto"/>
            <w:tcMar>
              <w:top w:w="28" w:type="dxa"/>
              <w:left w:w="85" w:type="dxa"/>
              <w:right w:w="85" w:type="dxa"/>
            </w:tcMar>
            <w:vAlign w:val="center"/>
            <w:hideMark/>
          </w:tcPr>
          <w:p w14:paraId="57D583B2" w14:textId="77777777" w:rsidR="00A03B63" w:rsidRPr="00C73412" w:rsidRDefault="00A03B63" w:rsidP="00E52A60">
            <w:pPr>
              <w:pStyle w:val="Table"/>
              <w:jc w:val="center"/>
              <w:rPr>
                <w:lang w:val="en-IN" w:eastAsia="en-IN"/>
              </w:rPr>
            </w:pPr>
            <w:r w:rsidRPr="00C73412">
              <w:rPr>
                <w:lang w:eastAsia="en-IN"/>
              </w:rPr>
              <w:t>A Quad port configuration is preferred, with a minimum requirement of Dual port. Multiport options are available for Management and Teaming, with I/O enabled for Hyperconverged Networking.</w:t>
            </w:r>
          </w:p>
        </w:tc>
      </w:tr>
      <w:tr w:rsidR="00A03B63" w:rsidRPr="00C73412" w14:paraId="577EA502" w14:textId="77777777" w:rsidTr="00BA3D8D">
        <w:trPr>
          <w:trHeight w:val="398"/>
        </w:trPr>
        <w:tc>
          <w:tcPr>
            <w:tcW w:w="2936" w:type="dxa"/>
            <w:shd w:val="clear" w:color="auto" w:fill="auto"/>
            <w:tcMar>
              <w:top w:w="28" w:type="dxa"/>
              <w:left w:w="85" w:type="dxa"/>
              <w:right w:w="85" w:type="dxa"/>
            </w:tcMar>
            <w:vAlign w:val="center"/>
            <w:hideMark/>
          </w:tcPr>
          <w:p w14:paraId="2A929CDB" w14:textId="77777777" w:rsidR="00A03B63" w:rsidRPr="00C73412" w:rsidRDefault="00A03B63" w:rsidP="00E52A60">
            <w:pPr>
              <w:pStyle w:val="Table"/>
              <w:jc w:val="center"/>
              <w:rPr>
                <w:lang w:val="en-IN" w:eastAsia="en-IN"/>
              </w:rPr>
            </w:pPr>
            <w:r w:rsidRPr="00C73412">
              <w:rPr>
                <w:lang w:eastAsia="en-IN"/>
              </w:rPr>
              <w:t>Others</w:t>
            </w:r>
          </w:p>
        </w:tc>
        <w:tc>
          <w:tcPr>
            <w:tcW w:w="1737" w:type="dxa"/>
            <w:shd w:val="clear" w:color="auto" w:fill="auto"/>
            <w:tcMar>
              <w:top w:w="28" w:type="dxa"/>
              <w:left w:w="85" w:type="dxa"/>
              <w:right w:w="85" w:type="dxa"/>
            </w:tcMar>
            <w:vAlign w:val="center"/>
            <w:hideMark/>
          </w:tcPr>
          <w:p w14:paraId="5598596B" w14:textId="77777777" w:rsidR="00A03B63" w:rsidRPr="00C73412" w:rsidRDefault="00A03B63" w:rsidP="00E52A60">
            <w:pPr>
              <w:pStyle w:val="Table"/>
              <w:jc w:val="center"/>
              <w:rPr>
                <w:lang w:val="en-IN" w:eastAsia="en-IN"/>
              </w:rPr>
            </w:pPr>
            <w:r w:rsidRPr="00C73412">
              <w:rPr>
                <w:lang w:eastAsia="en-IN"/>
              </w:rPr>
              <w:t>Hardware/Software</w:t>
            </w:r>
          </w:p>
        </w:tc>
        <w:tc>
          <w:tcPr>
            <w:tcW w:w="4253" w:type="dxa"/>
            <w:shd w:val="clear" w:color="auto" w:fill="auto"/>
            <w:tcMar>
              <w:top w:w="28" w:type="dxa"/>
              <w:left w:w="85" w:type="dxa"/>
              <w:right w:w="85" w:type="dxa"/>
            </w:tcMar>
            <w:vAlign w:val="center"/>
            <w:hideMark/>
          </w:tcPr>
          <w:p w14:paraId="50AB523C" w14:textId="7584890D" w:rsidR="00A03B63" w:rsidRPr="00C73412" w:rsidRDefault="00A03B63" w:rsidP="00E52A60">
            <w:pPr>
              <w:pStyle w:val="Table"/>
              <w:jc w:val="center"/>
              <w:rPr>
                <w:lang w:val="en-IN" w:eastAsia="en-IN"/>
              </w:rPr>
            </w:pPr>
            <w:r w:rsidRPr="00C73412">
              <w:rPr>
                <w:lang w:eastAsia="en-IN"/>
              </w:rPr>
              <w:t>To be designed as per the Customer needs and demands</w:t>
            </w:r>
          </w:p>
        </w:tc>
      </w:tr>
    </w:tbl>
    <w:p w14:paraId="308D1611" w14:textId="77777777" w:rsidR="00A03B63" w:rsidRPr="0023754F" w:rsidRDefault="00A03B63" w:rsidP="00A03B63">
      <w:pPr>
        <w:pStyle w:val="BodyText"/>
        <w:rPr>
          <w:sz w:val="16"/>
          <w:szCs w:val="16"/>
        </w:rPr>
      </w:pPr>
    </w:p>
    <w:p w14:paraId="2F9469EF" w14:textId="77777777" w:rsidR="00A03B63" w:rsidRPr="0023754F" w:rsidRDefault="00A03B63" w:rsidP="00A03B63">
      <w:pPr>
        <w:pStyle w:val="BodyText"/>
        <w:rPr>
          <w:sz w:val="16"/>
          <w:szCs w:val="16"/>
        </w:rPr>
      </w:pPr>
    </w:p>
    <w:p w14:paraId="6BB0D4E8" w14:textId="77777777" w:rsidR="00A03B63" w:rsidRPr="0023754F" w:rsidRDefault="00A03B63" w:rsidP="00A03B63">
      <w:pPr>
        <w:jc w:val="both"/>
      </w:pPr>
      <w:r w:rsidRPr="0023754F">
        <w:t xml:space="preserve">Apart from the above table additional components and designs would be incorporated as </w:t>
      </w:r>
      <w:r>
        <w:t>p</w:t>
      </w:r>
      <w:r w:rsidRPr="0023754F">
        <w:t>er</w:t>
      </w:r>
      <w:r w:rsidRPr="0023754F">
        <w:rPr>
          <w:spacing w:val="-61"/>
        </w:rPr>
        <w:t xml:space="preserve"> </w:t>
      </w:r>
      <w:r w:rsidRPr="0023754F">
        <w:t>Customer</w:t>
      </w:r>
      <w:r w:rsidRPr="0023754F">
        <w:rPr>
          <w:spacing w:val="-2"/>
        </w:rPr>
        <w:t xml:space="preserve"> </w:t>
      </w:r>
      <w:r w:rsidRPr="0023754F">
        <w:t>infrastructure</w:t>
      </w:r>
      <w:r w:rsidRPr="0023754F">
        <w:rPr>
          <w:spacing w:val="-1"/>
        </w:rPr>
        <w:t xml:space="preserve"> </w:t>
      </w:r>
      <w:r w:rsidRPr="0023754F">
        <w:t>and</w:t>
      </w:r>
      <w:r w:rsidRPr="0023754F">
        <w:rPr>
          <w:spacing w:val="-1"/>
        </w:rPr>
        <w:t xml:space="preserve"> </w:t>
      </w:r>
      <w:r w:rsidRPr="0023754F">
        <w:t>demands.</w:t>
      </w:r>
    </w:p>
    <w:p w14:paraId="79E4B560" w14:textId="77777777" w:rsidR="00A03B63" w:rsidRPr="0023754F" w:rsidRDefault="00A03B63" w:rsidP="00A03B63">
      <w:pPr>
        <w:jc w:val="both"/>
      </w:pPr>
    </w:p>
    <w:p w14:paraId="560F0FB2" w14:textId="77777777" w:rsidR="00A03B63" w:rsidRPr="0023754F" w:rsidRDefault="00A03B63" w:rsidP="00A03B63">
      <w:pPr>
        <w:jc w:val="both"/>
      </w:pPr>
      <w:r w:rsidRPr="0023754F">
        <w:t>Design</w:t>
      </w:r>
      <w:r w:rsidRPr="0023754F">
        <w:rPr>
          <w:spacing w:val="-2"/>
        </w:rPr>
        <w:t xml:space="preserve"> </w:t>
      </w:r>
      <w:r w:rsidRPr="0023754F">
        <w:t>needs</w:t>
      </w:r>
      <w:r w:rsidRPr="0023754F">
        <w:rPr>
          <w:spacing w:val="-3"/>
        </w:rPr>
        <w:t xml:space="preserve"> </w:t>
      </w:r>
      <w:r w:rsidRPr="0023754F">
        <w:t>to</w:t>
      </w:r>
      <w:r w:rsidRPr="0023754F">
        <w:rPr>
          <w:spacing w:val="-2"/>
        </w:rPr>
        <w:t xml:space="preserve"> </w:t>
      </w:r>
      <w:r w:rsidRPr="0023754F">
        <w:t>be</w:t>
      </w:r>
      <w:r w:rsidRPr="0023754F">
        <w:rPr>
          <w:spacing w:val="-2"/>
        </w:rPr>
        <w:t xml:space="preserve"> </w:t>
      </w:r>
      <w:r w:rsidRPr="0023754F">
        <w:t>prepared</w:t>
      </w:r>
      <w:r w:rsidRPr="0023754F">
        <w:rPr>
          <w:spacing w:val="-3"/>
        </w:rPr>
        <w:t xml:space="preserve"> </w:t>
      </w:r>
      <w:r w:rsidRPr="0023754F">
        <w:t>upon</w:t>
      </w:r>
      <w:r w:rsidRPr="0023754F">
        <w:rPr>
          <w:spacing w:val="-2"/>
        </w:rPr>
        <w:t xml:space="preserve"> </w:t>
      </w:r>
      <w:r w:rsidRPr="0023754F">
        <w:t>the</w:t>
      </w:r>
      <w:r w:rsidRPr="0023754F">
        <w:rPr>
          <w:spacing w:val="-2"/>
        </w:rPr>
        <w:t xml:space="preserve"> </w:t>
      </w:r>
      <w:r w:rsidRPr="0023754F">
        <w:t>project</w:t>
      </w:r>
      <w:r w:rsidRPr="0023754F">
        <w:rPr>
          <w:spacing w:val="-3"/>
        </w:rPr>
        <w:t xml:space="preserve"> </w:t>
      </w:r>
      <w:r w:rsidRPr="0023754F">
        <w:t>requirements</w:t>
      </w:r>
      <w:r w:rsidRPr="0023754F">
        <w:rPr>
          <w:spacing w:val="-3"/>
        </w:rPr>
        <w:t xml:space="preserve"> </w:t>
      </w:r>
      <w:r w:rsidRPr="0023754F">
        <w:t>whether</w:t>
      </w:r>
      <w:r w:rsidRPr="0023754F">
        <w:rPr>
          <w:spacing w:val="-2"/>
        </w:rPr>
        <w:t xml:space="preserve"> </w:t>
      </w:r>
      <w:r w:rsidRPr="0023754F">
        <w:t>it’s</w:t>
      </w:r>
      <w:r w:rsidRPr="0023754F">
        <w:rPr>
          <w:spacing w:val="-4"/>
        </w:rPr>
        <w:t xml:space="preserve"> </w:t>
      </w:r>
      <w:r w:rsidRPr="0023754F">
        <w:t>a</w:t>
      </w:r>
      <w:r w:rsidRPr="0023754F">
        <w:rPr>
          <w:spacing w:val="-3"/>
        </w:rPr>
        <w:t xml:space="preserve"> </w:t>
      </w:r>
      <w:r w:rsidRPr="0023754F">
        <w:t>transition</w:t>
      </w:r>
      <w:r w:rsidRPr="0023754F">
        <w:rPr>
          <w:spacing w:val="-1"/>
        </w:rPr>
        <w:t xml:space="preserve"> </w:t>
      </w:r>
      <w:r w:rsidRPr="0023754F">
        <w:t>or</w:t>
      </w:r>
      <w:r w:rsidRPr="0023754F">
        <w:rPr>
          <w:spacing w:val="-3"/>
        </w:rPr>
        <w:t xml:space="preserve"> </w:t>
      </w:r>
      <w:r w:rsidRPr="0023754F">
        <w:t>migrations.</w:t>
      </w:r>
    </w:p>
    <w:p w14:paraId="1ADA0831" w14:textId="77777777" w:rsidR="00A03B63" w:rsidRDefault="00A03B63" w:rsidP="00A03B63">
      <w:pPr>
        <w:jc w:val="both"/>
      </w:pPr>
      <w:r w:rsidRPr="0023754F">
        <w:t>or</w:t>
      </w:r>
      <w:r w:rsidRPr="0023754F">
        <w:rPr>
          <w:spacing w:val="-3"/>
        </w:rPr>
        <w:t xml:space="preserve"> </w:t>
      </w:r>
      <w:r w:rsidRPr="0023754F">
        <w:t>upgrade</w:t>
      </w:r>
      <w:r w:rsidRPr="0023754F">
        <w:rPr>
          <w:spacing w:val="-2"/>
        </w:rPr>
        <w:t xml:space="preserve"> </w:t>
      </w:r>
      <w:r w:rsidRPr="0023754F">
        <w:t>plan.</w:t>
      </w:r>
    </w:p>
    <w:p w14:paraId="39790230" w14:textId="77777777" w:rsidR="00A03B63" w:rsidRDefault="00A03B63" w:rsidP="00A03B63">
      <w:pPr>
        <w:pStyle w:val="BodyText"/>
        <w:rPr>
          <w:sz w:val="16"/>
          <w:szCs w:val="16"/>
        </w:rPr>
      </w:pPr>
    </w:p>
    <w:p w14:paraId="7255C2BA" w14:textId="77777777" w:rsidR="00A03B63" w:rsidRPr="0023754F" w:rsidRDefault="00A03B63" w:rsidP="00A03B63">
      <w:pPr>
        <w:pStyle w:val="Heading2"/>
        <w:numPr>
          <w:ilvl w:val="1"/>
          <w:numId w:val="1"/>
        </w:numPr>
        <w:tabs>
          <w:tab w:val="clear" w:pos="360"/>
        </w:tabs>
        <w:ind w:hanging="357"/>
      </w:pPr>
      <w:bookmarkStart w:id="1242" w:name="_Toc154499732"/>
      <w:bookmarkStart w:id="1243" w:name="_Toc155084330"/>
      <w:bookmarkStart w:id="1244" w:name="_Toc155084560"/>
      <w:bookmarkStart w:id="1245" w:name="_Toc155084823"/>
      <w:bookmarkStart w:id="1246" w:name="_Toc155085042"/>
      <w:bookmarkStart w:id="1247" w:name="_Toc155090878"/>
      <w:bookmarkStart w:id="1248" w:name="_Toc155091767"/>
      <w:bookmarkStart w:id="1249" w:name="_Toc155790753"/>
      <w:bookmarkStart w:id="1250" w:name="_Toc191914662"/>
      <w:bookmarkStart w:id="1251" w:name="_Toc193746973"/>
      <w:bookmarkStart w:id="1252" w:name="_Toc194683658"/>
      <w:r w:rsidRPr="0023754F">
        <w:t>Target</w:t>
      </w:r>
      <w:r w:rsidRPr="0023754F">
        <w:rPr>
          <w:spacing w:val="-8"/>
        </w:rPr>
        <w:t xml:space="preserve"> </w:t>
      </w:r>
      <w:r w:rsidRPr="0023754F">
        <w:t>Architecture</w:t>
      </w:r>
      <w:bookmarkEnd w:id="1242"/>
      <w:bookmarkEnd w:id="1243"/>
      <w:bookmarkEnd w:id="1244"/>
      <w:bookmarkEnd w:id="1245"/>
      <w:bookmarkEnd w:id="1246"/>
      <w:bookmarkEnd w:id="1247"/>
      <w:bookmarkEnd w:id="1248"/>
      <w:bookmarkEnd w:id="1249"/>
      <w:bookmarkEnd w:id="1250"/>
      <w:bookmarkEnd w:id="1251"/>
      <w:bookmarkEnd w:id="1252"/>
    </w:p>
    <w:p w14:paraId="5F1C4ADC" w14:textId="77777777" w:rsidR="00A03B63" w:rsidRPr="007A7BF5" w:rsidRDefault="00A03B63" w:rsidP="00A03B63">
      <w:pPr>
        <w:pStyle w:val="BodyText"/>
        <w:spacing w:before="1"/>
        <w:ind w:left="1254"/>
        <w:rPr>
          <w:sz w:val="16"/>
          <w:szCs w:val="16"/>
        </w:rPr>
      </w:pPr>
    </w:p>
    <w:p w14:paraId="5B70CC56" w14:textId="77777777" w:rsidR="00A03B63" w:rsidRDefault="00A03B63" w:rsidP="00A03B63">
      <w:pPr>
        <w:jc w:val="both"/>
      </w:pPr>
      <w:r w:rsidRPr="007A7BF5">
        <w:t>The reference to the Target Architecture in this document is based on Atos recommendations and may vary depending on customer requirements. Any deviations from these recommendations should be documented in the RAID log. This serves as a typical example of how infrastructure setup using this technology in Atos should be</w:t>
      </w:r>
      <w:r>
        <w:t>.</w:t>
      </w:r>
    </w:p>
    <w:p w14:paraId="115BE719" w14:textId="77777777" w:rsidR="00A03B63" w:rsidRPr="00E9240C" w:rsidRDefault="00A03B63" w:rsidP="00A03B63"/>
    <w:p w14:paraId="39D65EB4" w14:textId="2CCA0DE3" w:rsidR="005D7B5A" w:rsidRPr="008A13EE" w:rsidRDefault="00A03B63" w:rsidP="008A13EE">
      <w:pPr>
        <w:pStyle w:val="Heading2"/>
        <w:numPr>
          <w:ilvl w:val="1"/>
          <w:numId w:val="1"/>
        </w:numPr>
        <w:tabs>
          <w:tab w:val="clear" w:pos="360"/>
        </w:tabs>
        <w:ind w:hanging="357"/>
      </w:pPr>
      <w:bookmarkStart w:id="1253" w:name="_Toc154499734"/>
      <w:bookmarkStart w:id="1254" w:name="_Toc155084332"/>
      <w:bookmarkStart w:id="1255" w:name="_Toc155084562"/>
      <w:bookmarkStart w:id="1256" w:name="_Toc155084824"/>
      <w:bookmarkStart w:id="1257" w:name="_Toc155085043"/>
      <w:bookmarkStart w:id="1258" w:name="_Toc155090879"/>
      <w:bookmarkStart w:id="1259" w:name="_Toc155091768"/>
      <w:bookmarkStart w:id="1260" w:name="_Toc155790754"/>
      <w:bookmarkStart w:id="1261" w:name="_Toc191914663"/>
      <w:bookmarkStart w:id="1262" w:name="_Toc193746974"/>
      <w:bookmarkStart w:id="1263" w:name="_Toc194683659"/>
      <w:r>
        <w:t>New Features in Hyper V 202</w:t>
      </w:r>
      <w:bookmarkEnd w:id="1253"/>
      <w:bookmarkEnd w:id="1254"/>
      <w:bookmarkEnd w:id="1255"/>
      <w:bookmarkEnd w:id="1256"/>
      <w:bookmarkEnd w:id="1257"/>
      <w:bookmarkEnd w:id="1258"/>
      <w:bookmarkEnd w:id="1259"/>
      <w:bookmarkEnd w:id="1260"/>
      <w:bookmarkEnd w:id="1261"/>
      <w:r w:rsidR="00C30720">
        <w:t>5</w:t>
      </w:r>
      <w:r>
        <w:t xml:space="preserve"> </w:t>
      </w:r>
      <w:ins w:id="1264" w:author="Omkar Kulthe" w:date="2025-03-11T15:48:00Z">
        <w:r w:rsidR="005D7B5A" w:rsidRPr="008A13EE">
          <w:rPr>
            <w:b w:val="0"/>
            <w:bCs/>
            <w:rPrChange w:id="1265" w:author="Omkar Kulthe" w:date="2025-03-19T15:25:00Z">
              <w:rPr/>
            </w:rPrChange>
          </w:rPr>
          <w:t>When a new VM is created through Hyper-V Manager, Generation 2 is now set as the default option in the New Virtual Machine Wizard.</w:t>
        </w:r>
      </w:ins>
      <w:bookmarkEnd w:id="1262"/>
      <w:bookmarkEnd w:id="1263"/>
    </w:p>
    <w:p w14:paraId="3350D8EB" w14:textId="77777777" w:rsidR="00A03B63" w:rsidRPr="00E9240C" w:rsidRDefault="00A03B63" w:rsidP="00A03B63">
      <w:commentRangeStart w:id="1266"/>
      <w:commentRangeStart w:id="1267"/>
    </w:p>
    <w:p w14:paraId="3F9E76EE" w14:textId="77777777" w:rsidR="00A03B63" w:rsidRPr="00130B4A" w:rsidRDefault="00A03B63">
      <w:pPr>
        <w:pStyle w:val="ListBullet"/>
        <w:numPr>
          <w:ilvl w:val="0"/>
          <w:numId w:val="0"/>
        </w:numPr>
        <w:ind w:left="284"/>
        <w:rPr>
          <w:b/>
          <w:bCs/>
        </w:rPr>
        <w:pPrChange w:id="1268" w:author="Omkar Kulthe" w:date="2025-03-11T15:48:00Z">
          <w:pPr>
            <w:pStyle w:val="ListBullet"/>
            <w:numPr>
              <w:numId w:val="16"/>
            </w:numPr>
            <w:tabs>
              <w:tab w:val="num" w:pos="284"/>
            </w:tabs>
            <w:ind w:left="360" w:hanging="360"/>
          </w:pPr>
        </w:pPrChange>
      </w:pPr>
      <w:del w:id="1269" w:author="Omkar Kulthe" w:date="2025-03-11T15:48:00Z">
        <w:r w:rsidRPr="00130B4A" w:rsidDel="005D7B5A">
          <w:rPr>
            <w:b/>
            <w:bCs/>
          </w:rPr>
          <w:delText>Enhanced Scalability and Performance</w:delText>
        </w:r>
      </w:del>
    </w:p>
    <w:p w14:paraId="3D454DD8" w14:textId="77777777" w:rsidR="00A03B63" w:rsidRPr="00E03F54" w:rsidDel="005D7B5A" w:rsidRDefault="00A03B63" w:rsidP="00A03B63">
      <w:pPr>
        <w:pStyle w:val="ListBullet"/>
        <w:numPr>
          <w:ilvl w:val="0"/>
          <w:numId w:val="0"/>
        </w:numPr>
        <w:rPr>
          <w:del w:id="1270" w:author="Omkar Kulthe" w:date="2025-03-11T15:48:00Z"/>
        </w:rPr>
      </w:pPr>
    </w:p>
    <w:p w14:paraId="26C838F4" w14:textId="77777777" w:rsidR="00A03B63" w:rsidRDefault="00A03B63" w:rsidP="00A03B63">
      <w:del w:id="1271" w:author="Omkar Kulthe" w:date="2025-03-11T15:48:00Z">
        <w:r w:rsidRPr="00C216D4" w:rsidDel="005D7B5A">
          <w:delText>Hyper-V 2022 introduces significant enhancements to improve scalability and performance. This includes:</w:delText>
        </w:r>
      </w:del>
    </w:p>
    <w:p w14:paraId="6A3DA82D" w14:textId="77777777" w:rsidR="00A03B63" w:rsidRPr="00C216D4" w:rsidRDefault="00A03B63" w:rsidP="00A03B63"/>
    <w:p w14:paraId="5A69C7BF" w14:textId="77777777" w:rsidR="00A03B63" w:rsidRPr="00E03F54" w:rsidRDefault="00A03B63">
      <w:pPr>
        <w:pStyle w:val="ListBullet2"/>
        <w:numPr>
          <w:ilvl w:val="0"/>
          <w:numId w:val="0"/>
        </w:numPr>
        <w:ind w:left="568"/>
        <w:jc w:val="both"/>
        <w:pPrChange w:id="1272" w:author="Omkar Kulthe" w:date="2025-03-11T15:48:00Z">
          <w:pPr>
            <w:pStyle w:val="ListBullet2"/>
            <w:numPr>
              <w:numId w:val="17"/>
            </w:numPr>
            <w:tabs>
              <w:tab w:val="num" w:pos="568"/>
            </w:tabs>
            <w:ind w:left="644" w:hanging="360"/>
            <w:jc w:val="both"/>
          </w:pPr>
        </w:pPrChange>
      </w:pPr>
      <w:del w:id="1273" w:author="Omkar Kulthe" w:date="2025-03-11T15:48:00Z">
        <w:r w:rsidRPr="00E03F54" w:rsidDel="005D7B5A">
          <w:delText>Virtualization Guidance: Hyper-V 2022 provides real-time guidance to optimize virtual machine configurations, ensuring optimal performance.</w:delText>
        </w:r>
      </w:del>
    </w:p>
    <w:p w14:paraId="2720DED4" w14:textId="3B072D99" w:rsidR="00A03B63" w:rsidRDefault="00A03B63">
      <w:pPr>
        <w:pStyle w:val="ListBullet2"/>
        <w:numPr>
          <w:ilvl w:val="0"/>
          <w:numId w:val="0"/>
        </w:numPr>
        <w:ind w:left="284"/>
        <w:jc w:val="both"/>
        <w:pPrChange w:id="1274" w:author="Omkar Kulthe" w:date="2025-03-11T15:48:00Z">
          <w:pPr>
            <w:pStyle w:val="ListBullet2"/>
            <w:numPr>
              <w:numId w:val="17"/>
            </w:numPr>
            <w:tabs>
              <w:tab w:val="num" w:pos="568"/>
            </w:tabs>
            <w:ind w:left="644" w:hanging="360"/>
            <w:jc w:val="both"/>
          </w:pPr>
        </w:pPrChange>
      </w:pPr>
      <w:del w:id="1275" w:author="Omkar Kulthe" w:date="2025-03-11T15:48:00Z">
        <w:r w:rsidRPr="00E03F54" w:rsidDel="005D7B5A">
          <w:delText>Virtual Machine Resiliency: Hyper-V 2022 includes improved virtual machine resiliency features, such as live migration and VM backup and restore, to minimize downtime and data loss.</w:delText>
        </w:r>
      </w:del>
    </w:p>
    <w:p w14:paraId="331128D5" w14:textId="77777777" w:rsidR="00A03B63" w:rsidRPr="00E03F54" w:rsidRDefault="00A03B63" w:rsidP="00A03B63">
      <w:pPr>
        <w:pStyle w:val="ListBullet2"/>
        <w:numPr>
          <w:ilvl w:val="0"/>
          <w:numId w:val="0"/>
        </w:numPr>
        <w:jc w:val="both"/>
      </w:pPr>
    </w:p>
    <w:p w14:paraId="34584799" w14:textId="77777777" w:rsidR="00A03B63" w:rsidRPr="00130B4A" w:rsidDel="00164F40" w:rsidRDefault="00A03B63" w:rsidP="00A03B63">
      <w:pPr>
        <w:pStyle w:val="ListBullet"/>
        <w:numPr>
          <w:ilvl w:val="0"/>
          <w:numId w:val="16"/>
        </w:numPr>
        <w:tabs>
          <w:tab w:val="num" w:pos="284"/>
        </w:tabs>
        <w:ind w:left="284" w:hanging="284"/>
        <w:rPr>
          <w:del w:id="1276" w:author="Omkar Kulthe" w:date="2025-03-11T15:52:00Z"/>
          <w:b/>
          <w:bCs/>
        </w:rPr>
      </w:pPr>
      <w:del w:id="1277" w:author="Omkar Kulthe" w:date="2025-03-11T15:52:00Z">
        <w:r w:rsidRPr="00130B4A" w:rsidDel="00164F40">
          <w:rPr>
            <w:b/>
            <w:bCs/>
          </w:rPr>
          <w:delText>Improved Storage Management</w:delText>
        </w:r>
      </w:del>
    </w:p>
    <w:p w14:paraId="39BF98B7" w14:textId="77777777" w:rsidR="00A03B63" w:rsidRPr="00C216D4" w:rsidDel="00164F40" w:rsidRDefault="00A03B63">
      <w:pPr>
        <w:pStyle w:val="ListBullet"/>
        <w:numPr>
          <w:ilvl w:val="0"/>
          <w:numId w:val="16"/>
        </w:numPr>
        <w:tabs>
          <w:tab w:val="num" w:pos="284"/>
        </w:tabs>
        <w:ind w:left="284" w:hanging="284"/>
        <w:rPr>
          <w:del w:id="1278" w:author="Omkar Kulthe" w:date="2025-03-11T15:52:00Z"/>
        </w:rPr>
        <w:pPrChange w:id="1279" w:author="Omkar Kulthe" w:date="2025-03-11T15:52:00Z">
          <w:pPr>
            <w:pStyle w:val="ListBullet"/>
            <w:numPr>
              <w:numId w:val="0"/>
            </w:numPr>
            <w:ind w:left="0" w:firstLine="0"/>
          </w:pPr>
        </w:pPrChange>
      </w:pPr>
    </w:p>
    <w:p w14:paraId="0652800C" w14:textId="33930F29" w:rsidR="00A03B63" w:rsidRDefault="00A03B63" w:rsidP="00A03B63">
      <w:del w:id="1280" w:author="Omkar Kulthe" w:date="2025-03-11T15:52:00Z">
        <w:r w:rsidRPr="00C216D4" w:rsidDel="00164F40">
          <w:delText>Hyper-V 2022 introduces new storage management features includes:</w:delText>
        </w:r>
      </w:del>
      <w:commentRangeEnd w:id="1266"/>
      <w:r w:rsidR="00953D69">
        <w:rPr>
          <w:rStyle w:val="CommentReference"/>
        </w:rPr>
        <w:commentReference w:id="1266"/>
      </w:r>
      <w:commentRangeEnd w:id="1267"/>
      <w:r w:rsidR="000105A3">
        <w:rPr>
          <w:rStyle w:val="CommentReference"/>
        </w:rPr>
        <w:commentReference w:id="1267"/>
      </w:r>
    </w:p>
    <w:p w14:paraId="2606FE7D" w14:textId="77777777" w:rsidR="00A03B63" w:rsidRPr="00C216D4" w:rsidRDefault="00A03B63" w:rsidP="00A03B63"/>
    <w:p w14:paraId="755DC8BD" w14:textId="77777777" w:rsidR="00A03B63" w:rsidRPr="00C216D4" w:rsidRDefault="00A03B63">
      <w:pPr>
        <w:pStyle w:val="ListBullet2"/>
        <w:numPr>
          <w:ilvl w:val="0"/>
          <w:numId w:val="0"/>
        </w:numPr>
        <w:ind w:left="568"/>
        <w:jc w:val="both"/>
        <w:pPrChange w:id="1281" w:author="Omkar Kulthe" w:date="2025-03-11T15:53:00Z">
          <w:pPr>
            <w:pStyle w:val="ListBullet2"/>
            <w:numPr>
              <w:numId w:val="17"/>
            </w:numPr>
            <w:tabs>
              <w:tab w:val="num" w:pos="568"/>
            </w:tabs>
            <w:ind w:left="644" w:hanging="360"/>
            <w:jc w:val="both"/>
          </w:pPr>
        </w:pPrChange>
      </w:pPr>
      <w:del w:id="1282" w:author="Omkar Kulthe" w:date="2025-03-11T15:53:00Z">
        <w:r w:rsidRPr="00C216D4" w:rsidDel="00164F40">
          <w:delText>Storage Spaces Direct: Hyper-V 2022 now supports Storage Spaces Direct, a software-defined storage feature that allows you to pool storage devices and create a highly scalable, resilient storage infrastructure.</w:delText>
        </w:r>
      </w:del>
    </w:p>
    <w:p w14:paraId="29EAF7DE" w14:textId="77777777" w:rsidR="00A03B63" w:rsidRDefault="00A03B63" w:rsidP="00164F40">
      <w:pPr>
        <w:pStyle w:val="ListBullet2"/>
        <w:numPr>
          <w:ilvl w:val="0"/>
          <w:numId w:val="0"/>
        </w:numPr>
        <w:ind w:left="284"/>
        <w:jc w:val="both"/>
        <w:rPr>
          <w:ins w:id="1283" w:author="Omkar Kulthe" w:date="2025-03-11T15:54:00Z"/>
        </w:rPr>
      </w:pPr>
      <w:del w:id="1284" w:author="Omkar Kulthe" w:date="2025-03-11T15:53:00Z">
        <w:r w:rsidRPr="00C216D4" w:rsidDel="00164F40">
          <w:lastRenderedPageBreak/>
          <w:delText>Storage Migration Service: Hyper-V 2022 includes th</w:delText>
        </w:r>
      </w:del>
      <w:del w:id="1285" w:author="Omkar Kulthe" w:date="2025-03-11T15:52:00Z">
        <w:r w:rsidRPr="00C216D4" w:rsidDel="00164F40">
          <w:delText>e Storage Migration Service, making it easier to move virtual machines between different storage tiers or storage devices.</w:delText>
        </w:r>
      </w:del>
    </w:p>
    <w:p w14:paraId="331156AD" w14:textId="0E73CDCF" w:rsidR="00164F40" w:rsidRDefault="00AC61DE" w:rsidP="00164F40">
      <w:pPr>
        <w:pStyle w:val="ListBullet2"/>
        <w:numPr>
          <w:ilvl w:val="0"/>
          <w:numId w:val="0"/>
        </w:numPr>
        <w:ind w:left="284"/>
        <w:jc w:val="both"/>
        <w:rPr>
          <w:ins w:id="1286" w:author="Omkar Kulthe" w:date="2025-03-11T15:54:00Z"/>
        </w:rPr>
      </w:pPr>
      <w:ins w:id="1287" w:author="Omkar Kulthe" w:date="2025-03-11T15:54:00Z">
        <w:r w:rsidRPr="00AC61DE">
          <w:t>Hypervisor-enforced paging translation</w:t>
        </w:r>
      </w:ins>
    </w:p>
    <w:p w14:paraId="53651602" w14:textId="60231901" w:rsidR="00164F40" w:rsidRDefault="00164F40" w:rsidP="00164F40">
      <w:pPr>
        <w:pStyle w:val="ListBullet2"/>
        <w:numPr>
          <w:ilvl w:val="0"/>
          <w:numId w:val="0"/>
        </w:numPr>
        <w:ind w:left="284"/>
        <w:jc w:val="both"/>
        <w:rPr>
          <w:ins w:id="1288" w:author="Omkar Kulthe" w:date="2025-03-11T15:55:00Z"/>
        </w:rPr>
      </w:pPr>
      <w:ins w:id="1289" w:author="Omkar Kulthe" w:date="2025-03-11T15:54:00Z">
        <w:r w:rsidRPr="00164F40">
          <w:t>HVPT is a security enhancement to ensure integrity in linear address translations. HVPT provides protection to critical system data against write-what-where attacks, enabling an attacker to overwrite an arbitrary location with an arbitrary value usually due to some earlier buffer overflow. HVPT applies to all page tables configuring critical system data structures. This technology also encompasses everything secured by HVCI. By default, HVPT is enabled where hardware support is available and does not apply when running in a VM as a guest.</w:t>
        </w:r>
      </w:ins>
    </w:p>
    <w:p w14:paraId="0DD3C219" w14:textId="77777777" w:rsidR="001C3A7B" w:rsidRDefault="001C3A7B" w:rsidP="00164F40">
      <w:pPr>
        <w:pStyle w:val="ListBullet2"/>
        <w:numPr>
          <w:ilvl w:val="0"/>
          <w:numId w:val="0"/>
        </w:numPr>
        <w:ind w:left="284"/>
        <w:jc w:val="both"/>
        <w:rPr>
          <w:ins w:id="1290" w:author="Omkar Kulthe" w:date="2025-03-11T15:55:00Z"/>
        </w:rPr>
      </w:pPr>
    </w:p>
    <w:p w14:paraId="6DCC1C16" w14:textId="0CA61DE9" w:rsidR="001C3A7B" w:rsidRDefault="001C3A7B" w:rsidP="00164F40">
      <w:pPr>
        <w:pStyle w:val="ListBullet2"/>
        <w:numPr>
          <w:ilvl w:val="0"/>
          <w:numId w:val="0"/>
        </w:numPr>
        <w:ind w:left="284"/>
        <w:jc w:val="both"/>
        <w:rPr>
          <w:ins w:id="1291" w:author="Omkar Kulthe" w:date="2025-03-11T15:57:00Z"/>
        </w:rPr>
      </w:pPr>
      <w:ins w:id="1292" w:author="Omkar Kulthe" w:date="2025-03-11T15:55:00Z">
        <w:r w:rsidRPr="001C3A7B">
          <w:t>GPU partitioning</w:t>
        </w:r>
      </w:ins>
    </w:p>
    <w:p w14:paraId="6B4E9337" w14:textId="77777777" w:rsidR="00CF0568" w:rsidRDefault="00CF0568" w:rsidP="00164F40">
      <w:pPr>
        <w:pStyle w:val="ListBullet2"/>
        <w:numPr>
          <w:ilvl w:val="0"/>
          <w:numId w:val="0"/>
        </w:numPr>
        <w:ind w:left="284"/>
        <w:jc w:val="both"/>
        <w:rPr>
          <w:ins w:id="1293" w:author="Omkar Kulthe" w:date="2025-03-11T15:57:00Z"/>
        </w:rPr>
      </w:pPr>
    </w:p>
    <w:p w14:paraId="52B28118" w14:textId="065A3260" w:rsidR="00B9561C" w:rsidRDefault="00B9561C">
      <w:pPr>
        <w:pStyle w:val="ListBullet2"/>
        <w:numPr>
          <w:ilvl w:val="0"/>
          <w:numId w:val="0"/>
        </w:numPr>
        <w:ind w:left="284"/>
        <w:jc w:val="both"/>
        <w:rPr>
          <w:ins w:id="1294" w:author="Omkar Kulthe" w:date="2025-03-11T15:57:00Z"/>
        </w:rPr>
        <w:pPrChange w:id="1295" w:author="Omkar Kulthe" w:date="2025-03-11T15:57:00Z">
          <w:pPr>
            <w:pStyle w:val="ListBullet2"/>
            <w:ind w:left="284"/>
            <w:jc w:val="both"/>
          </w:pPr>
        </w:pPrChange>
      </w:pPr>
      <w:ins w:id="1296" w:author="Omkar Kulthe" w:date="2025-03-11T15:57:00Z">
        <w:r>
          <w:t>Allocating the entire GPU for a single VM is not the only option; GPU partitioning assigns certain fraction components of the GPU dedicated to each VM. With Hyper-V GPU-P high availability, GPU-P VMs become enabled automatically on some other cluster node whenever there is unplanned downtime.</w:t>
        </w:r>
      </w:ins>
    </w:p>
    <w:p w14:paraId="26145A96" w14:textId="250F6058" w:rsidR="00B9561C" w:rsidRDefault="00B9561C" w:rsidP="00B9561C">
      <w:pPr>
        <w:pStyle w:val="ListBullet2"/>
        <w:numPr>
          <w:ilvl w:val="0"/>
          <w:numId w:val="0"/>
        </w:numPr>
        <w:ind w:left="284"/>
        <w:jc w:val="both"/>
        <w:rPr>
          <w:ins w:id="1297" w:author="Omkar Kulthe" w:date="2025-03-11T15:58:00Z"/>
        </w:rPr>
      </w:pPr>
      <w:ins w:id="1298" w:author="Omkar Kulthe" w:date="2025-03-11T15:57:00Z">
        <w:r>
          <w:t>GPU-P Live Migration is a feature that enables the movement of a VM with GPU-P to some other node during planned downtime or for load balancing in a standalone or clustered scenario. For more information about GPU partitioning, refer to the section on GPU partitioning.</w:t>
        </w:r>
      </w:ins>
    </w:p>
    <w:p w14:paraId="550058B0" w14:textId="77777777" w:rsidR="00E91B8C" w:rsidRDefault="00E91B8C" w:rsidP="00B9561C">
      <w:pPr>
        <w:pStyle w:val="ListBullet2"/>
        <w:numPr>
          <w:ilvl w:val="0"/>
          <w:numId w:val="0"/>
        </w:numPr>
        <w:ind w:left="284"/>
        <w:jc w:val="both"/>
        <w:rPr>
          <w:ins w:id="1299" w:author="Omkar Kulthe" w:date="2025-03-11T15:58:00Z"/>
        </w:rPr>
      </w:pPr>
    </w:p>
    <w:p w14:paraId="6197D140" w14:textId="2AFABB08" w:rsidR="00E91B8C" w:rsidRPr="00E91B8C" w:rsidRDefault="00D4317D">
      <w:pPr>
        <w:pStyle w:val="ListBullet2"/>
        <w:numPr>
          <w:ilvl w:val="0"/>
          <w:numId w:val="0"/>
        </w:numPr>
        <w:jc w:val="both"/>
        <w:rPr>
          <w:ins w:id="1300" w:author="Omkar Kulthe" w:date="2025-03-11T15:58:00Z"/>
          <w:b/>
          <w:bCs/>
          <w:lang w:val="en-IN"/>
        </w:rPr>
        <w:pPrChange w:id="1301" w:author="Omkar Kulthe" w:date="2025-03-11T15:58:00Z">
          <w:pPr>
            <w:pStyle w:val="ListBullet2"/>
            <w:numPr>
              <w:numId w:val="3"/>
            </w:numPr>
            <w:tabs>
              <w:tab w:val="num" w:pos="0"/>
            </w:tabs>
            <w:ind w:left="0" w:firstLine="0"/>
            <w:jc w:val="both"/>
          </w:pPr>
        </w:pPrChange>
      </w:pPr>
      <w:ins w:id="1302" w:author="Omkar Kulthe" w:date="2025-03-11T15:58:00Z">
        <w:r>
          <w:rPr>
            <w:b/>
            <w:bCs/>
            <w:lang w:val="en-IN"/>
          </w:rPr>
          <w:t xml:space="preserve">      </w:t>
        </w:r>
        <w:r w:rsidR="00E91B8C" w:rsidRPr="00E91B8C">
          <w:rPr>
            <w:b/>
            <w:bCs/>
            <w:lang w:val="en-IN"/>
          </w:rPr>
          <w:t>Network ATC</w:t>
        </w:r>
      </w:ins>
    </w:p>
    <w:p w14:paraId="581AF2BD" w14:textId="77777777" w:rsidR="00D4317D" w:rsidRDefault="00D4317D" w:rsidP="00D4317D">
      <w:pPr>
        <w:pStyle w:val="ListBullet2"/>
        <w:ind w:left="284"/>
        <w:jc w:val="both"/>
        <w:rPr>
          <w:ins w:id="1303" w:author="Omkar Kulthe" w:date="2025-03-11T15:59:00Z"/>
        </w:rPr>
      </w:pPr>
      <w:ins w:id="1304" w:author="Omkar Kulthe" w:date="2025-03-11T15:59:00Z">
        <w:r>
          <w:t>Network ATC simplifies the deployment and management of network configurations for Windows Server 2025 clusters. Using an intent-based approach, it permits users to specify desired intents such as management, compute, or storage for a network adapter. Deployment is then automated based on the intended configuration.</w:t>
        </w:r>
      </w:ins>
    </w:p>
    <w:p w14:paraId="47C990FE" w14:textId="1CDF2A6F" w:rsidR="00E91B8C" w:rsidRDefault="00D4317D">
      <w:pPr>
        <w:pStyle w:val="ListBullet2"/>
        <w:numPr>
          <w:ilvl w:val="0"/>
          <w:numId w:val="0"/>
        </w:numPr>
        <w:ind w:left="284"/>
        <w:jc w:val="both"/>
        <w:pPrChange w:id="1305" w:author="Omkar Kulthe" w:date="2025-03-11T15:53:00Z">
          <w:pPr>
            <w:pStyle w:val="ListBullet2"/>
            <w:numPr>
              <w:numId w:val="17"/>
            </w:numPr>
            <w:tabs>
              <w:tab w:val="num" w:pos="568"/>
            </w:tabs>
            <w:ind w:left="644" w:hanging="360"/>
            <w:jc w:val="both"/>
          </w:pPr>
        </w:pPrChange>
      </w:pPr>
      <w:ins w:id="1306" w:author="Omkar Kulthe" w:date="2025-03-11T15:59:00Z">
        <w:r>
          <w:t>This means a reduction in the time, the complexity, and the errors related to host networking deployment. Configuration consistency across the cluster is guaranteed while at the same time configuration drift is eliminated.</w:t>
        </w:r>
      </w:ins>
    </w:p>
    <w:p w14:paraId="3633C735" w14:textId="77777777" w:rsidR="00A03B63" w:rsidRDefault="00A03B63" w:rsidP="00A03B63">
      <w:pPr>
        <w:pStyle w:val="ListBullet2"/>
        <w:numPr>
          <w:ilvl w:val="0"/>
          <w:numId w:val="0"/>
        </w:numPr>
        <w:jc w:val="both"/>
        <w:rPr>
          <w:ins w:id="1307" w:author="Omkar Kulthe" w:date="2025-03-11T16:04:00Z"/>
        </w:rPr>
      </w:pPr>
    </w:p>
    <w:p w14:paraId="6B0F5130" w14:textId="77777777" w:rsidR="000C1189" w:rsidRDefault="000C1189" w:rsidP="00A03B63">
      <w:pPr>
        <w:pStyle w:val="ListBullet2"/>
        <w:numPr>
          <w:ilvl w:val="0"/>
          <w:numId w:val="0"/>
        </w:numPr>
        <w:jc w:val="both"/>
        <w:rPr>
          <w:ins w:id="1308" w:author="Omkar Kulthe" w:date="2025-03-11T16:04:00Z"/>
        </w:rPr>
      </w:pPr>
    </w:p>
    <w:p w14:paraId="6E030F09" w14:textId="77777777" w:rsidR="00A90315" w:rsidRDefault="006F173C" w:rsidP="00A03B63">
      <w:pPr>
        <w:pStyle w:val="ListBullet2"/>
        <w:numPr>
          <w:ilvl w:val="0"/>
          <w:numId w:val="0"/>
        </w:numPr>
        <w:jc w:val="both"/>
        <w:rPr>
          <w:ins w:id="1309" w:author="Omkar Kulthe" w:date="2025-03-11T16:09:00Z"/>
        </w:rPr>
      </w:pPr>
      <w:ins w:id="1310" w:author="Omkar Kulthe" w:date="2025-03-11T16:05:00Z">
        <w:r>
          <w:t xml:space="preserve">     </w:t>
        </w:r>
        <w:r w:rsidRPr="006F173C">
          <w:t>Scalability</w:t>
        </w:r>
      </w:ins>
    </w:p>
    <w:p w14:paraId="28A3D046" w14:textId="77777777" w:rsidR="00A90315" w:rsidRDefault="00A90315" w:rsidP="00A90315">
      <w:pPr>
        <w:pStyle w:val="ListBullet2"/>
        <w:jc w:val="both"/>
        <w:rPr>
          <w:ins w:id="1311" w:author="Omkar Kulthe" w:date="2025-03-11T16:09:00Z"/>
        </w:rPr>
      </w:pPr>
      <w:ins w:id="1312" w:author="Omkar Kulthe" w:date="2025-03-11T16:09:00Z">
        <w:r>
          <w:t xml:space="preserve">     Hyper-V now allows Windows Server 2025 to use as much as 4 petabytes of memory and up to 2,048 logical processors per host. This enables even greater scalability and performance for virtualized workloads.</w:t>
        </w:r>
      </w:ins>
    </w:p>
    <w:p w14:paraId="3F9F3364" w14:textId="77777777" w:rsidR="00D769DC" w:rsidRDefault="00A90315" w:rsidP="00A90315">
      <w:pPr>
        <w:pStyle w:val="ListBullet2"/>
        <w:numPr>
          <w:ilvl w:val="0"/>
          <w:numId w:val="0"/>
        </w:numPr>
        <w:jc w:val="both"/>
        <w:rPr>
          <w:ins w:id="1313" w:author="Omkar Kulthe" w:date="2025-03-11T18:19:00Z"/>
        </w:rPr>
      </w:pPr>
      <w:ins w:id="1314" w:author="Omkar Kulthe" w:date="2025-03-11T16:09:00Z">
        <w:r>
          <w:t xml:space="preserve">For generation 2 VMs, Windows Server 2025 also provides for up to 240 TB of memory and 2,048 virtual processors, adding flexibility in running larger workloads. </w:t>
        </w:r>
      </w:ins>
    </w:p>
    <w:p w14:paraId="1AFAE8F2" w14:textId="77777777" w:rsidR="00D769DC" w:rsidRDefault="00D769DC" w:rsidP="00A90315">
      <w:pPr>
        <w:pStyle w:val="ListBullet2"/>
        <w:numPr>
          <w:ilvl w:val="0"/>
          <w:numId w:val="0"/>
        </w:numPr>
        <w:jc w:val="both"/>
        <w:rPr>
          <w:ins w:id="1315" w:author="Omkar Kulthe" w:date="2025-03-11T18:19:00Z"/>
        </w:rPr>
      </w:pPr>
    </w:p>
    <w:p w14:paraId="60E94644" w14:textId="64784337" w:rsidR="00D769DC" w:rsidRDefault="00D769DC" w:rsidP="00A90315">
      <w:pPr>
        <w:pStyle w:val="ListBullet2"/>
        <w:numPr>
          <w:ilvl w:val="0"/>
          <w:numId w:val="0"/>
        </w:numPr>
        <w:jc w:val="both"/>
        <w:rPr>
          <w:ins w:id="1316" w:author="Omkar Kulthe" w:date="2025-03-11T18:19:00Z"/>
        </w:rPr>
      </w:pPr>
      <w:ins w:id="1317" w:author="Omkar Kulthe" w:date="2025-03-11T18:19:00Z">
        <w:r w:rsidRPr="00D769DC">
          <w:t>Workgroup clusters</w:t>
        </w:r>
      </w:ins>
    </w:p>
    <w:p w14:paraId="3045B94D" w14:textId="77777777" w:rsidR="00D769DC" w:rsidRDefault="00D769DC" w:rsidP="00A90315">
      <w:pPr>
        <w:pStyle w:val="ListBullet2"/>
        <w:numPr>
          <w:ilvl w:val="0"/>
          <w:numId w:val="0"/>
        </w:numPr>
        <w:jc w:val="both"/>
        <w:rPr>
          <w:ins w:id="1318" w:author="Omkar Kulthe" w:date="2025-03-11T18:19:00Z"/>
        </w:rPr>
      </w:pPr>
    </w:p>
    <w:p w14:paraId="5A1DB681" w14:textId="77777777" w:rsidR="007E45F7" w:rsidRDefault="007E45F7" w:rsidP="007E45F7">
      <w:pPr>
        <w:pStyle w:val="ListBullet2"/>
        <w:jc w:val="both"/>
        <w:rPr>
          <w:ins w:id="1319" w:author="Omkar Kulthe" w:date="2025-03-11T18:21:00Z"/>
        </w:rPr>
      </w:pPr>
    </w:p>
    <w:p w14:paraId="094D043C" w14:textId="0AE04D3C" w:rsidR="00D769DC" w:rsidRDefault="007E45F7" w:rsidP="007E45F7">
      <w:pPr>
        <w:pStyle w:val="ListBullet2"/>
        <w:numPr>
          <w:ilvl w:val="0"/>
          <w:numId w:val="0"/>
        </w:numPr>
        <w:jc w:val="both"/>
        <w:rPr>
          <w:ins w:id="1320" w:author="Omkar Kulthe" w:date="2025-03-11T18:19:00Z"/>
        </w:rPr>
      </w:pPr>
      <w:ins w:id="1321" w:author="Omkar Kulthe" w:date="2025-03-11T18:21:00Z">
        <w:r>
          <w:t>Workgroup clusters are exceptions to the Windows Server Failover Clusters where the Hyper-V cluster nodes are not AD domain members and workgroup clusters allow them to live-stream the virtual machines.</w:t>
        </w:r>
      </w:ins>
    </w:p>
    <w:p w14:paraId="710FC37F" w14:textId="77777777" w:rsidR="00D769DC" w:rsidRDefault="00D769DC" w:rsidP="00A90315">
      <w:pPr>
        <w:pStyle w:val="ListBullet2"/>
        <w:numPr>
          <w:ilvl w:val="0"/>
          <w:numId w:val="0"/>
        </w:numPr>
        <w:jc w:val="both"/>
        <w:rPr>
          <w:ins w:id="1322" w:author="Omkar Kulthe" w:date="2025-03-11T18:19:00Z"/>
        </w:rPr>
      </w:pPr>
    </w:p>
    <w:p w14:paraId="3CE5734A" w14:textId="1230B155" w:rsidR="000C1189" w:rsidRPr="00C216D4" w:rsidRDefault="006F173C" w:rsidP="00A90315">
      <w:pPr>
        <w:pStyle w:val="ListBullet2"/>
        <w:numPr>
          <w:ilvl w:val="0"/>
          <w:numId w:val="0"/>
        </w:numPr>
        <w:jc w:val="both"/>
      </w:pPr>
      <w:ins w:id="1323" w:author="Omkar Kulthe" w:date="2025-03-11T16:05:00Z">
        <w:r>
          <w:t xml:space="preserve">   </w:t>
        </w:r>
      </w:ins>
    </w:p>
    <w:p w14:paraId="7B6E01A2" w14:textId="77777777" w:rsidR="00A03B63" w:rsidRPr="00130B4A" w:rsidRDefault="00A03B63">
      <w:pPr>
        <w:pStyle w:val="ListBullet"/>
        <w:numPr>
          <w:ilvl w:val="0"/>
          <w:numId w:val="0"/>
        </w:numPr>
        <w:rPr>
          <w:b/>
          <w:bCs/>
        </w:rPr>
        <w:pPrChange w:id="1324" w:author="Omkar Kulthe" w:date="2025-03-19T15:14:00Z">
          <w:pPr>
            <w:pStyle w:val="ListBullet"/>
            <w:numPr>
              <w:numId w:val="16"/>
            </w:numPr>
            <w:tabs>
              <w:tab w:val="num" w:pos="284"/>
            </w:tabs>
            <w:ind w:left="360" w:hanging="360"/>
          </w:pPr>
        </w:pPrChange>
      </w:pPr>
      <w:del w:id="1325" w:author="Omkar Kulthe" w:date="2025-03-19T15:14:00Z">
        <w:r w:rsidRPr="00130B4A" w:rsidDel="006F477A">
          <w:rPr>
            <w:b/>
            <w:bCs/>
          </w:rPr>
          <w:delText>Enhanced Networking</w:delText>
        </w:r>
      </w:del>
    </w:p>
    <w:p w14:paraId="4641ABB2" w14:textId="77777777" w:rsidR="00A03B63" w:rsidRPr="00C216D4" w:rsidRDefault="00A03B63" w:rsidP="00A03B63">
      <w:pPr>
        <w:pStyle w:val="ListBullet"/>
        <w:numPr>
          <w:ilvl w:val="0"/>
          <w:numId w:val="0"/>
        </w:numPr>
      </w:pPr>
    </w:p>
    <w:p w14:paraId="6064B1A4" w14:textId="77777777" w:rsidR="00A03B63" w:rsidRDefault="00A03B63" w:rsidP="00A03B63">
      <w:del w:id="1326" w:author="Omkar Kulthe" w:date="2025-03-19T15:14:00Z">
        <w:r w:rsidRPr="00C216D4" w:rsidDel="006F477A">
          <w:delText>Hyper-V 2022 improves networking capabilities with new features:</w:delText>
        </w:r>
      </w:del>
    </w:p>
    <w:p w14:paraId="11FFC296" w14:textId="77777777" w:rsidR="00A03B63" w:rsidRPr="00C216D4" w:rsidRDefault="00A03B63" w:rsidP="00A03B63"/>
    <w:p w14:paraId="1BD8BE73" w14:textId="77777777" w:rsidR="00A03B63" w:rsidRPr="00E03F54" w:rsidRDefault="00A03B63">
      <w:pPr>
        <w:pStyle w:val="ListBullet2"/>
        <w:numPr>
          <w:ilvl w:val="0"/>
          <w:numId w:val="0"/>
        </w:numPr>
        <w:ind w:left="568"/>
        <w:jc w:val="both"/>
        <w:pPrChange w:id="1327" w:author="Omkar Kulthe" w:date="2025-03-19T15:14:00Z">
          <w:pPr>
            <w:pStyle w:val="ListBullet2"/>
            <w:numPr>
              <w:numId w:val="17"/>
            </w:numPr>
            <w:tabs>
              <w:tab w:val="num" w:pos="568"/>
            </w:tabs>
            <w:ind w:left="644" w:hanging="360"/>
            <w:jc w:val="both"/>
          </w:pPr>
        </w:pPrChange>
      </w:pPr>
      <w:del w:id="1328" w:author="Omkar Kulthe" w:date="2025-03-19T15:14:00Z">
        <w:r w:rsidRPr="00E03F54" w:rsidDel="006F477A">
          <w:delText>Virtual Private Networks (VPNs): Hyper-V 2022 now supports site-to-site VPNs, enabling secure communic</w:delText>
        </w:r>
      </w:del>
      <w:del w:id="1329" w:author="Omkar Kulthe" w:date="2025-03-19T15:13:00Z">
        <w:r w:rsidRPr="00E03F54" w:rsidDel="006F477A">
          <w:delText>ation between virtual networks.</w:delText>
        </w:r>
      </w:del>
    </w:p>
    <w:p w14:paraId="650EFFF7" w14:textId="77777777" w:rsidR="00A03B63" w:rsidRDefault="00A03B63">
      <w:pPr>
        <w:pStyle w:val="ListBullet2"/>
        <w:numPr>
          <w:ilvl w:val="0"/>
          <w:numId w:val="0"/>
        </w:numPr>
        <w:ind w:left="284"/>
        <w:jc w:val="both"/>
        <w:pPrChange w:id="1330" w:author="Omkar Kulthe" w:date="2025-03-19T15:13:00Z">
          <w:pPr>
            <w:pStyle w:val="ListBullet2"/>
            <w:numPr>
              <w:numId w:val="17"/>
            </w:numPr>
            <w:tabs>
              <w:tab w:val="num" w:pos="568"/>
            </w:tabs>
            <w:ind w:left="644" w:hanging="360"/>
            <w:jc w:val="both"/>
          </w:pPr>
        </w:pPrChange>
      </w:pPr>
      <w:del w:id="1331" w:author="Omkar Kulthe" w:date="2025-03-19T15:13:00Z">
        <w:r w:rsidRPr="00E03F54" w:rsidDel="00BE1B77">
          <w:delText>Networking Scalability: Hyper-V 2022 introduces network scaling capabilities, allowing you to easily expand or contract the size of your virtual networks as needed.</w:delText>
        </w:r>
      </w:del>
    </w:p>
    <w:p w14:paraId="0B7E9DCC" w14:textId="77777777" w:rsidR="00A03B63" w:rsidRPr="00E03F54" w:rsidRDefault="00A03B63" w:rsidP="00A03B63">
      <w:pPr>
        <w:pStyle w:val="ListBullet2"/>
        <w:numPr>
          <w:ilvl w:val="0"/>
          <w:numId w:val="0"/>
        </w:numPr>
        <w:ind w:left="284"/>
        <w:jc w:val="both"/>
      </w:pPr>
    </w:p>
    <w:p w14:paraId="13784047" w14:textId="77777777" w:rsidR="00A03B63" w:rsidRPr="00130B4A" w:rsidRDefault="00A03B63">
      <w:pPr>
        <w:pStyle w:val="ListBullet"/>
        <w:numPr>
          <w:ilvl w:val="0"/>
          <w:numId w:val="0"/>
        </w:numPr>
        <w:ind w:left="284"/>
        <w:rPr>
          <w:b/>
          <w:bCs/>
        </w:rPr>
        <w:pPrChange w:id="1332" w:author="Omkar Kulthe" w:date="2025-03-19T15:13:00Z">
          <w:pPr>
            <w:pStyle w:val="ListBullet"/>
            <w:numPr>
              <w:numId w:val="16"/>
            </w:numPr>
            <w:tabs>
              <w:tab w:val="num" w:pos="284"/>
            </w:tabs>
            <w:ind w:left="360" w:hanging="360"/>
          </w:pPr>
        </w:pPrChange>
      </w:pPr>
      <w:del w:id="1333" w:author="Omkar Kulthe" w:date="2025-03-19T15:13:00Z">
        <w:r w:rsidRPr="00130B4A" w:rsidDel="00BE1B77">
          <w:rPr>
            <w:b/>
            <w:bCs/>
          </w:rPr>
          <w:delText>Enhanced Security</w:delText>
        </w:r>
      </w:del>
    </w:p>
    <w:p w14:paraId="07469ADE" w14:textId="77777777" w:rsidR="00A03B63" w:rsidRPr="00C13F71" w:rsidRDefault="00A03B63" w:rsidP="00A03B63">
      <w:pPr>
        <w:pStyle w:val="ListBullet"/>
        <w:numPr>
          <w:ilvl w:val="0"/>
          <w:numId w:val="0"/>
        </w:numPr>
        <w:ind w:left="284"/>
      </w:pPr>
    </w:p>
    <w:p w14:paraId="3AAFFD88" w14:textId="77777777" w:rsidR="00A03B63" w:rsidRDefault="00A03B63" w:rsidP="00A03B63">
      <w:del w:id="1334" w:author="Omkar Kulthe" w:date="2025-03-19T15:13:00Z">
        <w:r w:rsidRPr="00C216D4" w:rsidDel="00BE1B77">
          <w:delText>Hyper-V 2022 takes security to the next level with these features:</w:delText>
        </w:r>
      </w:del>
    </w:p>
    <w:p w14:paraId="0C9E1DCE" w14:textId="77777777" w:rsidR="00A03B63" w:rsidRPr="00C216D4" w:rsidRDefault="00A03B63" w:rsidP="00A03B63"/>
    <w:p w14:paraId="28EA21AF" w14:textId="77777777" w:rsidR="00A03B63" w:rsidRPr="00C216D4" w:rsidRDefault="00A03B63">
      <w:pPr>
        <w:pStyle w:val="ListBullet2"/>
        <w:numPr>
          <w:ilvl w:val="0"/>
          <w:numId w:val="0"/>
        </w:numPr>
        <w:ind w:left="568"/>
        <w:jc w:val="both"/>
        <w:pPrChange w:id="1335" w:author="Omkar Kulthe" w:date="2025-03-19T15:13:00Z">
          <w:pPr>
            <w:pStyle w:val="ListBullet2"/>
            <w:numPr>
              <w:numId w:val="17"/>
            </w:numPr>
            <w:tabs>
              <w:tab w:val="num" w:pos="568"/>
            </w:tabs>
            <w:ind w:left="644" w:hanging="360"/>
            <w:jc w:val="both"/>
          </w:pPr>
        </w:pPrChange>
      </w:pPr>
      <w:del w:id="1336" w:author="Omkar Kulthe" w:date="2025-03-19T15:13:00Z">
        <w:r w:rsidRPr="00C216D4" w:rsidDel="00BE1B77">
          <w:delText>Enhanced Encryption: Hyper-V 2022 supports encryption for both virtual machine data and the virtual machines themselves, providing an extra layer of security.</w:delText>
        </w:r>
      </w:del>
    </w:p>
    <w:p w14:paraId="391AF2BE" w14:textId="77777777" w:rsidR="00A03B63" w:rsidRDefault="00A03B63">
      <w:pPr>
        <w:pStyle w:val="ListBullet2"/>
        <w:numPr>
          <w:ilvl w:val="0"/>
          <w:numId w:val="0"/>
        </w:numPr>
        <w:ind w:left="284"/>
        <w:jc w:val="both"/>
        <w:pPrChange w:id="1337" w:author="Omkar Kulthe" w:date="2025-03-19T15:13:00Z">
          <w:pPr>
            <w:pStyle w:val="ListBullet2"/>
            <w:numPr>
              <w:numId w:val="17"/>
            </w:numPr>
            <w:tabs>
              <w:tab w:val="num" w:pos="568"/>
            </w:tabs>
            <w:ind w:left="644" w:hanging="360"/>
            <w:jc w:val="both"/>
          </w:pPr>
        </w:pPrChange>
      </w:pPr>
      <w:del w:id="1338" w:author="Omkar Kulthe" w:date="2025-03-19T15:13:00Z">
        <w:r w:rsidRPr="00C216D4" w:rsidDel="00BE1B77">
          <w:delText>Guest Shield: Hyper-V 2022 includes Guest Shield, a feature that enables sandboxing of virtual machines, providing an additional layer of protection against malware and unauthorized access.</w:delText>
        </w:r>
      </w:del>
    </w:p>
    <w:p w14:paraId="59DF3764" w14:textId="77777777" w:rsidR="00A03B63" w:rsidRPr="00C216D4" w:rsidRDefault="00A03B63" w:rsidP="00A03B63">
      <w:pPr>
        <w:pStyle w:val="ListBullet2"/>
        <w:numPr>
          <w:ilvl w:val="0"/>
          <w:numId w:val="0"/>
        </w:numPr>
        <w:ind w:left="284"/>
        <w:jc w:val="both"/>
      </w:pPr>
    </w:p>
    <w:p w14:paraId="635CE565" w14:textId="77777777" w:rsidR="00A03B63" w:rsidRPr="00130B4A" w:rsidRDefault="00A03B63">
      <w:pPr>
        <w:pStyle w:val="ListBullet"/>
        <w:numPr>
          <w:ilvl w:val="0"/>
          <w:numId w:val="0"/>
        </w:numPr>
        <w:rPr>
          <w:b/>
          <w:bCs/>
        </w:rPr>
        <w:pPrChange w:id="1339" w:author="Omkar Kulthe" w:date="2025-03-19T15:13:00Z">
          <w:pPr>
            <w:pStyle w:val="ListBullet"/>
            <w:numPr>
              <w:numId w:val="16"/>
            </w:numPr>
            <w:tabs>
              <w:tab w:val="num" w:pos="284"/>
            </w:tabs>
            <w:ind w:left="360" w:hanging="360"/>
          </w:pPr>
        </w:pPrChange>
      </w:pPr>
      <w:del w:id="1340" w:author="Omkar Kulthe" w:date="2025-03-19T15:13:00Z">
        <w:r w:rsidRPr="00130B4A" w:rsidDel="00BE1B77">
          <w:rPr>
            <w:b/>
            <w:bCs/>
          </w:rPr>
          <w:delText>Improved Management</w:delText>
        </w:r>
      </w:del>
    </w:p>
    <w:p w14:paraId="7DD94D5F" w14:textId="77777777" w:rsidR="00A03B63" w:rsidRPr="00C216D4" w:rsidRDefault="00A03B63" w:rsidP="00A03B63">
      <w:pPr>
        <w:pStyle w:val="ListBullet"/>
        <w:numPr>
          <w:ilvl w:val="0"/>
          <w:numId w:val="0"/>
        </w:numPr>
      </w:pPr>
    </w:p>
    <w:p w14:paraId="147A351E" w14:textId="77777777" w:rsidR="00A03B63" w:rsidDel="00BE1B77" w:rsidRDefault="00A03B63" w:rsidP="00A03B63">
      <w:pPr>
        <w:rPr>
          <w:del w:id="1341" w:author="Omkar Kulthe" w:date="2025-03-19T15:13:00Z"/>
        </w:rPr>
      </w:pPr>
      <w:del w:id="1342" w:author="Omkar Kulthe" w:date="2025-03-19T15:13:00Z">
        <w:r w:rsidRPr="00C216D4" w:rsidDel="00BE1B77">
          <w:delText>Hyper-V 2022 introduces several improvements to simplify management tasks.</w:delText>
        </w:r>
      </w:del>
    </w:p>
    <w:p w14:paraId="2F548043" w14:textId="77777777" w:rsidR="00A03B63" w:rsidRPr="00C216D4" w:rsidRDefault="00A03B63" w:rsidP="00A03B63"/>
    <w:p w14:paraId="57C9654D" w14:textId="77777777" w:rsidR="00A03B63" w:rsidRPr="00C216D4" w:rsidRDefault="00A03B63">
      <w:pPr>
        <w:pStyle w:val="ListBullet2"/>
        <w:numPr>
          <w:ilvl w:val="0"/>
          <w:numId w:val="0"/>
        </w:numPr>
        <w:ind w:left="568" w:hanging="284"/>
        <w:jc w:val="both"/>
        <w:pPrChange w:id="1343" w:author="Omkar Kulthe" w:date="2025-03-19T15:12:00Z">
          <w:pPr>
            <w:pStyle w:val="ListBullet2"/>
            <w:numPr>
              <w:numId w:val="17"/>
            </w:numPr>
            <w:tabs>
              <w:tab w:val="num" w:pos="568"/>
            </w:tabs>
            <w:ind w:left="644" w:hanging="360"/>
            <w:jc w:val="both"/>
          </w:pPr>
        </w:pPrChange>
      </w:pPr>
      <w:del w:id="1344" w:author="Omkar Kulthe" w:date="2025-03-19T15:12:00Z">
        <w:r w:rsidRPr="00C216D4" w:rsidDel="00BE1B77">
          <w:delText>Enhanced Virtual Machine Management: Hyper-V 2022 introduces improved virtual machine management features, such as enhanced scalability, virtual networking, and storage management.</w:delText>
        </w:r>
      </w:del>
    </w:p>
    <w:p w14:paraId="64402871" w14:textId="77777777" w:rsidR="00A03B63" w:rsidRDefault="00A03B63">
      <w:pPr>
        <w:pStyle w:val="ListBullet2"/>
        <w:numPr>
          <w:ilvl w:val="0"/>
          <w:numId w:val="0"/>
        </w:numPr>
        <w:ind w:left="568" w:hanging="284"/>
        <w:jc w:val="both"/>
        <w:pPrChange w:id="1345" w:author="Omkar Kulthe" w:date="2025-03-19T15:12:00Z">
          <w:pPr>
            <w:pStyle w:val="ListBullet2"/>
            <w:numPr>
              <w:numId w:val="17"/>
            </w:numPr>
            <w:tabs>
              <w:tab w:val="num" w:pos="568"/>
            </w:tabs>
            <w:ind w:left="644" w:hanging="360"/>
            <w:jc w:val="both"/>
          </w:pPr>
        </w:pPrChange>
      </w:pPr>
      <w:del w:id="1346" w:author="Omkar Kulthe" w:date="2025-03-19T15:12:00Z">
        <w:r w:rsidRPr="00C216D4" w:rsidDel="00BE1B77">
          <w:delText>Virtual Machine Insights: Hyper-V</w:delText>
        </w:r>
      </w:del>
      <w:del w:id="1347" w:author="Omkar Kulthe" w:date="2025-03-11T18:27:00Z">
        <w:r w:rsidRPr="00C216D4" w:rsidDel="005B3B13">
          <w:delText xml:space="preserve"> 2022 includes Virtual Machine Insights, providing real-time performance data and recommendations to optimize virtual machine configurations.</w:delText>
        </w:r>
      </w:del>
    </w:p>
    <w:p w14:paraId="0C5C5F5B" w14:textId="77777777" w:rsidR="00A03B63" w:rsidRPr="00E9240C" w:rsidRDefault="00A03B63" w:rsidP="00A03B63"/>
    <w:p w14:paraId="4EC2D38A" w14:textId="77777777" w:rsidR="00A03B63" w:rsidRPr="0023754F" w:rsidRDefault="00A03B63" w:rsidP="00A03B63">
      <w:pPr>
        <w:pStyle w:val="Heading1"/>
      </w:pPr>
      <w:bookmarkStart w:id="1348" w:name="_Toc154499735"/>
      <w:bookmarkStart w:id="1349" w:name="_Toc155084333"/>
      <w:bookmarkStart w:id="1350" w:name="_Toc155084563"/>
      <w:bookmarkStart w:id="1351" w:name="_Toc155084825"/>
      <w:bookmarkStart w:id="1352" w:name="_Toc155085044"/>
      <w:bookmarkStart w:id="1353" w:name="_Toc155090880"/>
      <w:bookmarkStart w:id="1354" w:name="_Toc155091769"/>
      <w:bookmarkStart w:id="1355" w:name="_Toc155790755"/>
      <w:bookmarkStart w:id="1356" w:name="_Toc191914664"/>
      <w:bookmarkStart w:id="1357" w:name="_Toc193746975"/>
      <w:bookmarkStart w:id="1358" w:name="_Toc194683660"/>
      <w:r w:rsidRPr="0023754F">
        <w:lastRenderedPageBreak/>
        <w:t>Conceptual</w:t>
      </w:r>
      <w:r w:rsidRPr="0023754F">
        <w:rPr>
          <w:spacing w:val="-3"/>
        </w:rPr>
        <w:t xml:space="preserve"> </w:t>
      </w:r>
      <w:r w:rsidRPr="0023754F">
        <w:t>Design</w:t>
      </w:r>
      <w:bookmarkEnd w:id="1348"/>
      <w:bookmarkEnd w:id="1349"/>
      <w:bookmarkEnd w:id="1350"/>
      <w:bookmarkEnd w:id="1351"/>
      <w:bookmarkEnd w:id="1352"/>
      <w:bookmarkEnd w:id="1353"/>
      <w:bookmarkEnd w:id="1354"/>
      <w:bookmarkEnd w:id="1355"/>
      <w:bookmarkEnd w:id="1356"/>
      <w:bookmarkEnd w:id="1357"/>
      <w:bookmarkEnd w:id="1358"/>
    </w:p>
    <w:p w14:paraId="233A38CA" w14:textId="77777777" w:rsidR="00A03B63" w:rsidRDefault="00A03B63" w:rsidP="00A03B63">
      <w:pPr>
        <w:pStyle w:val="Heading2"/>
        <w:numPr>
          <w:ilvl w:val="1"/>
          <w:numId w:val="1"/>
        </w:numPr>
        <w:tabs>
          <w:tab w:val="clear" w:pos="360"/>
        </w:tabs>
        <w:ind w:hanging="357"/>
        <w:rPr>
          <w:spacing w:val="-4"/>
        </w:rPr>
      </w:pPr>
      <w:bookmarkStart w:id="1359" w:name="_Toc154499736"/>
      <w:bookmarkStart w:id="1360" w:name="_Toc155084334"/>
      <w:bookmarkStart w:id="1361" w:name="_Toc155084564"/>
      <w:bookmarkStart w:id="1362" w:name="_Toc155084826"/>
      <w:bookmarkStart w:id="1363" w:name="_Toc155085045"/>
      <w:bookmarkStart w:id="1364" w:name="_Toc155090881"/>
      <w:bookmarkStart w:id="1365" w:name="_Toc155091770"/>
      <w:bookmarkStart w:id="1366" w:name="_Toc155790756"/>
      <w:bookmarkStart w:id="1367" w:name="_Toc191914665"/>
      <w:bookmarkStart w:id="1368" w:name="_Toc193746976"/>
      <w:bookmarkStart w:id="1369" w:name="_Toc194683661"/>
      <w:r w:rsidRPr="0023754F">
        <w:t>Example</w:t>
      </w:r>
      <w:bookmarkEnd w:id="1359"/>
      <w:bookmarkEnd w:id="1360"/>
      <w:bookmarkEnd w:id="1361"/>
      <w:bookmarkEnd w:id="1362"/>
      <w:bookmarkEnd w:id="1363"/>
      <w:bookmarkEnd w:id="1364"/>
      <w:bookmarkEnd w:id="1365"/>
      <w:bookmarkEnd w:id="1366"/>
      <w:bookmarkEnd w:id="1367"/>
      <w:bookmarkEnd w:id="1368"/>
      <w:bookmarkEnd w:id="1369"/>
    </w:p>
    <w:p w14:paraId="0BA16731" w14:textId="77777777" w:rsidR="00A03B63" w:rsidRDefault="00A03B63" w:rsidP="00A03B63"/>
    <w:p w14:paraId="4A00730E" w14:textId="790184BF" w:rsidR="00A03B63" w:rsidRDefault="00A03B63" w:rsidP="00A03B63">
      <w:pPr>
        <w:ind w:left="568"/>
        <w:rPr>
          <w:ins w:id="1370" w:author="Omkar Kulthe" w:date="2025-03-12T18:12:00Z"/>
        </w:rPr>
      </w:pPr>
      <w:del w:id="1371" w:author="Omkar Kulthe" w:date="2025-03-12T18:11:00Z">
        <w:r w:rsidDel="00B1330F">
          <w:rPr>
            <w:b/>
            <w:noProof/>
            <w:sz w:val="16"/>
            <w:szCs w:val="16"/>
          </w:rPr>
          <w:drawing>
            <wp:inline distT="0" distB="0" distL="0" distR="0" wp14:anchorId="4A1CEEF0" wp14:editId="14E190F3">
              <wp:extent cx="5175250" cy="194945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75250" cy="1949450"/>
                      </a:xfrm>
                      <a:prstGeom prst="rect">
                        <a:avLst/>
                      </a:prstGeom>
                      <a:noFill/>
                      <a:ln>
                        <a:noFill/>
                      </a:ln>
                    </pic:spPr>
                  </pic:pic>
                </a:graphicData>
              </a:graphic>
            </wp:inline>
          </w:drawing>
        </w:r>
      </w:del>
    </w:p>
    <w:p w14:paraId="3B7A7984" w14:textId="77777777" w:rsidR="00B1330F" w:rsidRDefault="00B1330F" w:rsidP="00A03B63">
      <w:pPr>
        <w:ind w:left="568"/>
        <w:rPr>
          <w:ins w:id="1372" w:author="Omkar Kulthe" w:date="2025-03-12T18:12:00Z"/>
        </w:rPr>
      </w:pPr>
    </w:p>
    <w:p w14:paraId="3E2E155D" w14:textId="77777777" w:rsidR="00B1330F" w:rsidRDefault="00B1330F" w:rsidP="00A03B63">
      <w:pPr>
        <w:ind w:left="568"/>
        <w:rPr>
          <w:ins w:id="1373" w:author="Omkar Kulthe" w:date="2025-03-12T18:12:00Z"/>
        </w:rPr>
      </w:pPr>
    </w:p>
    <w:p w14:paraId="49DDA220" w14:textId="77777777" w:rsidR="00B1330F" w:rsidRDefault="00B1330F" w:rsidP="00A03B63">
      <w:pPr>
        <w:ind w:left="568"/>
        <w:rPr>
          <w:ins w:id="1374" w:author="Omkar Kulthe" w:date="2025-03-12T18:12:00Z"/>
        </w:rPr>
      </w:pPr>
    </w:p>
    <w:p w14:paraId="5FAAAC3E" w14:textId="77777777" w:rsidR="00B1330F" w:rsidRDefault="00B1330F" w:rsidP="00A03B63">
      <w:pPr>
        <w:ind w:left="568"/>
        <w:rPr>
          <w:ins w:id="1375" w:author="Omkar Kulthe" w:date="2025-03-12T18:12:00Z"/>
        </w:rPr>
      </w:pPr>
    </w:p>
    <w:p w14:paraId="671E9DD1" w14:textId="41D327A8" w:rsidR="00B1330F" w:rsidRPr="00427F04" w:rsidRDefault="00B1330F" w:rsidP="00A03B63">
      <w:pPr>
        <w:ind w:left="568"/>
      </w:pPr>
      <w:ins w:id="1376" w:author="Omkar Kulthe" w:date="2025-03-12T18:12:00Z">
        <w:r w:rsidRPr="00B1330F">
          <w:rPr>
            <w:noProof/>
          </w:rPr>
          <w:drawing>
            <wp:inline distT="0" distB="0" distL="0" distR="0" wp14:anchorId="5CA53C6F" wp14:editId="4A0C5773">
              <wp:extent cx="5182323" cy="1962424"/>
              <wp:effectExtent l="0" t="0" r="0" b="0"/>
              <wp:docPr id="159987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7844" name=""/>
                      <pic:cNvPicPr/>
                    </pic:nvPicPr>
                    <pic:blipFill>
                      <a:blip r:embed="rId32"/>
                      <a:stretch>
                        <a:fillRect/>
                      </a:stretch>
                    </pic:blipFill>
                    <pic:spPr>
                      <a:xfrm>
                        <a:off x="0" y="0"/>
                        <a:ext cx="5182323" cy="1962424"/>
                      </a:xfrm>
                      <a:prstGeom prst="rect">
                        <a:avLst/>
                      </a:prstGeom>
                    </pic:spPr>
                  </pic:pic>
                </a:graphicData>
              </a:graphic>
            </wp:inline>
          </w:drawing>
        </w:r>
      </w:ins>
    </w:p>
    <w:p w14:paraId="0E4AB907" w14:textId="77777777" w:rsidR="00A03B63" w:rsidRPr="00E9240C" w:rsidRDefault="00A03B63" w:rsidP="00A03B63"/>
    <w:p w14:paraId="63A90C52" w14:textId="77777777" w:rsidR="00A03B63" w:rsidRPr="0023754F" w:rsidRDefault="00A03B63" w:rsidP="00A03B63">
      <w:pPr>
        <w:pStyle w:val="Heading2"/>
        <w:numPr>
          <w:ilvl w:val="1"/>
          <w:numId w:val="1"/>
        </w:numPr>
        <w:tabs>
          <w:tab w:val="clear" w:pos="360"/>
        </w:tabs>
        <w:ind w:hanging="357"/>
      </w:pPr>
      <w:bookmarkStart w:id="1377" w:name="_Toc154499737"/>
      <w:bookmarkStart w:id="1378" w:name="_Toc155084335"/>
      <w:bookmarkStart w:id="1379" w:name="_Toc155084565"/>
      <w:bookmarkStart w:id="1380" w:name="_Toc155084827"/>
      <w:bookmarkStart w:id="1381" w:name="_Toc155085046"/>
      <w:bookmarkStart w:id="1382" w:name="_Toc155090882"/>
      <w:bookmarkStart w:id="1383" w:name="_Toc155091771"/>
      <w:bookmarkStart w:id="1384" w:name="_Toc155790757"/>
      <w:bookmarkStart w:id="1385" w:name="_Toc191914666"/>
      <w:bookmarkStart w:id="1386" w:name="_Toc193746977"/>
      <w:bookmarkStart w:id="1387" w:name="_Toc194683662"/>
      <w:r w:rsidRPr="0023754F">
        <w:t>Description</w:t>
      </w:r>
      <w:bookmarkEnd w:id="1377"/>
      <w:bookmarkEnd w:id="1378"/>
      <w:bookmarkEnd w:id="1379"/>
      <w:bookmarkEnd w:id="1380"/>
      <w:bookmarkEnd w:id="1381"/>
      <w:bookmarkEnd w:id="1382"/>
      <w:bookmarkEnd w:id="1383"/>
      <w:bookmarkEnd w:id="1384"/>
      <w:bookmarkEnd w:id="1385"/>
      <w:bookmarkEnd w:id="1386"/>
      <w:bookmarkEnd w:id="1387"/>
    </w:p>
    <w:p w14:paraId="674A8A44" w14:textId="77777777" w:rsidR="00A03B63" w:rsidRDefault="00A03B63" w:rsidP="00A03B63"/>
    <w:p w14:paraId="31A742CC" w14:textId="77777777" w:rsidR="00A03B63" w:rsidRDefault="00A03B63" w:rsidP="00A03B63">
      <w:pPr>
        <w:jc w:val="both"/>
        <w:rPr>
          <w:rFonts w:ascii="Times New Roman" w:hAnsi="Times New Roman"/>
          <w:sz w:val="24"/>
        </w:rPr>
      </w:pPr>
      <w:r>
        <w:t>As a general practice, this document should maintain a high level of conciseness while encompassing all technical aspects of the service. Detailed information is deferred to the Low-Level Designs and Build Installation Guides. The target length for this document is ideally 30 pages.</w:t>
      </w:r>
    </w:p>
    <w:p w14:paraId="78BA5BC1" w14:textId="77777777" w:rsidR="00A03B63" w:rsidRDefault="00A03B63" w:rsidP="00A03B63">
      <w:pPr>
        <w:jc w:val="both"/>
      </w:pPr>
      <w:r>
        <w:t> </w:t>
      </w:r>
    </w:p>
    <w:p w14:paraId="205EFE8A" w14:textId="77777777" w:rsidR="00A03B63" w:rsidRDefault="00A03B63" w:rsidP="00A03B63">
      <w:pPr>
        <w:jc w:val="both"/>
      </w:pPr>
      <w:r>
        <w:t>It is crucial that all design choices articulated in this document are comprehensively justified to serve as a reference and to facilitate awareness regarding the rationale behind these decisions. This ensures that future modifications and lifecycle management tasks consider the implications of altering these choices. A sample decision point table is provided below for reference:</w:t>
      </w:r>
    </w:p>
    <w:p w14:paraId="7757BEAF" w14:textId="77777777" w:rsidR="00A03B63" w:rsidRPr="00E9240C" w:rsidRDefault="00A03B63" w:rsidP="00A03B63"/>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1"/>
        <w:gridCol w:w="1985"/>
        <w:gridCol w:w="5264"/>
      </w:tblGrid>
      <w:tr w:rsidR="003B3964" w:rsidRPr="0023754F" w14:paraId="0AE6BA5D" w14:textId="77777777" w:rsidTr="003B3964">
        <w:trPr>
          <w:trHeight w:val="318"/>
          <w:tblHeader/>
        </w:trPr>
        <w:tc>
          <w:tcPr>
            <w:tcW w:w="1701" w:type="dxa"/>
            <w:tcBorders>
              <w:right w:val="single" w:sz="4" w:space="0" w:color="FFFFFF"/>
            </w:tcBorders>
            <w:shd w:val="clear" w:color="auto" w:fill="1985FF"/>
            <w:tcMar>
              <w:top w:w="57" w:type="dxa"/>
              <w:left w:w="85" w:type="dxa"/>
              <w:right w:w="85" w:type="dxa"/>
            </w:tcMar>
          </w:tcPr>
          <w:p w14:paraId="7C3B3582" w14:textId="77777777" w:rsidR="00A03B63" w:rsidRPr="0023754F" w:rsidRDefault="00A03B63" w:rsidP="003B3964">
            <w:pPr>
              <w:pStyle w:val="TableHeader"/>
            </w:pPr>
            <w:r w:rsidRPr="0023754F">
              <w:t>Design</w:t>
            </w:r>
            <w:r w:rsidRPr="0023754F">
              <w:rPr>
                <w:spacing w:val="-3"/>
              </w:rPr>
              <w:t xml:space="preserve"> </w:t>
            </w:r>
            <w:r w:rsidRPr="0023754F">
              <w:t>Points</w:t>
            </w:r>
          </w:p>
        </w:tc>
        <w:tc>
          <w:tcPr>
            <w:tcW w:w="1985" w:type="dxa"/>
            <w:tcBorders>
              <w:left w:val="single" w:sz="4" w:space="0" w:color="FFFFFF"/>
              <w:right w:val="single" w:sz="4" w:space="0" w:color="FFFFFF"/>
            </w:tcBorders>
            <w:shd w:val="clear" w:color="auto" w:fill="1985FF"/>
            <w:tcMar>
              <w:top w:w="57" w:type="dxa"/>
              <w:left w:w="85" w:type="dxa"/>
              <w:right w:w="85" w:type="dxa"/>
            </w:tcMar>
          </w:tcPr>
          <w:p w14:paraId="0680B8D6" w14:textId="77777777" w:rsidR="00A03B63" w:rsidRPr="0023754F" w:rsidRDefault="00A03B63" w:rsidP="003B3964">
            <w:pPr>
              <w:pStyle w:val="TableHeader"/>
            </w:pPr>
            <w:r w:rsidRPr="0023754F">
              <w:t>Decisions</w:t>
            </w:r>
          </w:p>
        </w:tc>
        <w:tc>
          <w:tcPr>
            <w:tcW w:w="5264" w:type="dxa"/>
            <w:tcBorders>
              <w:left w:val="single" w:sz="4" w:space="0" w:color="FFFFFF"/>
            </w:tcBorders>
            <w:shd w:val="clear" w:color="auto" w:fill="1985FF"/>
            <w:tcMar>
              <w:top w:w="57" w:type="dxa"/>
              <w:left w:w="85" w:type="dxa"/>
              <w:right w:w="85" w:type="dxa"/>
            </w:tcMar>
          </w:tcPr>
          <w:p w14:paraId="133F9FEB" w14:textId="77777777" w:rsidR="00A03B63" w:rsidRPr="0023754F" w:rsidRDefault="00A03B63" w:rsidP="003B3964">
            <w:pPr>
              <w:pStyle w:val="TableHeader"/>
            </w:pPr>
            <w:r w:rsidRPr="0023754F">
              <w:t>Justifications</w:t>
            </w:r>
          </w:p>
        </w:tc>
      </w:tr>
      <w:tr w:rsidR="00A03B63" w:rsidRPr="0023754F" w14:paraId="31E0AC3C" w14:textId="77777777" w:rsidTr="003B3964">
        <w:trPr>
          <w:trHeight w:val="650"/>
        </w:trPr>
        <w:tc>
          <w:tcPr>
            <w:tcW w:w="1701" w:type="dxa"/>
            <w:shd w:val="clear" w:color="auto" w:fill="auto"/>
            <w:tcMar>
              <w:top w:w="28" w:type="dxa"/>
              <w:left w:w="85" w:type="dxa"/>
              <w:right w:w="85" w:type="dxa"/>
            </w:tcMar>
          </w:tcPr>
          <w:p w14:paraId="508839E8" w14:textId="77777777" w:rsidR="00A03B63" w:rsidRPr="0023754F" w:rsidRDefault="00A03B63" w:rsidP="003B3964">
            <w:pPr>
              <w:pStyle w:val="Table"/>
            </w:pPr>
            <w:r w:rsidRPr="0023754F">
              <w:t>Redundancy</w:t>
            </w:r>
          </w:p>
        </w:tc>
        <w:tc>
          <w:tcPr>
            <w:tcW w:w="1985" w:type="dxa"/>
            <w:shd w:val="clear" w:color="auto" w:fill="auto"/>
            <w:tcMar>
              <w:top w:w="28" w:type="dxa"/>
              <w:left w:w="85" w:type="dxa"/>
              <w:right w:w="85" w:type="dxa"/>
            </w:tcMar>
          </w:tcPr>
          <w:p w14:paraId="152254FF" w14:textId="77777777" w:rsidR="00A03B63" w:rsidRPr="0023754F" w:rsidRDefault="00A03B63" w:rsidP="003B3964">
            <w:pPr>
              <w:pStyle w:val="Table"/>
            </w:pPr>
            <w:r w:rsidRPr="0023754F">
              <w:t>All</w:t>
            </w:r>
            <w:r w:rsidRPr="0023754F">
              <w:rPr>
                <w:spacing w:val="-1"/>
              </w:rPr>
              <w:t xml:space="preserve"> </w:t>
            </w:r>
            <w:r w:rsidRPr="0023754F">
              <w:t>network</w:t>
            </w:r>
            <w:r w:rsidRPr="0023754F">
              <w:rPr>
                <w:spacing w:val="-1"/>
              </w:rPr>
              <w:t xml:space="preserve"> </w:t>
            </w:r>
            <w:r w:rsidRPr="0023754F">
              <w:t>and</w:t>
            </w:r>
          </w:p>
          <w:p w14:paraId="61237AB3" w14:textId="77777777" w:rsidR="00A03B63" w:rsidRPr="0023754F" w:rsidRDefault="00A03B63" w:rsidP="003B3964">
            <w:pPr>
              <w:pStyle w:val="Table"/>
            </w:pPr>
            <w:r w:rsidRPr="0023754F">
              <w:t>storage connectivity</w:t>
            </w:r>
            <w:r w:rsidRPr="0023754F">
              <w:rPr>
                <w:spacing w:val="-54"/>
              </w:rPr>
              <w:t xml:space="preserve"> </w:t>
            </w:r>
            <w:r w:rsidRPr="0023754F">
              <w:t>must</w:t>
            </w:r>
            <w:r w:rsidRPr="0023754F">
              <w:rPr>
                <w:spacing w:val="-1"/>
              </w:rPr>
              <w:t xml:space="preserve"> </w:t>
            </w:r>
            <w:r w:rsidRPr="0023754F">
              <w:t>be</w:t>
            </w:r>
            <w:r w:rsidRPr="0023754F">
              <w:rPr>
                <w:spacing w:val="-2"/>
              </w:rPr>
              <w:t xml:space="preserve"> </w:t>
            </w:r>
            <w:r w:rsidRPr="0023754F">
              <w:t>redundant</w:t>
            </w:r>
          </w:p>
        </w:tc>
        <w:tc>
          <w:tcPr>
            <w:tcW w:w="5264" w:type="dxa"/>
            <w:shd w:val="clear" w:color="auto" w:fill="auto"/>
            <w:tcMar>
              <w:top w:w="28" w:type="dxa"/>
              <w:left w:w="85" w:type="dxa"/>
              <w:right w:w="85" w:type="dxa"/>
            </w:tcMar>
          </w:tcPr>
          <w:p w14:paraId="29270A7B" w14:textId="77777777" w:rsidR="00A03B63" w:rsidRPr="0023754F" w:rsidRDefault="00A03B63" w:rsidP="003B3964">
            <w:pPr>
              <w:pStyle w:val="Table"/>
            </w:pPr>
            <w:r w:rsidRPr="0023754F">
              <w:t>Fault</w:t>
            </w:r>
            <w:r w:rsidRPr="0023754F">
              <w:rPr>
                <w:spacing w:val="-1"/>
              </w:rPr>
              <w:t xml:space="preserve"> </w:t>
            </w:r>
            <w:r w:rsidRPr="0023754F">
              <w:t>tolerant</w:t>
            </w:r>
            <w:r w:rsidRPr="0023754F">
              <w:rPr>
                <w:spacing w:val="-4"/>
              </w:rPr>
              <w:t xml:space="preserve"> </w:t>
            </w:r>
            <w:r w:rsidRPr="0023754F">
              <w:t>connections</w:t>
            </w:r>
            <w:r w:rsidRPr="0023754F">
              <w:rPr>
                <w:spacing w:val="-3"/>
              </w:rPr>
              <w:t xml:space="preserve"> </w:t>
            </w:r>
            <w:r w:rsidRPr="0023754F">
              <w:t>enable management</w:t>
            </w:r>
            <w:r w:rsidRPr="0023754F">
              <w:rPr>
                <w:spacing w:val="-1"/>
              </w:rPr>
              <w:t xml:space="preserve"> </w:t>
            </w:r>
            <w:r w:rsidRPr="0023754F">
              <w:t>to</w:t>
            </w:r>
          </w:p>
          <w:p w14:paraId="59C9E846" w14:textId="77777777" w:rsidR="00A03B63" w:rsidRPr="0023754F" w:rsidRDefault="00A03B63" w:rsidP="003B3964">
            <w:pPr>
              <w:pStyle w:val="Table"/>
            </w:pPr>
            <w:r w:rsidRPr="0023754F">
              <w:t>components and single point failures without service</w:t>
            </w:r>
            <w:r w:rsidRPr="0023754F">
              <w:rPr>
                <w:spacing w:val="-54"/>
              </w:rPr>
              <w:t xml:space="preserve"> </w:t>
            </w:r>
            <w:r w:rsidRPr="0023754F">
              <w:t>interruption.</w:t>
            </w:r>
          </w:p>
        </w:tc>
      </w:tr>
      <w:tr w:rsidR="00A03B63" w:rsidRPr="0023754F" w14:paraId="32474AB3" w14:textId="77777777" w:rsidTr="003B3964">
        <w:trPr>
          <w:trHeight w:val="643"/>
        </w:trPr>
        <w:tc>
          <w:tcPr>
            <w:tcW w:w="1701" w:type="dxa"/>
            <w:shd w:val="clear" w:color="auto" w:fill="auto"/>
            <w:tcMar>
              <w:top w:w="28" w:type="dxa"/>
              <w:left w:w="85" w:type="dxa"/>
              <w:right w:w="85" w:type="dxa"/>
            </w:tcMar>
          </w:tcPr>
          <w:p w14:paraId="133C355E" w14:textId="77777777" w:rsidR="00A03B63" w:rsidRPr="0023754F" w:rsidRDefault="00A03B63" w:rsidP="003B3964">
            <w:pPr>
              <w:pStyle w:val="Table"/>
            </w:pPr>
            <w:r w:rsidRPr="0023754F">
              <w:lastRenderedPageBreak/>
              <w:t>Operating</w:t>
            </w:r>
            <w:r w:rsidRPr="0023754F">
              <w:rPr>
                <w:spacing w:val="-1"/>
              </w:rPr>
              <w:t xml:space="preserve"> </w:t>
            </w:r>
            <w:r w:rsidRPr="0023754F">
              <w:t>System</w:t>
            </w:r>
          </w:p>
        </w:tc>
        <w:tc>
          <w:tcPr>
            <w:tcW w:w="1985" w:type="dxa"/>
            <w:shd w:val="clear" w:color="auto" w:fill="auto"/>
            <w:tcMar>
              <w:top w:w="28" w:type="dxa"/>
              <w:left w:w="85" w:type="dxa"/>
              <w:right w:w="85" w:type="dxa"/>
            </w:tcMar>
          </w:tcPr>
          <w:p w14:paraId="07D81A23" w14:textId="77531E86" w:rsidR="00A03B63" w:rsidRPr="0023754F" w:rsidRDefault="00A03B63" w:rsidP="003B3964">
            <w:pPr>
              <w:pStyle w:val="Table"/>
            </w:pPr>
            <w:r w:rsidRPr="0023754F">
              <w:t>Windows 202</w:t>
            </w:r>
            <w:r w:rsidR="00C45AC7">
              <w:t>5</w:t>
            </w:r>
          </w:p>
          <w:p w14:paraId="086F7308" w14:textId="77777777" w:rsidR="00A03B63" w:rsidRPr="0023754F" w:rsidRDefault="00A03B63" w:rsidP="003B3964">
            <w:pPr>
              <w:pStyle w:val="Table"/>
            </w:pPr>
          </w:p>
        </w:tc>
        <w:tc>
          <w:tcPr>
            <w:tcW w:w="5264" w:type="dxa"/>
            <w:shd w:val="clear" w:color="auto" w:fill="auto"/>
            <w:tcMar>
              <w:top w:w="28" w:type="dxa"/>
              <w:left w:w="85" w:type="dxa"/>
              <w:right w:w="85" w:type="dxa"/>
            </w:tcMar>
          </w:tcPr>
          <w:p w14:paraId="369CA3DE" w14:textId="4B1869F0" w:rsidR="00A03B63" w:rsidRPr="0023754F" w:rsidRDefault="00A03B63" w:rsidP="003B3964">
            <w:pPr>
              <w:pStyle w:val="Table"/>
            </w:pPr>
            <w:r w:rsidRPr="0023754F">
              <w:t>Both OS versions are supported by Atos ES), 202</w:t>
            </w:r>
            <w:r w:rsidR="00C45AC7">
              <w:t>5</w:t>
            </w:r>
            <w:r w:rsidRPr="0023754F">
              <w:t xml:space="preserve"> provides</w:t>
            </w:r>
            <w:r w:rsidRPr="0023754F">
              <w:rPr>
                <w:spacing w:val="-54"/>
              </w:rPr>
              <w:t xml:space="preserve"> </w:t>
            </w:r>
            <w:r w:rsidRPr="0023754F">
              <w:t>newer technology options to enhance the customer’s</w:t>
            </w:r>
            <w:r w:rsidRPr="0023754F">
              <w:rPr>
                <w:spacing w:val="1"/>
              </w:rPr>
              <w:t xml:space="preserve"> </w:t>
            </w:r>
            <w:r w:rsidRPr="0023754F">
              <w:t>experience</w:t>
            </w:r>
            <w:r>
              <w:t>.</w:t>
            </w:r>
          </w:p>
        </w:tc>
      </w:tr>
      <w:tr w:rsidR="00A03B63" w:rsidRPr="0023754F" w14:paraId="4BA01F7C" w14:textId="77777777" w:rsidTr="003B3964">
        <w:trPr>
          <w:trHeight w:val="650"/>
        </w:trPr>
        <w:tc>
          <w:tcPr>
            <w:tcW w:w="1701" w:type="dxa"/>
            <w:shd w:val="clear" w:color="auto" w:fill="auto"/>
            <w:tcMar>
              <w:top w:w="28" w:type="dxa"/>
              <w:left w:w="85" w:type="dxa"/>
              <w:right w:w="85" w:type="dxa"/>
            </w:tcMar>
          </w:tcPr>
          <w:p w14:paraId="740980B4" w14:textId="77777777" w:rsidR="00A03B63" w:rsidRPr="0023754F" w:rsidRDefault="00A03B63" w:rsidP="003B3964">
            <w:pPr>
              <w:pStyle w:val="Table"/>
            </w:pPr>
            <w:r w:rsidRPr="0023754F">
              <w:t>Management</w:t>
            </w:r>
            <w:r w:rsidRPr="0023754F">
              <w:rPr>
                <w:spacing w:val="1"/>
              </w:rPr>
              <w:t xml:space="preserve"> </w:t>
            </w:r>
            <w:r w:rsidRPr="0023754F">
              <w:t>infrastructure</w:t>
            </w:r>
          </w:p>
        </w:tc>
        <w:tc>
          <w:tcPr>
            <w:tcW w:w="1985" w:type="dxa"/>
            <w:shd w:val="clear" w:color="auto" w:fill="auto"/>
            <w:tcMar>
              <w:top w:w="28" w:type="dxa"/>
              <w:left w:w="85" w:type="dxa"/>
              <w:right w:w="85" w:type="dxa"/>
            </w:tcMar>
          </w:tcPr>
          <w:p w14:paraId="2B9B64C4" w14:textId="77777777" w:rsidR="00A03B63" w:rsidRPr="0023754F" w:rsidRDefault="00A03B63" w:rsidP="003B3964">
            <w:pPr>
              <w:pStyle w:val="Table"/>
            </w:pPr>
            <w:r w:rsidRPr="0023754F">
              <w:t>Shared</w:t>
            </w:r>
            <w:r w:rsidRPr="0023754F">
              <w:rPr>
                <w:spacing w:val="-2"/>
              </w:rPr>
              <w:t xml:space="preserve"> </w:t>
            </w:r>
            <w:r w:rsidRPr="0023754F">
              <w:t>if</w:t>
            </w:r>
            <w:r w:rsidRPr="0023754F">
              <w:rPr>
                <w:spacing w:val="-2"/>
              </w:rPr>
              <w:t xml:space="preserve"> </w:t>
            </w:r>
            <w:r w:rsidRPr="0023754F">
              <w:t>possible</w:t>
            </w:r>
          </w:p>
        </w:tc>
        <w:tc>
          <w:tcPr>
            <w:tcW w:w="5264" w:type="dxa"/>
            <w:shd w:val="clear" w:color="auto" w:fill="auto"/>
            <w:tcMar>
              <w:top w:w="28" w:type="dxa"/>
              <w:left w:w="85" w:type="dxa"/>
              <w:right w:w="85" w:type="dxa"/>
            </w:tcMar>
          </w:tcPr>
          <w:p w14:paraId="037571EC" w14:textId="77777777" w:rsidR="00A03B63" w:rsidRPr="0023754F" w:rsidRDefault="00A03B63" w:rsidP="003B3964">
            <w:pPr>
              <w:pStyle w:val="Table"/>
            </w:pPr>
            <w:r w:rsidRPr="0023754F">
              <w:t>Having as much as possible infrastructure shared reduces</w:t>
            </w:r>
            <w:r w:rsidRPr="0023754F">
              <w:rPr>
                <w:spacing w:val="-54"/>
              </w:rPr>
              <w:t xml:space="preserve"> </w:t>
            </w:r>
            <w:r w:rsidRPr="0023754F">
              <w:t>the costs for the end user making the service more</w:t>
            </w:r>
            <w:r w:rsidRPr="0023754F">
              <w:rPr>
                <w:spacing w:val="1"/>
              </w:rPr>
              <w:t xml:space="preserve"> </w:t>
            </w:r>
            <w:r w:rsidRPr="0023754F">
              <w:t>competitive.</w:t>
            </w:r>
          </w:p>
        </w:tc>
      </w:tr>
      <w:tr w:rsidR="00A03B63" w:rsidRPr="0023754F" w14:paraId="2CA3000F" w14:textId="77777777" w:rsidTr="003B3964">
        <w:trPr>
          <w:trHeight w:val="458"/>
        </w:trPr>
        <w:tc>
          <w:tcPr>
            <w:tcW w:w="1701" w:type="dxa"/>
            <w:shd w:val="clear" w:color="auto" w:fill="auto"/>
            <w:tcMar>
              <w:top w:w="28" w:type="dxa"/>
              <w:left w:w="85" w:type="dxa"/>
              <w:right w:w="85" w:type="dxa"/>
            </w:tcMar>
          </w:tcPr>
          <w:p w14:paraId="58E4AD17" w14:textId="77777777" w:rsidR="00A03B63" w:rsidRPr="0023754F" w:rsidRDefault="00A03B63" w:rsidP="003B3964">
            <w:pPr>
              <w:pStyle w:val="Table"/>
            </w:pPr>
            <w:r w:rsidRPr="0023754F">
              <w:t>Standard</w:t>
            </w:r>
            <w:r w:rsidRPr="0023754F">
              <w:rPr>
                <w:spacing w:val="-3"/>
              </w:rPr>
              <w:t xml:space="preserve"> </w:t>
            </w:r>
            <w:r w:rsidRPr="0023754F">
              <w:t>Tooling</w:t>
            </w:r>
          </w:p>
        </w:tc>
        <w:tc>
          <w:tcPr>
            <w:tcW w:w="1985" w:type="dxa"/>
            <w:shd w:val="clear" w:color="auto" w:fill="auto"/>
            <w:tcMar>
              <w:top w:w="28" w:type="dxa"/>
              <w:left w:w="85" w:type="dxa"/>
              <w:right w:w="85" w:type="dxa"/>
            </w:tcMar>
          </w:tcPr>
          <w:p w14:paraId="57D12B6A" w14:textId="77777777" w:rsidR="00A03B63" w:rsidRPr="0023754F" w:rsidRDefault="00A03B63" w:rsidP="003B3964">
            <w:pPr>
              <w:pStyle w:val="Table"/>
            </w:pPr>
            <w:r w:rsidRPr="0023754F">
              <w:t>Standard</w:t>
            </w:r>
            <w:r w:rsidRPr="0023754F">
              <w:rPr>
                <w:spacing w:val="-4"/>
              </w:rPr>
              <w:t xml:space="preserve"> </w:t>
            </w:r>
            <w:r w:rsidRPr="0023754F">
              <w:t>ATF tooling</w:t>
            </w:r>
          </w:p>
        </w:tc>
        <w:tc>
          <w:tcPr>
            <w:tcW w:w="5264" w:type="dxa"/>
            <w:shd w:val="clear" w:color="auto" w:fill="auto"/>
            <w:tcMar>
              <w:top w:w="28" w:type="dxa"/>
              <w:left w:w="85" w:type="dxa"/>
              <w:right w:w="85" w:type="dxa"/>
            </w:tcMar>
          </w:tcPr>
          <w:p w14:paraId="0E7B561B" w14:textId="77777777" w:rsidR="00A03B63" w:rsidRPr="0023754F" w:rsidRDefault="00A03B63" w:rsidP="003B3964">
            <w:pPr>
              <w:pStyle w:val="Table"/>
            </w:pPr>
            <w:r w:rsidRPr="0023754F">
              <w:t>The service will be connected to the standard ATF tooling to</w:t>
            </w:r>
            <w:r w:rsidRPr="0023754F">
              <w:rPr>
                <w:spacing w:val="-54"/>
              </w:rPr>
              <w:t xml:space="preserve"> </w:t>
            </w:r>
            <w:r w:rsidRPr="0023754F">
              <w:t>gain</w:t>
            </w:r>
            <w:r w:rsidRPr="0023754F">
              <w:rPr>
                <w:spacing w:val="-1"/>
              </w:rPr>
              <w:t xml:space="preserve"> </w:t>
            </w:r>
            <w:r w:rsidRPr="0023754F">
              <w:t>as</w:t>
            </w:r>
            <w:r w:rsidRPr="0023754F">
              <w:rPr>
                <w:spacing w:val="1"/>
              </w:rPr>
              <w:t xml:space="preserve"> </w:t>
            </w:r>
            <w:r w:rsidRPr="0023754F">
              <w:t>much</w:t>
            </w:r>
            <w:r w:rsidRPr="0023754F">
              <w:rPr>
                <w:spacing w:val="-4"/>
              </w:rPr>
              <w:t xml:space="preserve"> </w:t>
            </w:r>
            <w:r w:rsidRPr="0023754F">
              <w:t>benefit</w:t>
            </w:r>
            <w:r w:rsidRPr="0023754F">
              <w:rPr>
                <w:spacing w:val="-3"/>
              </w:rPr>
              <w:t xml:space="preserve"> </w:t>
            </w:r>
            <w:r w:rsidRPr="0023754F">
              <w:t>of</w:t>
            </w:r>
            <w:r w:rsidRPr="0023754F">
              <w:rPr>
                <w:spacing w:val="-2"/>
              </w:rPr>
              <w:t xml:space="preserve"> </w:t>
            </w:r>
            <w:r w:rsidRPr="0023754F">
              <w:t>shared</w:t>
            </w:r>
            <w:r w:rsidRPr="0023754F">
              <w:rPr>
                <w:spacing w:val="1"/>
              </w:rPr>
              <w:t xml:space="preserve"> </w:t>
            </w:r>
            <w:r w:rsidRPr="0023754F">
              <w:t>solutions</w:t>
            </w:r>
            <w:r w:rsidRPr="0023754F">
              <w:rPr>
                <w:spacing w:val="1"/>
              </w:rPr>
              <w:t xml:space="preserve"> </w:t>
            </w:r>
            <w:r w:rsidRPr="0023754F">
              <w:t>as</w:t>
            </w:r>
            <w:r w:rsidRPr="0023754F">
              <w:rPr>
                <w:spacing w:val="-3"/>
              </w:rPr>
              <w:t xml:space="preserve"> </w:t>
            </w:r>
            <w:r w:rsidRPr="0023754F">
              <w:t>possible.</w:t>
            </w:r>
          </w:p>
        </w:tc>
      </w:tr>
      <w:tr w:rsidR="00A03B63" w:rsidRPr="0023754F" w14:paraId="402C96F3" w14:textId="77777777" w:rsidTr="003B3964">
        <w:trPr>
          <w:trHeight w:val="455"/>
        </w:trPr>
        <w:tc>
          <w:tcPr>
            <w:tcW w:w="1701" w:type="dxa"/>
            <w:shd w:val="clear" w:color="auto" w:fill="auto"/>
            <w:tcMar>
              <w:top w:w="28" w:type="dxa"/>
              <w:left w:w="85" w:type="dxa"/>
              <w:right w:w="85" w:type="dxa"/>
            </w:tcMar>
          </w:tcPr>
          <w:p w14:paraId="04460669" w14:textId="77777777" w:rsidR="00A03B63" w:rsidRPr="0023754F" w:rsidRDefault="00A03B63" w:rsidP="003B3964">
            <w:pPr>
              <w:pStyle w:val="Table"/>
            </w:pPr>
            <w:r w:rsidRPr="0023754F">
              <w:t>Standard</w:t>
            </w:r>
            <w:r w:rsidRPr="0023754F">
              <w:rPr>
                <w:spacing w:val="-3"/>
              </w:rPr>
              <w:t xml:space="preserve"> </w:t>
            </w:r>
            <w:r w:rsidRPr="0023754F">
              <w:t>Storage</w:t>
            </w:r>
          </w:p>
        </w:tc>
        <w:tc>
          <w:tcPr>
            <w:tcW w:w="1985" w:type="dxa"/>
            <w:shd w:val="clear" w:color="auto" w:fill="auto"/>
            <w:tcMar>
              <w:top w:w="28" w:type="dxa"/>
              <w:left w:w="85" w:type="dxa"/>
              <w:right w:w="85" w:type="dxa"/>
            </w:tcMar>
          </w:tcPr>
          <w:p w14:paraId="0D709E26" w14:textId="77777777" w:rsidR="00A03B63" w:rsidRPr="0023754F" w:rsidRDefault="00A03B63" w:rsidP="003B3964">
            <w:pPr>
              <w:pStyle w:val="Table"/>
            </w:pPr>
            <w:r w:rsidRPr="0023754F">
              <w:t>Managed Application</w:t>
            </w:r>
            <w:r w:rsidRPr="0023754F">
              <w:rPr>
                <w:spacing w:val="-54"/>
              </w:rPr>
              <w:t xml:space="preserve"> </w:t>
            </w:r>
            <w:r w:rsidRPr="0023754F">
              <w:t>Storage</w:t>
            </w:r>
            <w:r w:rsidRPr="0023754F">
              <w:rPr>
                <w:spacing w:val="-2"/>
              </w:rPr>
              <w:t xml:space="preserve"> </w:t>
            </w:r>
            <w:r w:rsidRPr="0023754F">
              <w:t>service</w:t>
            </w:r>
          </w:p>
        </w:tc>
        <w:tc>
          <w:tcPr>
            <w:tcW w:w="5264" w:type="dxa"/>
            <w:shd w:val="clear" w:color="auto" w:fill="auto"/>
            <w:tcMar>
              <w:top w:w="28" w:type="dxa"/>
              <w:left w:w="85" w:type="dxa"/>
              <w:right w:w="85" w:type="dxa"/>
            </w:tcMar>
          </w:tcPr>
          <w:p w14:paraId="346FCD88" w14:textId="77777777" w:rsidR="00A03B63" w:rsidRPr="0023754F" w:rsidRDefault="00A03B63" w:rsidP="003B3964">
            <w:pPr>
              <w:pStyle w:val="Table"/>
            </w:pPr>
            <w:r w:rsidRPr="0023754F">
              <w:t>Use shared storage wherever possible. Use of FCoE is not</w:t>
            </w:r>
            <w:r w:rsidRPr="0023754F">
              <w:rPr>
                <w:spacing w:val="-54"/>
              </w:rPr>
              <w:t xml:space="preserve"> </w:t>
            </w:r>
            <w:r w:rsidRPr="0023754F">
              <w:t>recommended.</w:t>
            </w:r>
          </w:p>
        </w:tc>
      </w:tr>
      <w:tr w:rsidR="00A03B63" w:rsidRPr="0023754F" w14:paraId="08BEFDFE" w14:textId="77777777" w:rsidTr="003B3964">
        <w:trPr>
          <w:trHeight w:val="652"/>
        </w:trPr>
        <w:tc>
          <w:tcPr>
            <w:tcW w:w="1701" w:type="dxa"/>
            <w:shd w:val="clear" w:color="auto" w:fill="auto"/>
            <w:tcMar>
              <w:top w:w="28" w:type="dxa"/>
              <w:left w:w="85" w:type="dxa"/>
              <w:right w:w="85" w:type="dxa"/>
            </w:tcMar>
          </w:tcPr>
          <w:p w14:paraId="09A7B921" w14:textId="77777777" w:rsidR="00A03B63" w:rsidRPr="0023754F" w:rsidRDefault="00A03B63" w:rsidP="003B3964">
            <w:pPr>
              <w:pStyle w:val="Table"/>
            </w:pPr>
            <w:r w:rsidRPr="0023754F">
              <w:t>Virtualization</w:t>
            </w:r>
          </w:p>
        </w:tc>
        <w:tc>
          <w:tcPr>
            <w:tcW w:w="1985" w:type="dxa"/>
            <w:shd w:val="clear" w:color="auto" w:fill="auto"/>
            <w:tcMar>
              <w:top w:w="28" w:type="dxa"/>
              <w:left w:w="85" w:type="dxa"/>
              <w:right w:w="85" w:type="dxa"/>
            </w:tcMar>
          </w:tcPr>
          <w:p w14:paraId="0275DA18" w14:textId="1033FD0D" w:rsidR="00A03B63" w:rsidRPr="0023754F" w:rsidRDefault="00A03B63" w:rsidP="003B3964">
            <w:pPr>
              <w:pStyle w:val="Table"/>
            </w:pPr>
            <w:r w:rsidRPr="0023754F">
              <w:t>Hyper-V</w:t>
            </w:r>
            <w:r>
              <w:t xml:space="preserve"> 202</w:t>
            </w:r>
            <w:r w:rsidR="00C45AC7">
              <w:t>5</w:t>
            </w:r>
          </w:p>
        </w:tc>
        <w:tc>
          <w:tcPr>
            <w:tcW w:w="5264" w:type="dxa"/>
            <w:shd w:val="clear" w:color="auto" w:fill="auto"/>
            <w:tcMar>
              <w:top w:w="28" w:type="dxa"/>
              <w:left w:w="85" w:type="dxa"/>
              <w:right w:w="85" w:type="dxa"/>
            </w:tcMar>
          </w:tcPr>
          <w:p w14:paraId="7E3C798C" w14:textId="77777777" w:rsidR="00A03B63" w:rsidRPr="0023754F" w:rsidRDefault="00A03B63" w:rsidP="003B3964">
            <w:pPr>
              <w:pStyle w:val="Table"/>
            </w:pPr>
            <w:r w:rsidRPr="0023754F">
              <w:t>Hyper-V</w:t>
            </w:r>
            <w:r w:rsidRPr="0023754F">
              <w:rPr>
                <w:spacing w:val="-3"/>
              </w:rPr>
              <w:t xml:space="preserve"> </w:t>
            </w:r>
            <w:r w:rsidRPr="0023754F">
              <w:t>should</w:t>
            </w:r>
            <w:r w:rsidRPr="0023754F">
              <w:rPr>
                <w:spacing w:val="-2"/>
              </w:rPr>
              <w:t xml:space="preserve"> </w:t>
            </w:r>
            <w:r w:rsidRPr="0023754F">
              <w:t>be</w:t>
            </w:r>
            <w:r w:rsidRPr="0023754F">
              <w:rPr>
                <w:spacing w:val="-3"/>
              </w:rPr>
              <w:t xml:space="preserve"> </w:t>
            </w:r>
            <w:r w:rsidRPr="0023754F">
              <w:t>considered</w:t>
            </w:r>
            <w:r w:rsidRPr="0023754F">
              <w:rPr>
                <w:spacing w:val="-2"/>
              </w:rPr>
              <w:t xml:space="preserve"> </w:t>
            </w:r>
            <w:r w:rsidRPr="0023754F">
              <w:t>depending</w:t>
            </w:r>
            <w:r w:rsidRPr="0023754F">
              <w:rPr>
                <w:spacing w:val="-2"/>
              </w:rPr>
              <w:t xml:space="preserve"> </w:t>
            </w:r>
            <w:r w:rsidRPr="0023754F">
              <w:t>on</w:t>
            </w:r>
            <w:r w:rsidRPr="0023754F">
              <w:rPr>
                <w:spacing w:val="-4"/>
              </w:rPr>
              <w:t xml:space="preserve"> </w:t>
            </w:r>
            <w:r w:rsidRPr="0023754F">
              <w:t>the current</w:t>
            </w:r>
          </w:p>
          <w:p w14:paraId="710FDDDB" w14:textId="1180E16E" w:rsidR="00A03B63" w:rsidRPr="0023754F" w:rsidRDefault="00A03B63" w:rsidP="003B3964">
            <w:pPr>
              <w:pStyle w:val="Table"/>
            </w:pPr>
            <w:r w:rsidRPr="0023754F">
              <w:t>default infrastructure used or if the requirement is</w:t>
            </w:r>
            <w:r w:rsidRPr="0023754F">
              <w:rPr>
                <w:spacing w:val="-54"/>
              </w:rPr>
              <w:t xml:space="preserve"> </w:t>
            </w:r>
            <w:ins w:id="1388" w:author="Omkar Kulthe" w:date="2025-03-12T11:58:00Z">
              <w:r w:rsidR="007325A5">
                <w:rPr>
                  <w:spacing w:val="-54"/>
                </w:rPr>
                <w:t xml:space="preserve">       </w:t>
              </w:r>
            </w:ins>
            <w:r w:rsidRPr="0023754F">
              <w:t>datacenter</w:t>
            </w:r>
            <w:r w:rsidRPr="0023754F">
              <w:rPr>
                <w:spacing w:val="-2"/>
              </w:rPr>
              <w:t xml:space="preserve"> </w:t>
            </w:r>
            <w:r w:rsidRPr="0023754F">
              <w:t>or</w:t>
            </w:r>
            <w:r w:rsidRPr="0023754F">
              <w:rPr>
                <w:spacing w:val="-1"/>
              </w:rPr>
              <w:t xml:space="preserve"> </w:t>
            </w:r>
            <w:r w:rsidRPr="0023754F">
              <w:t>remote</w:t>
            </w:r>
            <w:r w:rsidRPr="0023754F">
              <w:rPr>
                <w:spacing w:val="-1"/>
              </w:rPr>
              <w:t xml:space="preserve"> </w:t>
            </w:r>
            <w:r w:rsidRPr="0023754F">
              <w:t>site.</w:t>
            </w:r>
          </w:p>
        </w:tc>
      </w:tr>
    </w:tbl>
    <w:p w14:paraId="2222AE40" w14:textId="77777777" w:rsidR="00A03B63" w:rsidRPr="00E9240C" w:rsidRDefault="00A03B63" w:rsidP="00A03B63"/>
    <w:p w14:paraId="278390D6" w14:textId="77777777" w:rsidR="00A03B63" w:rsidRPr="0023754F" w:rsidRDefault="00A03B63" w:rsidP="00A03B63">
      <w:pPr>
        <w:pStyle w:val="Heading1"/>
      </w:pPr>
      <w:bookmarkStart w:id="1389" w:name="_Toc154499738"/>
      <w:bookmarkStart w:id="1390" w:name="_Toc155084336"/>
      <w:bookmarkStart w:id="1391" w:name="_Toc155084566"/>
      <w:bookmarkStart w:id="1392" w:name="_Toc155084828"/>
      <w:bookmarkStart w:id="1393" w:name="_Toc155085047"/>
      <w:bookmarkStart w:id="1394" w:name="_Toc155090883"/>
      <w:bookmarkStart w:id="1395" w:name="_Toc155091772"/>
      <w:bookmarkStart w:id="1396" w:name="_Toc155790758"/>
      <w:bookmarkStart w:id="1397" w:name="_Toc191914667"/>
      <w:bookmarkStart w:id="1398" w:name="_Toc193746978"/>
      <w:bookmarkStart w:id="1399" w:name="_Toc194683663"/>
      <w:r w:rsidRPr="0023754F">
        <w:lastRenderedPageBreak/>
        <w:t>Service</w:t>
      </w:r>
      <w:r w:rsidRPr="0023754F">
        <w:rPr>
          <w:spacing w:val="-5"/>
        </w:rPr>
        <w:t xml:space="preserve"> </w:t>
      </w:r>
      <w:r w:rsidRPr="0023754F">
        <w:t>Design</w:t>
      </w:r>
      <w:bookmarkEnd w:id="1389"/>
      <w:bookmarkEnd w:id="1390"/>
      <w:bookmarkEnd w:id="1391"/>
      <w:bookmarkEnd w:id="1392"/>
      <w:bookmarkEnd w:id="1393"/>
      <w:bookmarkEnd w:id="1394"/>
      <w:bookmarkEnd w:id="1395"/>
      <w:bookmarkEnd w:id="1396"/>
      <w:bookmarkEnd w:id="1397"/>
      <w:bookmarkEnd w:id="1398"/>
      <w:bookmarkEnd w:id="1399"/>
    </w:p>
    <w:tbl>
      <w:tblPr>
        <w:tblpPr w:leftFromText="180" w:rightFromText="180" w:vertAnchor="text" w:horzAnchor="margin" w:tblpY="132"/>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81"/>
        <w:gridCol w:w="1176"/>
        <w:gridCol w:w="1736"/>
        <w:gridCol w:w="1722"/>
        <w:gridCol w:w="1169"/>
      </w:tblGrid>
      <w:tr w:rsidR="00C45AC7" w:rsidRPr="0023754F" w14:paraId="5756DB5C" w14:textId="77777777" w:rsidTr="00C45AC7">
        <w:trPr>
          <w:trHeight w:val="801"/>
          <w:tblHeader/>
        </w:trPr>
        <w:tc>
          <w:tcPr>
            <w:tcW w:w="2981" w:type="dxa"/>
            <w:tcBorders>
              <w:right w:val="single" w:sz="4" w:space="0" w:color="FFFFFF"/>
            </w:tcBorders>
            <w:shd w:val="clear" w:color="auto" w:fill="1985FF"/>
            <w:tcMar>
              <w:top w:w="57" w:type="dxa"/>
              <w:left w:w="85" w:type="dxa"/>
              <w:right w:w="85" w:type="dxa"/>
            </w:tcMar>
          </w:tcPr>
          <w:p w14:paraId="7D58356F" w14:textId="77777777" w:rsidR="00A03B63" w:rsidRPr="0023754F" w:rsidRDefault="00A03B63" w:rsidP="00C45AC7">
            <w:pPr>
              <w:pStyle w:val="TableHeader"/>
              <w:jc w:val="center"/>
            </w:pPr>
            <w:r w:rsidRPr="0023754F">
              <w:t>Element</w:t>
            </w:r>
          </w:p>
        </w:tc>
        <w:tc>
          <w:tcPr>
            <w:tcW w:w="1176" w:type="dxa"/>
            <w:tcBorders>
              <w:left w:val="single" w:sz="4" w:space="0" w:color="FFFFFF"/>
              <w:right w:val="single" w:sz="4" w:space="0" w:color="FFFFFF"/>
            </w:tcBorders>
            <w:shd w:val="clear" w:color="auto" w:fill="1985FF"/>
            <w:tcMar>
              <w:top w:w="57" w:type="dxa"/>
              <w:left w:w="85" w:type="dxa"/>
              <w:right w:w="85" w:type="dxa"/>
            </w:tcMar>
          </w:tcPr>
          <w:p w14:paraId="3C06DF68" w14:textId="77777777" w:rsidR="00A03B63" w:rsidRPr="0023754F" w:rsidRDefault="00A03B63" w:rsidP="00C45AC7">
            <w:pPr>
              <w:pStyle w:val="TableHeader"/>
              <w:jc w:val="center"/>
            </w:pPr>
            <w:r w:rsidRPr="0023754F">
              <w:t>Set 1 –</w:t>
            </w:r>
            <w:r w:rsidRPr="0023754F">
              <w:rPr>
                <w:spacing w:val="-59"/>
              </w:rPr>
              <w:t xml:space="preserve"> </w:t>
            </w:r>
            <w:r w:rsidRPr="0023754F">
              <w:t>Non-</w:t>
            </w:r>
            <w:r w:rsidRPr="0023754F">
              <w:rPr>
                <w:spacing w:val="1"/>
              </w:rPr>
              <w:t xml:space="preserve"> </w:t>
            </w:r>
            <w:r w:rsidRPr="0023754F">
              <w:t>Critical</w:t>
            </w:r>
          </w:p>
        </w:tc>
        <w:tc>
          <w:tcPr>
            <w:tcW w:w="1736" w:type="dxa"/>
            <w:tcBorders>
              <w:left w:val="single" w:sz="4" w:space="0" w:color="FFFFFF"/>
              <w:right w:val="single" w:sz="4" w:space="0" w:color="FFFFFF"/>
            </w:tcBorders>
            <w:shd w:val="clear" w:color="auto" w:fill="1985FF"/>
            <w:tcMar>
              <w:top w:w="57" w:type="dxa"/>
              <w:left w:w="85" w:type="dxa"/>
              <w:right w:w="85" w:type="dxa"/>
            </w:tcMar>
          </w:tcPr>
          <w:p w14:paraId="6EB56AD3" w14:textId="77777777" w:rsidR="00A03B63" w:rsidRPr="0023754F" w:rsidRDefault="00A03B63" w:rsidP="00C45AC7">
            <w:pPr>
              <w:pStyle w:val="TableHeader"/>
              <w:jc w:val="center"/>
            </w:pPr>
            <w:r w:rsidRPr="0023754F">
              <w:t>Set 2 –</w:t>
            </w:r>
            <w:r w:rsidRPr="0023754F">
              <w:rPr>
                <w:spacing w:val="1"/>
              </w:rPr>
              <w:t xml:space="preserve"> </w:t>
            </w:r>
            <w:r w:rsidRPr="0023754F">
              <w:rPr>
                <w:spacing w:val="-1"/>
              </w:rPr>
              <w:t>Productivity</w:t>
            </w:r>
            <w:r w:rsidRPr="0023754F">
              <w:rPr>
                <w:spacing w:val="-59"/>
              </w:rPr>
              <w:t xml:space="preserve"> </w:t>
            </w:r>
            <w:r w:rsidRPr="0023754F">
              <w:t>Supporting</w:t>
            </w:r>
          </w:p>
        </w:tc>
        <w:tc>
          <w:tcPr>
            <w:tcW w:w="1722" w:type="dxa"/>
            <w:tcBorders>
              <w:left w:val="single" w:sz="4" w:space="0" w:color="FFFFFF"/>
              <w:right w:val="single" w:sz="4" w:space="0" w:color="FFFFFF"/>
            </w:tcBorders>
            <w:shd w:val="clear" w:color="auto" w:fill="1985FF"/>
            <w:tcMar>
              <w:top w:w="57" w:type="dxa"/>
              <w:left w:w="85" w:type="dxa"/>
              <w:right w:w="85" w:type="dxa"/>
            </w:tcMar>
          </w:tcPr>
          <w:p w14:paraId="40D01CE2" w14:textId="77777777" w:rsidR="00A03B63" w:rsidRPr="0023754F" w:rsidRDefault="00A03B63" w:rsidP="00C45AC7">
            <w:pPr>
              <w:pStyle w:val="TableHeader"/>
              <w:jc w:val="center"/>
            </w:pPr>
            <w:r w:rsidRPr="0023754F">
              <w:t>Set 3 –</w:t>
            </w:r>
            <w:r w:rsidRPr="0023754F">
              <w:rPr>
                <w:spacing w:val="1"/>
              </w:rPr>
              <w:t xml:space="preserve"> </w:t>
            </w:r>
            <w:r w:rsidRPr="0023754F">
              <w:rPr>
                <w:spacing w:val="-1"/>
              </w:rPr>
              <w:t>Productivity</w:t>
            </w:r>
            <w:r w:rsidRPr="0023754F">
              <w:rPr>
                <w:spacing w:val="-59"/>
              </w:rPr>
              <w:t xml:space="preserve"> </w:t>
            </w:r>
            <w:r w:rsidRPr="0023754F">
              <w:t>Important</w:t>
            </w:r>
          </w:p>
        </w:tc>
        <w:tc>
          <w:tcPr>
            <w:tcW w:w="1169" w:type="dxa"/>
            <w:tcBorders>
              <w:left w:val="single" w:sz="4" w:space="0" w:color="FFFFFF"/>
            </w:tcBorders>
            <w:shd w:val="clear" w:color="auto" w:fill="1985FF"/>
            <w:tcMar>
              <w:top w:w="57" w:type="dxa"/>
              <w:left w:w="85" w:type="dxa"/>
              <w:right w:w="85" w:type="dxa"/>
            </w:tcMar>
          </w:tcPr>
          <w:p w14:paraId="0AF0EA3D" w14:textId="77777777" w:rsidR="00A03B63" w:rsidRPr="0023754F" w:rsidRDefault="00A03B63" w:rsidP="00C45AC7">
            <w:pPr>
              <w:pStyle w:val="TableHeader"/>
              <w:jc w:val="center"/>
            </w:pPr>
            <w:r w:rsidRPr="0023754F">
              <w:t>Set 4 –</w:t>
            </w:r>
            <w:r w:rsidRPr="0023754F">
              <w:rPr>
                <w:spacing w:val="1"/>
              </w:rPr>
              <w:t xml:space="preserve"> </w:t>
            </w:r>
            <w:r w:rsidRPr="0023754F">
              <w:t>Business</w:t>
            </w:r>
            <w:r w:rsidRPr="0023754F">
              <w:rPr>
                <w:spacing w:val="-59"/>
              </w:rPr>
              <w:t xml:space="preserve"> </w:t>
            </w:r>
            <w:r w:rsidRPr="0023754F">
              <w:t>Critical</w:t>
            </w:r>
          </w:p>
        </w:tc>
      </w:tr>
      <w:tr w:rsidR="00C45AC7" w:rsidRPr="0023754F" w14:paraId="36F5669C" w14:textId="77777777" w:rsidTr="00C45AC7">
        <w:trPr>
          <w:trHeight w:val="309"/>
        </w:trPr>
        <w:tc>
          <w:tcPr>
            <w:tcW w:w="2981" w:type="dxa"/>
            <w:shd w:val="clear" w:color="auto" w:fill="auto"/>
            <w:tcMar>
              <w:top w:w="28" w:type="dxa"/>
              <w:left w:w="85" w:type="dxa"/>
              <w:right w:w="85" w:type="dxa"/>
            </w:tcMar>
          </w:tcPr>
          <w:p w14:paraId="3A2A30EA" w14:textId="77777777" w:rsidR="00A03B63" w:rsidRPr="0023754F" w:rsidRDefault="00A03B63" w:rsidP="00C45AC7">
            <w:pPr>
              <w:pStyle w:val="Table"/>
              <w:jc w:val="center"/>
            </w:pPr>
            <w:r w:rsidRPr="0023754F">
              <w:t>Service</w:t>
            </w:r>
            <w:r w:rsidRPr="0023754F">
              <w:rPr>
                <w:spacing w:val="-4"/>
              </w:rPr>
              <w:t xml:space="preserve"> </w:t>
            </w:r>
            <w:r w:rsidRPr="0023754F">
              <w:t>Availability</w:t>
            </w:r>
          </w:p>
        </w:tc>
        <w:tc>
          <w:tcPr>
            <w:tcW w:w="1176" w:type="dxa"/>
            <w:shd w:val="clear" w:color="auto" w:fill="auto"/>
            <w:tcMar>
              <w:top w:w="28" w:type="dxa"/>
              <w:left w:w="85" w:type="dxa"/>
              <w:right w:w="85" w:type="dxa"/>
            </w:tcMar>
          </w:tcPr>
          <w:p w14:paraId="7FA34856" w14:textId="77777777" w:rsidR="00A03B63" w:rsidRPr="0023754F" w:rsidRDefault="00A03B63" w:rsidP="00C45AC7">
            <w:pPr>
              <w:pStyle w:val="Table"/>
              <w:jc w:val="center"/>
            </w:pPr>
            <w:r w:rsidRPr="0023754F">
              <w:t>98.0</w:t>
            </w:r>
            <w:r w:rsidRPr="0023754F">
              <w:rPr>
                <w:spacing w:val="1"/>
              </w:rPr>
              <w:t xml:space="preserve"> </w:t>
            </w:r>
            <w:r w:rsidRPr="0023754F">
              <w:t>%</w:t>
            </w:r>
          </w:p>
        </w:tc>
        <w:tc>
          <w:tcPr>
            <w:tcW w:w="1736" w:type="dxa"/>
            <w:shd w:val="clear" w:color="auto" w:fill="auto"/>
            <w:tcMar>
              <w:top w:w="28" w:type="dxa"/>
              <w:left w:w="85" w:type="dxa"/>
              <w:right w:w="85" w:type="dxa"/>
            </w:tcMar>
          </w:tcPr>
          <w:p w14:paraId="361B0873" w14:textId="77777777" w:rsidR="00A03B63" w:rsidRPr="0023754F" w:rsidRDefault="00A03B63" w:rsidP="00C45AC7">
            <w:pPr>
              <w:pStyle w:val="Table"/>
              <w:jc w:val="center"/>
            </w:pPr>
            <w:r w:rsidRPr="0023754F">
              <w:t>99.5</w:t>
            </w:r>
            <w:r w:rsidRPr="0023754F">
              <w:rPr>
                <w:spacing w:val="1"/>
              </w:rPr>
              <w:t xml:space="preserve"> </w:t>
            </w:r>
            <w:r w:rsidRPr="0023754F">
              <w:t>%</w:t>
            </w:r>
          </w:p>
        </w:tc>
        <w:tc>
          <w:tcPr>
            <w:tcW w:w="1722" w:type="dxa"/>
            <w:shd w:val="clear" w:color="auto" w:fill="auto"/>
            <w:tcMar>
              <w:top w:w="28" w:type="dxa"/>
              <w:left w:w="85" w:type="dxa"/>
              <w:right w:w="85" w:type="dxa"/>
            </w:tcMar>
          </w:tcPr>
          <w:p w14:paraId="461FEB55" w14:textId="77777777" w:rsidR="00A03B63" w:rsidRPr="0023754F" w:rsidRDefault="00A03B63" w:rsidP="00C45AC7">
            <w:pPr>
              <w:pStyle w:val="Table"/>
              <w:jc w:val="center"/>
            </w:pPr>
            <w:r w:rsidRPr="0023754F">
              <w:t>99.8</w:t>
            </w:r>
            <w:r w:rsidRPr="0023754F">
              <w:rPr>
                <w:spacing w:val="1"/>
              </w:rPr>
              <w:t xml:space="preserve"> </w:t>
            </w:r>
            <w:r w:rsidRPr="0023754F">
              <w:t>%</w:t>
            </w:r>
          </w:p>
        </w:tc>
        <w:tc>
          <w:tcPr>
            <w:tcW w:w="1169" w:type="dxa"/>
            <w:shd w:val="clear" w:color="auto" w:fill="auto"/>
            <w:tcMar>
              <w:top w:w="28" w:type="dxa"/>
              <w:left w:w="85" w:type="dxa"/>
              <w:right w:w="85" w:type="dxa"/>
            </w:tcMar>
          </w:tcPr>
          <w:p w14:paraId="519407A0" w14:textId="77777777" w:rsidR="00A03B63" w:rsidRPr="0023754F" w:rsidRDefault="00A03B63" w:rsidP="00C45AC7">
            <w:pPr>
              <w:pStyle w:val="Table"/>
              <w:jc w:val="center"/>
            </w:pPr>
            <w:r w:rsidRPr="0023754F">
              <w:t>99.9</w:t>
            </w:r>
            <w:r w:rsidRPr="0023754F">
              <w:rPr>
                <w:spacing w:val="1"/>
              </w:rPr>
              <w:t xml:space="preserve"> </w:t>
            </w:r>
            <w:r w:rsidRPr="0023754F">
              <w:t>%</w:t>
            </w:r>
          </w:p>
        </w:tc>
      </w:tr>
      <w:tr w:rsidR="00C45AC7" w:rsidRPr="0023754F" w14:paraId="1ED5DE54" w14:textId="77777777" w:rsidTr="00C45AC7">
        <w:trPr>
          <w:trHeight w:val="306"/>
        </w:trPr>
        <w:tc>
          <w:tcPr>
            <w:tcW w:w="2981" w:type="dxa"/>
            <w:shd w:val="clear" w:color="auto" w:fill="auto"/>
            <w:tcMar>
              <w:top w:w="28" w:type="dxa"/>
              <w:left w:w="85" w:type="dxa"/>
              <w:right w:w="85" w:type="dxa"/>
            </w:tcMar>
          </w:tcPr>
          <w:p w14:paraId="7F6E2E35" w14:textId="77777777" w:rsidR="00A03B63" w:rsidRPr="0023754F" w:rsidRDefault="00A03B63" w:rsidP="00C45AC7">
            <w:pPr>
              <w:pStyle w:val="Table"/>
              <w:jc w:val="center"/>
            </w:pPr>
            <w:r w:rsidRPr="0023754F">
              <w:t>Hardware</w:t>
            </w:r>
            <w:r w:rsidRPr="0023754F">
              <w:rPr>
                <w:spacing w:val="-4"/>
              </w:rPr>
              <w:t xml:space="preserve"> </w:t>
            </w:r>
            <w:r w:rsidRPr="0023754F">
              <w:t>specifications</w:t>
            </w:r>
          </w:p>
        </w:tc>
        <w:tc>
          <w:tcPr>
            <w:tcW w:w="1176" w:type="dxa"/>
            <w:shd w:val="clear" w:color="auto" w:fill="auto"/>
            <w:tcMar>
              <w:top w:w="28" w:type="dxa"/>
              <w:left w:w="85" w:type="dxa"/>
              <w:right w:w="85" w:type="dxa"/>
            </w:tcMar>
          </w:tcPr>
          <w:p w14:paraId="40EFA8A8" w14:textId="77777777" w:rsidR="00A03B63" w:rsidRPr="0023754F" w:rsidRDefault="00A03B63" w:rsidP="00C45AC7">
            <w:pPr>
              <w:pStyle w:val="Table"/>
              <w:jc w:val="center"/>
            </w:pPr>
            <w:r w:rsidRPr="0023754F">
              <w:t>Offering</w:t>
            </w:r>
            <w:r w:rsidRPr="0023754F">
              <w:rPr>
                <w:spacing w:val="-1"/>
              </w:rPr>
              <w:t xml:space="preserve"> </w:t>
            </w:r>
            <w:r w:rsidRPr="0023754F">
              <w:t>I</w:t>
            </w:r>
          </w:p>
        </w:tc>
        <w:tc>
          <w:tcPr>
            <w:tcW w:w="1736" w:type="dxa"/>
            <w:shd w:val="clear" w:color="auto" w:fill="auto"/>
            <w:tcMar>
              <w:top w:w="28" w:type="dxa"/>
              <w:left w:w="85" w:type="dxa"/>
              <w:right w:w="85" w:type="dxa"/>
            </w:tcMar>
          </w:tcPr>
          <w:p w14:paraId="4526032E" w14:textId="77777777" w:rsidR="00A03B63" w:rsidRPr="0023754F" w:rsidRDefault="00A03B63" w:rsidP="00C45AC7">
            <w:pPr>
              <w:pStyle w:val="Table"/>
              <w:jc w:val="center"/>
            </w:pPr>
            <w:r w:rsidRPr="0023754F">
              <w:t>Offering</w:t>
            </w:r>
            <w:r w:rsidRPr="0023754F">
              <w:rPr>
                <w:spacing w:val="-2"/>
              </w:rPr>
              <w:t xml:space="preserve"> </w:t>
            </w:r>
            <w:r w:rsidRPr="0023754F">
              <w:t>II</w:t>
            </w:r>
          </w:p>
        </w:tc>
        <w:tc>
          <w:tcPr>
            <w:tcW w:w="1722" w:type="dxa"/>
            <w:shd w:val="clear" w:color="auto" w:fill="auto"/>
            <w:tcMar>
              <w:top w:w="28" w:type="dxa"/>
              <w:left w:w="85" w:type="dxa"/>
              <w:right w:w="85" w:type="dxa"/>
            </w:tcMar>
          </w:tcPr>
          <w:p w14:paraId="5E54E6DB" w14:textId="77777777" w:rsidR="00A03B63" w:rsidRPr="0023754F" w:rsidRDefault="00A03B63" w:rsidP="00C45AC7">
            <w:pPr>
              <w:pStyle w:val="Table"/>
              <w:jc w:val="center"/>
            </w:pPr>
            <w:r w:rsidRPr="0023754F">
              <w:t>Offering</w:t>
            </w:r>
            <w:r w:rsidRPr="0023754F">
              <w:rPr>
                <w:spacing w:val="-2"/>
              </w:rPr>
              <w:t xml:space="preserve"> </w:t>
            </w:r>
            <w:r w:rsidRPr="0023754F">
              <w:t>III</w:t>
            </w:r>
          </w:p>
        </w:tc>
        <w:tc>
          <w:tcPr>
            <w:tcW w:w="1169" w:type="dxa"/>
            <w:shd w:val="clear" w:color="auto" w:fill="auto"/>
            <w:tcMar>
              <w:top w:w="28" w:type="dxa"/>
              <w:left w:w="85" w:type="dxa"/>
              <w:right w:w="85" w:type="dxa"/>
            </w:tcMar>
          </w:tcPr>
          <w:p w14:paraId="7A295604" w14:textId="77777777" w:rsidR="00A03B63" w:rsidRPr="0023754F" w:rsidRDefault="00A03B63" w:rsidP="00C45AC7">
            <w:pPr>
              <w:pStyle w:val="Table"/>
              <w:jc w:val="center"/>
            </w:pPr>
            <w:r w:rsidRPr="0023754F">
              <w:t>Offering</w:t>
            </w:r>
            <w:r w:rsidRPr="0023754F">
              <w:rPr>
                <w:spacing w:val="-1"/>
              </w:rPr>
              <w:t xml:space="preserve"> </w:t>
            </w:r>
            <w:r w:rsidRPr="0023754F">
              <w:t>IV</w:t>
            </w:r>
          </w:p>
        </w:tc>
      </w:tr>
      <w:tr w:rsidR="00A03B63" w:rsidRPr="0023754F" w14:paraId="5B741E14" w14:textId="77777777" w:rsidTr="00C45AC7">
        <w:trPr>
          <w:trHeight w:val="1084"/>
        </w:trPr>
        <w:tc>
          <w:tcPr>
            <w:tcW w:w="2981" w:type="dxa"/>
            <w:shd w:val="clear" w:color="auto" w:fill="auto"/>
            <w:tcMar>
              <w:top w:w="28" w:type="dxa"/>
              <w:left w:w="85" w:type="dxa"/>
              <w:right w:w="85" w:type="dxa"/>
            </w:tcMar>
          </w:tcPr>
          <w:p w14:paraId="0DBEEE32" w14:textId="77777777" w:rsidR="00A03B63" w:rsidRPr="0023754F" w:rsidRDefault="00A03B63" w:rsidP="00C45AC7">
            <w:pPr>
              <w:pStyle w:val="Table"/>
              <w:jc w:val="center"/>
            </w:pPr>
            <w:r w:rsidRPr="0023754F">
              <w:t>Service Availability Window 1,</w:t>
            </w:r>
            <w:r w:rsidRPr="0023754F">
              <w:rPr>
                <w:spacing w:val="1"/>
              </w:rPr>
              <w:t xml:space="preserve"> </w:t>
            </w:r>
            <w:r w:rsidRPr="0023754F">
              <w:t>second line, (only Priority 1</w:t>
            </w:r>
            <w:r w:rsidRPr="0023754F">
              <w:rPr>
                <w:spacing w:val="1"/>
              </w:rPr>
              <w:t xml:space="preserve"> </w:t>
            </w:r>
            <w:r w:rsidRPr="0023754F">
              <w:t>incident support times shown</w:t>
            </w:r>
            <w:r w:rsidRPr="0023754F">
              <w:rPr>
                <w:spacing w:val="1"/>
              </w:rPr>
              <w:t xml:space="preserve"> </w:t>
            </w:r>
            <w:r w:rsidRPr="0023754F">
              <w:t>here, all other support times are</w:t>
            </w:r>
            <w:r w:rsidRPr="0023754F">
              <w:rPr>
                <w:spacing w:val="-54"/>
              </w:rPr>
              <w:t xml:space="preserve"> </w:t>
            </w:r>
            <w:r w:rsidRPr="0023754F">
              <w:t>fixed)</w:t>
            </w:r>
            <w:r w:rsidRPr="0023754F">
              <w:rPr>
                <w:spacing w:val="-1"/>
              </w:rPr>
              <w:t xml:space="preserve"> </w:t>
            </w:r>
            <w:r w:rsidRPr="0023754F">
              <w:t>standard</w:t>
            </w:r>
          </w:p>
        </w:tc>
        <w:tc>
          <w:tcPr>
            <w:tcW w:w="5803" w:type="dxa"/>
            <w:gridSpan w:val="4"/>
            <w:shd w:val="clear" w:color="auto" w:fill="auto"/>
            <w:tcMar>
              <w:top w:w="28" w:type="dxa"/>
              <w:left w:w="85" w:type="dxa"/>
              <w:right w:w="85" w:type="dxa"/>
            </w:tcMar>
          </w:tcPr>
          <w:p w14:paraId="70C4B80C" w14:textId="77777777" w:rsidR="00A03B63" w:rsidRPr="0023754F" w:rsidRDefault="00A03B63" w:rsidP="00C45AC7">
            <w:pPr>
              <w:pStyle w:val="Table"/>
              <w:jc w:val="center"/>
            </w:pPr>
          </w:p>
          <w:p w14:paraId="45D593ED" w14:textId="77777777" w:rsidR="00A03B63" w:rsidRPr="0023754F" w:rsidRDefault="00A03B63" w:rsidP="00C45AC7">
            <w:pPr>
              <w:pStyle w:val="Table"/>
              <w:jc w:val="center"/>
            </w:pPr>
          </w:p>
          <w:p w14:paraId="2D98D6C5" w14:textId="77777777" w:rsidR="00A03B63" w:rsidRPr="0023754F" w:rsidRDefault="00A03B63" w:rsidP="00C45AC7">
            <w:pPr>
              <w:pStyle w:val="Table"/>
              <w:jc w:val="center"/>
            </w:pPr>
            <w:r w:rsidRPr="0023754F">
              <w:t>5</w:t>
            </w:r>
            <w:r w:rsidRPr="0023754F">
              <w:rPr>
                <w:spacing w:val="-2"/>
              </w:rPr>
              <w:t xml:space="preserve"> </w:t>
            </w:r>
            <w:r w:rsidRPr="0023754F">
              <w:t>days,</w:t>
            </w:r>
            <w:r w:rsidRPr="0023754F">
              <w:rPr>
                <w:spacing w:val="-3"/>
              </w:rPr>
              <w:t xml:space="preserve"> </w:t>
            </w:r>
            <w:r w:rsidRPr="0023754F">
              <w:t>10</w:t>
            </w:r>
            <w:r w:rsidRPr="0023754F">
              <w:rPr>
                <w:spacing w:val="1"/>
              </w:rPr>
              <w:t xml:space="preserve"> </w:t>
            </w:r>
            <w:r w:rsidRPr="0023754F">
              <w:t>hours,</w:t>
            </w:r>
            <w:r w:rsidRPr="0023754F">
              <w:rPr>
                <w:spacing w:val="-3"/>
              </w:rPr>
              <w:t xml:space="preserve"> </w:t>
            </w:r>
            <w:r w:rsidRPr="0023754F">
              <w:t>08:00</w:t>
            </w:r>
            <w:r w:rsidRPr="0023754F">
              <w:rPr>
                <w:spacing w:val="-2"/>
              </w:rPr>
              <w:t xml:space="preserve"> </w:t>
            </w:r>
            <w:r w:rsidRPr="0023754F">
              <w:t>to</w:t>
            </w:r>
            <w:r w:rsidRPr="0023754F">
              <w:rPr>
                <w:spacing w:val="-2"/>
              </w:rPr>
              <w:t xml:space="preserve"> </w:t>
            </w:r>
            <w:r w:rsidRPr="0023754F">
              <w:t>18:00,</w:t>
            </w:r>
            <w:r w:rsidRPr="0023754F">
              <w:rPr>
                <w:spacing w:val="-1"/>
              </w:rPr>
              <w:t xml:space="preserve"> </w:t>
            </w:r>
            <w:r w:rsidRPr="0023754F">
              <w:t>local</w:t>
            </w:r>
            <w:r w:rsidRPr="0023754F">
              <w:rPr>
                <w:spacing w:val="-1"/>
              </w:rPr>
              <w:t xml:space="preserve"> </w:t>
            </w:r>
            <w:r w:rsidRPr="0023754F">
              <w:t>time,</w:t>
            </w:r>
            <w:r w:rsidRPr="0023754F">
              <w:rPr>
                <w:spacing w:val="-3"/>
              </w:rPr>
              <w:t xml:space="preserve"> </w:t>
            </w:r>
            <w:r w:rsidRPr="0023754F">
              <w:t>on</w:t>
            </w:r>
            <w:r w:rsidRPr="0023754F">
              <w:rPr>
                <w:spacing w:val="-1"/>
              </w:rPr>
              <w:t xml:space="preserve"> </w:t>
            </w:r>
            <w:r w:rsidRPr="0023754F">
              <w:t>Business</w:t>
            </w:r>
            <w:r w:rsidRPr="0023754F">
              <w:rPr>
                <w:spacing w:val="-2"/>
              </w:rPr>
              <w:t xml:space="preserve"> </w:t>
            </w:r>
            <w:r w:rsidRPr="0023754F">
              <w:t>Days</w:t>
            </w:r>
          </w:p>
        </w:tc>
      </w:tr>
      <w:tr w:rsidR="00C45AC7" w:rsidRPr="0023754F" w14:paraId="2F16C33F" w14:textId="77777777" w:rsidTr="00C45AC7">
        <w:trPr>
          <w:trHeight w:val="1086"/>
        </w:trPr>
        <w:tc>
          <w:tcPr>
            <w:tcW w:w="2981" w:type="dxa"/>
            <w:shd w:val="clear" w:color="auto" w:fill="auto"/>
            <w:tcMar>
              <w:top w:w="28" w:type="dxa"/>
              <w:left w:w="85" w:type="dxa"/>
              <w:right w:w="85" w:type="dxa"/>
            </w:tcMar>
          </w:tcPr>
          <w:p w14:paraId="10B2CF4B" w14:textId="77777777" w:rsidR="00A03B63" w:rsidRPr="0023754F" w:rsidRDefault="00A03B63" w:rsidP="00C45AC7">
            <w:pPr>
              <w:pStyle w:val="Table"/>
              <w:jc w:val="center"/>
            </w:pPr>
            <w:r w:rsidRPr="0023754F">
              <w:t>Service Availability Window 2,</w:t>
            </w:r>
            <w:r w:rsidRPr="0023754F">
              <w:rPr>
                <w:spacing w:val="1"/>
              </w:rPr>
              <w:t xml:space="preserve"> </w:t>
            </w:r>
            <w:r w:rsidRPr="0023754F">
              <w:t>second line, (only Priority 1</w:t>
            </w:r>
            <w:r w:rsidRPr="0023754F">
              <w:rPr>
                <w:spacing w:val="1"/>
              </w:rPr>
              <w:t xml:space="preserve"> </w:t>
            </w:r>
            <w:r w:rsidRPr="0023754F">
              <w:t>incident support times shown</w:t>
            </w:r>
            <w:r w:rsidRPr="0023754F">
              <w:rPr>
                <w:spacing w:val="1"/>
              </w:rPr>
              <w:t xml:space="preserve"> </w:t>
            </w:r>
            <w:r w:rsidRPr="0023754F">
              <w:t>here, all other support times are</w:t>
            </w:r>
            <w:r w:rsidRPr="0023754F">
              <w:rPr>
                <w:spacing w:val="-54"/>
              </w:rPr>
              <w:t xml:space="preserve"> </w:t>
            </w:r>
            <w:r w:rsidRPr="0023754F">
              <w:t>fixed)</w:t>
            </w:r>
            <w:r w:rsidRPr="0023754F">
              <w:rPr>
                <w:spacing w:val="-1"/>
              </w:rPr>
              <w:t xml:space="preserve"> </w:t>
            </w:r>
            <w:r w:rsidRPr="0023754F">
              <w:t>optional</w:t>
            </w:r>
          </w:p>
        </w:tc>
        <w:tc>
          <w:tcPr>
            <w:tcW w:w="1176" w:type="dxa"/>
            <w:shd w:val="clear" w:color="auto" w:fill="auto"/>
            <w:tcMar>
              <w:top w:w="28" w:type="dxa"/>
              <w:left w:w="85" w:type="dxa"/>
              <w:right w:w="85" w:type="dxa"/>
            </w:tcMar>
          </w:tcPr>
          <w:p w14:paraId="36C7248C" w14:textId="77777777" w:rsidR="00A03B63" w:rsidRPr="0023754F" w:rsidRDefault="00A03B63" w:rsidP="00C45AC7">
            <w:pPr>
              <w:pStyle w:val="Table"/>
              <w:jc w:val="center"/>
            </w:pPr>
          </w:p>
          <w:p w14:paraId="10D1E076" w14:textId="77777777" w:rsidR="00A03B63" w:rsidRPr="0023754F" w:rsidRDefault="00A03B63" w:rsidP="00C45AC7">
            <w:pPr>
              <w:pStyle w:val="Table"/>
              <w:jc w:val="center"/>
            </w:pPr>
            <w:r w:rsidRPr="0023754F">
              <w:t>Not</w:t>
            </w:r>
            <w:r w:rsidRPr="0023754F">
              <w:rPr>
                <w:spacing w:val="1"/>
              </w:rPr>
              <w:t xml:space="preserve"> </w:t>
            </w:r>
            <w:r w:rsidRPr="0023754F">
              <w:t>applicable</w:t>
            </w:r>
          </w:p>
        </w:tc>
        <w:tc>
          <w:tcPr>
            <w:tcW w:w="4627" w:type="dxa"/>
            <w:gridSpan w:val="3"/>
            <w:shd w:val="clear" w:color="auto" w:fill="auto"/>
            <w:tcMar>
              <w:top w:w="28" w:type="dxa"/>
              <w:left w:w="85" w:type="dxa"/>
              <w:right w:w="85" w:type="dxa"/>
            </w:tcMar>
          </w:tcPr>
          <w:p w14:paraId="5E9CBAEC" w14:textId="77777777" w:rsidR="00A03B63" w:rsidRPr="0023754F" w:rsidRDefault="00A03B63" w:rsidP="00C45AC7">
            <w:pPr>
              <w:pStyle w:val="Table"/>
              <w:jc w:val="center"/>
            </w:pPr>
          </w:p>
          <w:p w14:paraId="3DBBE872" w14:textId="77777777" w:rsidR="00A03B63" w:rsidRPr="0023754F" w:rsidRDefault="00A03B63" w:rsidP="00C45AC7">
            <w:pPr>
              <w:pStyle w:val="Table"/>
              <w:jc w:val="center"/>
            </w:pPr>
          </w:p>
          <w:p w14:paraId="6CD128CA" w14:textId="77777777" w:rsidR="00A03B63" w:rsidRPr="0023754F" w:rsidRDefault="00A03B63" w:rsidP="00C45AC7">
            <w:pPr>
              <w:pStyle w:val="Table"/>
              <w:jc w:val="center"/>
            </w:pPr>
            <w:r w:rsidRPr="0023754F">
              <w:t>7</w:t>
            </w:r>
            <w:r w:rsidRPr="0023754F">
              <w:rPr>
                <w:spacing w:val="-2"/>
              </w:rPr>
              <w:t xml:space="preserve"> </w:t>
            </w:r>
            <w:r w:rsidRPr="0023754F">
              <w:t>days,</w:t>
            </w:r>
            <w:r w:rsidRPr="0023754F">
              <w:rPr>
                <w:spacing w:val="-3"/>
              </w:rPr>
              <w:t xml:space="preserve"> </w:t>
            </w:r>
            <w:r w:rsidRPr="0023754F">
              <w:t>24</w:t>
            </w:r>
            <w:r w:rsidRPr="0023754F">
              <w:rPr>
                <w:spacing w:val="1"/>
              </w:rPr>
              <w:t xml:space="preserve"> </w:t>
            </w:r>
            <w:r w:rsidRPr="0023754F">
              <w:t>hours,</w:t>
            </w:r>
            <w:r w:rsidRPr="0023754F">
              <w:rPr>
                <w:spacing w:val="-2"/>
              </w:rPr>
              <w:t xml:space="preserve"> </w:t>
            </w:r>
            <w:r w:rsidRPr="0023754F">
              <w:t>all</w:t>
            </w:r>
            <w:r w:rsidRPr="0023754F">
              <w:rPr>
                <w:spacing w:val="-1"/>
              </w:rPr>
              <w:t xml:space="preserve"> </w:t>
            </w:r>
            <w:r w:rsidRPr="0023754F">
              <w:t>days</w:t>
            </w:r>
          </w:p>
        </w:tc>
      </w:tr>
      <w:tr w:rsidR="00A03B63" w:rsidRPr="0023754F" w14:paraId="34019D71" w14:textId="77777777" w:rsidTr="00C45AC7">
        <w:trPr>
          <w:trHeight w:val="306"/>
        </w:trPr>
        <w:tc>
          <w:tcPr>
            <w:tcW w:w="2981" w:type="dxa"/>
            <w:shd w:val="clear" w:color="auto" w:fill="auto"/>
            <w:tcMar>
              <w:top w:w="28" w:type="dxa"/>
              <w:left w:w="85" w:type="dxa"/>
              <w:right w:w="85" w:type="dxa"/>
            </w:tcMar>
          </w:tcPr>
          <w:p w14:paraId="174D1717" w14:textId="77777777" w:rsidR="00A03B63" w:rsidRPr="0023754F" w:rsidRDefault="00A03B63" w:rsidP="00C45AC7">
            <w:pPr>
              <w:pStyle w:val="Table"/>
              <w:jc w:val="center"/>
            </w:pPr>
            <w:r w:rsidRPr="0023754F">
              <w:t>Support</w:t>
            </w:r>
            <w:r w:rsidRPr="0023754F">
              <w:rPr>
                <w:spacing w:val="-4"/>
              </w:rPr>
              <w:t xml:space="preserve"> </w:t>
            </w:r>
            <w:r w:rsidRPr="0023754F">
              <w:t>Language</w:t>
            </w:r>
          </w:p>
        </w:tc>
        <w:tc>
          <w:tcPr>
            <w:tcW w:w="5803" w:type="dxa"/>
            <w:gridSpan w:val="4"/>
            <w:shd w:val="clear" w:color="auto" w:fill="auto"/>
            <w:tcMar>
              <w:top w:w="28" w:type="dxa"/>
              <w:left w:w="85" w:type="dxa"/>
              <w:right w:w="85" w:type="dxa"/>
            </w:tcMar>
          </w:tcPr>
          <w:p w14:paraId="037B809C" w14:textId="77777777" w:rsidR="00A03B63" w:rsidRPr="0023754F" w:rsidRDefault="00A03B63" w:rsidP="00C45AC7">
            <w:pPr>
              <w:pStyle w:val="Table"/>
              <w:jc w:val="center"/>
            </w:pPr>
            <w:r w:rsidRPr="0023754F">
              <w:t>English</w:t>
            </w:r>
          </w:p>
        </w:tc>
      </w:tr>
      <w:tr w:rsidR="00A03B63" w:rsidRPr="0023754F" w14:paraId="123BA97D" w14:textId="77777777" w:rsidTr="00C45AC7">
        <w:trPr>
          <w:trHeight w:val="306"/>
        </w:trPr>
        <w:tc>
          <w:tcPr>
            <w:tcW w:w="2981" w:type="dxa"/>
            <w:shd w:val="clear" w:color="auto" w:fill="auto"/>
            <w:tcMar>
              <w:top w:w="28" w:type="dxa"/>
              <w:left w:w="85" w:type="dxa"/>
              <w:right w:w="85" w:type="dxa"/>
            </w:tcMar>
          </w:tcPr>
          <w:p w14:paraId="3D01B771" w14:textId="77777777" w:rsidR="00A03B63" w:rsidRPr="0023754F" w:rsidRDefault="00A03B63" w:rsidP="00C45AC7">
            <w:pPr>
              <w:pStyle w:val="Table"/>
              <w:jc w:val="center"/>
            </w:pPr>
            <w:r w:rsidRPr="0023754F">
              <w:t>Support</w:t>
            </w:r>
            <w:r w:rsidRPr="0023754F">
              <w:rPr>
                <w:spacing w:val="-5"/>
              </w:rPr>
              <w:t xml:space="preserve"> </w:t>
            </w:r>
            <w:r w:rsidRPr="0023754F">
              <w:t>Availability Window</w:t>
            </w:r>
          </w:p>
        </w:tc>
        <w:tc>
          <w:tcPr>
            <w:tcW w:w="5803" w:type="dxa"/>
            <w:gridSpan w:val="4"/>
            <w:shd w:val="clear" w:color="auto" w:fill="auto"/>
            <w:tcMar>
              <w:top w:w="28" w:type="dxa"/>
              <w:left w:w="85" w:type="dxa"/>
              <w:right w:w="85" w:type="dxa"/>
            </w:tcMar>
          </w:tcPr>
          <w:p w14:paraId="05E73728" w14:textId="77777777" w:rsidR="00A03B63" w:rsidRPr="0023754F" w:rsidRDefault="00A03B63" w:rsidP="00C45AC7">
            <w:pPr>
              <w:pStyle w:val="Table"/>
              <w:jc w:val="center"/>
            </w:pPr>
            <w:r w:rsidRPr="0023754F">
              <w:t>5</w:t>
            </w:r>
            <w:r w:rsidRPr="0023754F">
              <w:rPr>
                <w:spacing w:val="-2"/>
              </w:rPr>
              <w:t xml:space="preserve"> </w:t>
            </w:r>
            <w:r w:rsidRPr="0023754F">
              <w:t>days,</w:t>
            </w:r>
            <w:r w:rsidRPr="0023754F">
              <w:rPr>
                <w:spacing w:val="-3"/>
              </w:rPr>
              <w:t xml:space="preserve"> </w:t>
            </w:r>
            <w:r w:rsidRPr="0023754F">
              <w:t>10</w:t>
            </w:r>
            <w:r w:rsidRPr="0023754F">
              <w:rPr>
                <w:spacing w:val="1"/>
              </w:rPr>
              <w:t xml:space="preserve"> </w:t>
            </w:r>
            <w:r w:rsidRPr="0023754F">
              <w:t>hours,</w:t>
            </w:r>
            <w:r w:rsidRPr="0023754F">
              <w:rPr>
                <w:spacing w:val="-2"/>
              </w:rPr>
              <w:t xml:space="preserve"> </w:t>
            </w:r>
            <w:r w:rsidRPr="0023754F">
              <w:t>08:00</w:t>
            </w:r>
            <w:r w:rsidRPr="0023754F">
              <w:rPr>
                <w:spacing w:val="-2"/>
              </w:rPr>
              <w:t xml:space="preserve"> </w:t>
            </w:r>
            <w:r w:rsidRPr="0023754F">
              <w:t>to</w:t>
            </w:r>
            <w:r w:rsidRPr="0023754F">
              <w:rPr>
                <w:spacing w:val="-2"/>
              </w:rPr>
              <w:t xml:space="preserve"> </w:t>
            </w:r>
            <w:r w:rsidRPr="0023754F">
              <w:t>18:00,</w:t>
            </w:r>
            <w:r w:rsidRPr="0023754F">
              <w:rPr>
                <w:spacing w:val="-4"/>
              </w:rPr>
              <w:t xml:space="preserve"> </w:t>
            </w:r>
            <w:r w:rsidRPr="0023754F">
              <w:t>on</w:t>
            </w:r>
            <w:r w:rsidRPr="0023754F">
              <w:rPr>
                <w:spacing w:val="-1"/>
              </w:rPr>
              <w:t xml:space="preserve"> </w:t>
            </w:r>
            <w:r w:rsidRPr="0023754F">
              <w:t>Business</w:t>
            </w:r>
            <w:r w:rsidRPr="0023754F">
              <w:rPr>
                <w:spacing w:val="-2"/>
              </w:rPr>
              <w:t xml:space="preserve"> </w:t>
            </w:r>
            <w:r w:rsidRPr="0023754F">
              <w:t>Days</w:t>
            </w:r>
          </w:p>
        </w:tc>
      </w:tr>
      <w:tr w:rsidR="00A03B63" w:rsidRPr="0023754F" w14:paraId="1F60D0FD" w14:textId="77777777" w:rsidTr="00C45AC7">
        <w:trPr>
          <w:trHeight w:val="501"/>
        </w:trPr>
        <w:tc>
          <w:tcPr>
            <w:tcW w:w="2981" w:type="dxa"/>
            <w:shd w:val="clear" w:color="auto" w:fill="auto"/>
            <w:tcMar>
              <w:top w:w="28" w:type="dxa"/>
              <w:left w:w="85" w:type="dxa"/>
              <w:right w:w="85" w:type="dxa"/>
            </w:tcMar>
          </w:tcPr>
          <w:p w14:paraId="15E1DD7B" w14:textId="77777777" w:rsidR="00A03B63" w:rsidRPr="0023754F" w:rsidRDefault="00A03B63" w:rsidP="00C45AC7">
            <w:pPr>
              <w:pStyle w:val="Table"/>
              <w:jc w:val="center"/>
            </w:pPr>
            <w:r w:rsidRPr="0023754F">
              <w:t>Incident</w:t>
            </w:r>
            <w:r w:rsidRPr="0023754F">
              <w:rPr>
                <w:spacing w:val="-1"/>
              </w:rPr>
              <w:t xml:space="preserve"> </w:t>
            </w:r>
            <w:r w:rsidRPr="0023754F">
              <w:t>Handling Window</w:t>
            </w:r>
            <w:r w:rsidRPr="0023754F">
              <w:rPr>
                <w:spacing w:val="-1"/>
              </w:rPr>
              <w:t xml:space="preserve"> </w:t>
            </w:r>
            <w:r w:rsidRPr="0023754F">
              <w:t>–</w:t>
            </w:r>
          </w:p>
          <w:p w14:paraId="14FA6C96" w14:textId="77777777" w:rsidR="00A03B63" w:rsidRPr="0023754F" w:rsidRDefault="00A03B63" w:rsidP="00C45AC7">
            <w:pPr>
              <w:pStyle w:val="Table"/>
              <w:jc w:val="center"/>
            </w:pPr>
            <w:r w:rsidRPr="0023754F">
              <w:t>Priority</w:t>
            </w:r>
            <w:r w:rsidRPr="0023754F">
              <w:rPr>
                <w:spacing w:val="-2"/>
              </w:rPr>
              <w:t xml:space="preserve"> </w:t>
            </w:r>
            <w:r w:rsidRPr="0023754F">
              <w:t>1</w:t>
            </w:r>
          </w:p>
        </w:tc>
        <w:tc>
          <w:tcPr>
            <w:tcW w:w="5803" w:type="dxa"/>
            <w:gridSpan w:val="4"/>
            <w:shd w:val="clear" w:color="auto" w:fill="auto"/>
            <w:tcMar>
              <w:top w:w="28" w:type="dxa"/>
              <w:left w:w="85" w:type="dxa"/>
              <w:right w:w="85" w:type="dxa"/>
            </w:tcMar>
          </w:tcPr>
          <w:p w14:paraId="6624731B" w14:textId="77777777" w:rsidR="00A03B63" w:rsidRPr="0023754F" w:rsidRDefault="00A03B63" w:rsidP="00C45AC7">
            <w:pPr>
              <w:pStyle w:val="Table"/>
              <w:jc w:val="center"/>
            </w:pPr>
            <w:r w:rsidRPr="0023754F">
              <w:t>7</w:t>
            </w:r>
            <w:r w:rsidRPr="0023754F">
              <w:rPr>
                <w:spacing w:val="-2"/>
              </w:rPr>
              <w:t xml:space="preserve"> </w:t>
            </w:r>
            <w:r w:rsidRPr="0023754F">
              <w:t>days,</w:t>
            </w:r>
            <w:r w:rsidRPr="0023754F">
              <w:rPr>
                <w:spacing w:val="-3"/>
              </w:rPr>
              <w:t xml:space="preserve"> </w:t>
            </w:r>
            <w:r w:rsidRPr="0023754F">
              <w:t>24</w:t>
            </w:r>
            <w:r w:rsidRPr="0023754F">
              <w:rPr>
                <w:spacing w:val="1"/>
              </w:rPr>
              <w:t xml:space="preserve"> </w:t>
            </w:r>
            <w:r w:rsidRPr="0023754F">
              <w:t>hours,</w:t>
            </w:r>
            <w:r w:rsidRPr="0023754F">
              <w:rPr>
                <w:spacing w:val="-2"/>
              </w:rPr>
              <w:t xml:space="preserve"> </w:t>
            </w:r>
            <w:r w:rsidRPr="0023754F">
              <w:t>all</w:t>
            </w:r>
            <w:r w:rsidRPr="0023754F">
              <w:rPr>
                <w:spacing w:val="-1"/>
              </w:rPr>
              <w:t xml:space="preserve"> </w:t>
            </w:r>
            <w:r w:rsidRPr="0023754F">
              <w:t>days</w:t>
            </w:r>
          </w:p>
        </w:tc>
      </w:tr>
      <w:tr w:rsidR="00A03B63" w:rsidRPr="0023754F" w14:paraId="2A301230" w14:textId="77777777" w:rsidTr="00C45AC7">
        <w:trPr>
          <w:trHeight w:val="503"/>
        </w:trPr>
        <w:tc>
          <w:tcPr>
            <w:tcW w:w="2981" w:type="dxa"/>
            <w:shd w:val="clear" w:color="auto" w:fill="auto"/>
            <w:tcMar>
              <w:top w:w="28" w:type="dxa"/>
              <w:left w:w="85" w:type="dxa"/>
              <w:right w:w="85" w:type="dxa"/>
            </w:tcMar>
          </w:tcPr>
          <w:p w14:paraId="603E4F40" w14:textId="77777777" w:rsidR="00A03B63" w:rsidRPr="0023754F" w:rsidRDefault="00A03B63" w:rsidP="00C45AC7">
            <w:pPr>
              <w:pStyle w:val="Table"/>
              <w:jc w:val="center"/>
            </w:pPr>
            <w:r w:rsidRPr="0023754F">
              <w:t>Incident</w:t>
            </w:r>
            <w:r w:rsidRPr="0023754F">
              <w:rPr>
                <w:spacing w:val="-1"/>
              </w:rPr>
              <w:t xml:space="preserve"> </w:t>
            </w:r>
            <w:r w:rsidRPr="0023754F">
              <w:t>Handling Window</w:t>
            </w:r>
            <w:r w:rsidRPr="0023754F">
              <w:rPr>
                <w:spacing w:val="-1"/>
              </w:rPr>
              <w:t xml:space="preserve"> </w:t>
            </w:r>
            <w:r w:rsidRPr="0023754F">
              <w:t>–</w:t>
            </w:r>
          </w:p>
          <w:p w14:paraId="5173462E" w14:textId="77777777" w:rsidR="00A03B63" w:rsidRPr="0023754F" w:rsidRDefault="00A03B63" w:rsidP="00C45AC7">
            <w:pPr>
              <w:pStyle w:val="Table"/>
              <w:jc w:val="center"/>
            </w:pPr>
            <w:r w:rsidRPr="0023754F">
              <w:t>Priorities</w:t>
            </w:r>
            <w:r w:rsidRPr="0023754F">
              <w:rPr>
                <w:spacing w:val="-2"/>
              </w:rPr>
              <w:t xml:space="preserve"> </w:t>
            </w:r>
            <w:r w:rsidRPr="0023754F">
              <w:t>2,</w:t>
            </w:r>
            <w:r w:rsidRPr="0023754F">
              <w:rPr>
                <w:spacing w:val="-4"/>
              </w:rPr>
              <w:t xml:space="preserve"> </w:t>
            </w:r>
            <w:r w:rsidRPr="0023754F">
              <w:t>optional2</w:t>
            </w:r>
          </w:p>
        </w:tc>
        <w:tc>
          <w:tcPr>
            <w:tcW w:w="5803" w:type="dxa"/>
            <w:gridSpan w:val="4"/>
            <w:shd w:val="clear" w:color="auto" w:fill="auto"/>
            <w:tcMar>
              <w:top w:w="28" w:type="dxa"/>
              <w:left w:w="85" w:type="dxa"/>
              <w:right w:w="85" w:type="dxa"/>
            </w:tcMar>
          </w:tcPr>
          <w:p w14:paraId="4E583D2F" w14:textId="77777777" w:rsidR="00A03B63" w:rsidRPr="0023754F" w:rsidRDefault="00A03B63" w:rsidP="00C45AC7">
            <w:pPr>
              <w:pStyle w:val="Table"/>
              <w:jc w:val="center"/>
            </w:pPr>
            <w:r w:rsidRPr="0023754F">
              <w:t>5</w:t>
            </w:r>
            <w:r w:rsidRPr="0023754F">
              <w:rPr>
                <w:spacing w:val="-2"/>
              </w:rPr>
              <w:t xml:space="preserve"> </w:t>
            </w:r>
            <w:r w:rsidRPr="0023754F">
              <w:t>days,</w:t>
            </w:r>
            <w:r w:rsidRPr="0023754F">
              <w:rPr>
                <w:spacing w:val="-3"/>
              </w:rPr>
              <w:t xml:space="preserve"> </w:t>
            </w:r>
            <w:r w:rsidRPr="0023754F">
              <w:t>9</w:t>
            </w:r>
            <w:r w:rsidRPr="0023754F">
              <w:rPr>
                <w:spacing w:val="-2"/>
              </w:rPr>
              <w:t xml:space="preserve"> </w:t>
            </w:r>
            <w:r w:rsidRPr="0023754F">
              <w:t>hours,</w:t>
            </w:r>
            <w:r w:rsidRPr="0023754F">
              <w:rPr>
                <w:spacing w:val="-3"/>
              </w:rPr>
              <w:t xml:space="preserve"> </w:t>
            </w:r>
            <w:r w:rsidRPr="0023754F">
              <w:t>08:30</w:t>
            </w:r>
            <w:r w:rsidRPr="0023754F">
              <w:rPr>
                <w:spacing w:val="-2"/>
              </w:rPr>
              <w:t xml:space="preserve"> </w:t>
            </w:r>
            <w:r w:rsidRPr="0023754F">
              <w:t>to</w:t>
            </w:r>
            <w:r w:rsidRPr="0023754F">
              <w:rPr>
                <w:spacing w:val="-1"/>
              </w:rPr>
              <w:t xml:space="preserve"> </w:t>
            </w:r>
            <w:r w:rsidRPr="0023754F">
              <w:t>17:30,</w:t>
            </w:r>
            <w:r w:rsidRPr="0023754F">
              <w:rPr>
                <w:spacing w:val="-4"/>
              </w:rPr>
              <w:t xml:space="preserve"> </w:t>
            </w:r>
            <w:r w:rsidRPr="0023754F">
              <w:t>on</w:t>
            </w:r>
            <w:r w:rsidRPr="0023754F">
              <w:rPr>
                <w:spacing w:val="-4"/>
              </w:rPr>
              <w:t xml:space="preserve"> </w:t>
            </w:r>
            <w:r w:rsidRPr="0023754F">
              <w:t>Business</w:t>
            </w:r>
            <w:r w:rsidRPr="0023754F">
              <w:rPr>
                <w:spacing w:val="-2"/>
              </w:rPr>
              <w:t xml:space="preserve"> </w:t>
            </w:r>
            <w:r w:rsidRPr="0023754F">
              <w:t>Days</w:t>
            </w:r>
            <w:r w:rsidRPr="0023754F">
              <w:rPr>
                <w:spacing w:val="-3"/>
              </w:rPr>
              <w:t xml:space="preserve"> </w:t>
            </w:r>
            <w:r w:rsidRPr="0023754F">
              <w:t>(optional</w:t>
            </w:r>
            <w:r w:rsidRPr="0023754F">
              <w:rPr>
                <w:spacing w:val="-1"/>
              </w:rPr>
              <w:t xml:space="preserve"> </w:t>
            </w:r>
            <w:r w:rsidRPr="0023754F">
              <w:t>for</w:t>
            </w:r>
            <w:r w:rsidRPr="0023754F">
              <w:rPr>
                <w:spacing w:val="2"/>
              </w:rPr>
              <w:t xml:space="preserve"> </w:t>
            </w:r>
            <w:r w:rsidRPr="0023754F">
              <w:t>all</w:t>
            </w:r>
            <w:r w:rsidRPr="0023754F">
              <w:rPr>
                <w:spacing w:val="-54"/>
              </w:rPr>
              <w:t xml:space="preserve"> </w:t>
            </w:r>
            <w:r w:rsidRPr="0023754F">
              <w:t>offerings)</w:t>
            </w:r>
          </w:p>
        </w:tc>
      </w:tr>
      <w:tr w:rsidR="00A03B63" w:rsidRPr="0023754F" w14:paraId="5FD82CBA" w14:textId="77777777" w:rsidTr="00C45AC7">
        <w:trPr>
          <w:trHeight w:val="501"/>
        </w:trPr>
        <w:tc>
          <w:tcPr>
            <w:tcW w:w="2981" w:type="dxa"/>
            <w:shd w:val="clear" w:color="auto" w:fill="auto"/>
            <w:tcMar>
              <w:top w:w="28" w:type="dxa"/>
              <w:left w:w="85" w:type="dxa"/>
              <w:right w:w="85" w:type="dxa"/>
            </w:tcMar>
          </w:tcPr>
          <w:p w14:paraId="11367450" w14:textId="77777777" w:rsidR="00A03B63" w:rsidRPr="0023754F" w:rsidRDefault="00A03B63" w:rsidP="00C45AC7">
            <w:pPr>
              <w:pStyle w:val="Table"/>
              <w:jc w:val="center"/>
            </w:pPr>
            <w:r w:rsidRPr="0023754F">
              <w:t>Standard Change Handling</w:t>
            </w:r>
            <w:r w:rsidRPr="0023754F">
              <w:rPr>
                <w:spacing w:val="-54"/>
              </w:rPr>
              <w:t xml:space="preserve"> </w:t>
            </w:r>
            <w:r w:rsidRPr="0023754F">
              <w:t>Window</w:t>
            </w:r>
          </w:p>
        </w:tc>
        <w:tc>
          <w:tcPr>
            <w:tcW w:w="5803" w:type="dxa"/>
            <w:gridSpan w:val="4"/>
            <w:shd w:val="clear" w:color="auto" w:fill="auto"/>
            <w:tcMar>
              <w:top w:w="28" w:type="dxa"/>
              <w:left w:w="85" w:type="dxa"/>
              <w:right w:w="85" w:type="dxa"/>
            </w:tcMar>
          </w:tcPr>
          <w:p w14:paraId="7118CF5E" w14:textId="77777777" w:rsidR="00A03B63" w:rsidRPr="0023754F" w:rsidRDefault="00A03B63" w:rsidP="00C45AC7">
            <w:pPr>
              <w:pStyle w:val="Table"/>
              <w:jc w:val="center"/>
            </w:pPr>
            <w:r w:rsidRPr="0023754F">
              <w:t>5</w:t>
            </w:r>
            <w:r w:rsidRPr="0023754F">
              <w:rPr>
                <w:spacing w:val="-3"/>
              </w:rPr>
              <w:t xml:space="preserve"> </w:t>
            </w:r>
            <w:r w:rsidRPr="0023754F">
              <w:t>days,</w:t>
            </w:r>
            <w:r w:rsidRPr="0023754F">
              <w:rPr>
                <w:spacing w:val="-3"/>
              </w:rPr>
              <w:t xml:space="preserve"> </w:t>
            </w:r>
            <w:r w:rsidRPr="0023754F">
              <w:t>10</w:t>
            </w:r>
            <w:r w:rsidRPr="0023754F">
              <w:rPr>
                <w:spacing w:val="1"/>
              </w:rPr>
              <w:t xml:space="preserve"> </w:t>
            </w:r>
            <w:r w:rsidRPr="0023754F">
              <w:t>hours,</w:t>
            </w:r>
            <w:r w:rsidRPr="0023754F">
              <w:rPr>
                <w:spacing w:val="-3"/>
              </w:rPr>
              <w:t xml:space="preserve"> </w:t>
            </w:r>
            <w:r w:rsidRPr="0023754F">
              <w:t>08:00</w:t>
            </w:r>
            <w:r w:rsidRPr="0023754F">
              <w:rPr>
                <w:spacing w:val="-2"/>
              </w:rPr>
              <w:t xml:space="preserve"> </w:t>
            </w:r>
            <w:r w:rsidRPr="0023754F">
              <w:t>to</w:t>
            </w:r>
            <w:r w:rsidRPr="0023754F">
              <w:rPr>
                <w:spacing w:val="-2"/>
              </w:rPr>
              <w:t xml:space="preserve"> </w:t>
            </w:r>
            <w:r w:rsidRPr="0023754F">
              <w:t>18:00,</w:t>
            </w:r>
            <w:r w:rsidRPr="0023754F">
              <w:rPr>
                <w:spacing w:val="-5"/>
              </w:rPr>
              <w:t xml:space="preserve"> </w:t>
            </w:r>
            <w:r w:rsidRPr="0023754F">
              <w:t>on</w:t>
            </w:r>
            <w:r w:rsidRPr="0023754F">
              <w:rPr>
                <w:spacing w:val="-1"/>
              </w:rPr>
              <w:t xml:space="preserve"> </w:t>
            </w:r>
            <w:r w:rsidRPr="0023754F">
              <w:t>Business</w:t>
            </w:r>
            <w:r w:rsidRPr="0023754F">
              <w:rPr>
                <w:spacing w:val="-2"/>
              </w:rPr>
              <w:t xml:space="preserve"> </w:t>
            </w:r>
            <w:r w:rsidRPr="0023754F">
              <w:t>Days (standard</w:t>
            </w:r>
            <w:r w:rsidRPr="0023754F">
              <w:rPr>
                <w:spacing w:val="-2"/>
              </w:rPr>
              <w:t xml:space="preserve"> </w:t>
            </w:r>
            <w:r w:rsidRPr="0023754F">
              <w:t>for</w:t>
            </w:r>
            <w:r w:rsidRPr="0023754F">
              <w:rPr>
                <w:spacing w:val="-2"/>
              </w:rPr>
              <w:t xml:space="preserve"> </w:t>
            </w:r>
            <w:r w:rsidRPr="0023754F">
              <w:t>all</w:t>
            </w:r>
            <w:r w:rsidRPr="0023754F">
              <w:rPr>
                <w:spacing w:val="-54"/>
              </w:rPr>
              <w:t xml:space="preserve"> </w:t>
            </w:r>
            <w:r w:rsidRPr="0023754F">
              <w:t>offerings)</w:t>
            </w:r>
          </w:p>
        </w:tc>
      </w:tr>
      <w:tr w:rsidR="00A03B63" w:rsidRPr="0023754F" w14:paraId="5E49B6CB" w14:textId="77777777" w:rsidTr="00C45AC7">
        <w:trPr>
          <w:trHeight w:val="501"/>
        </w:trPr>
        <w:tc>
          <w:tcPr>
            <w:tcW w:w="2981" w:type="dxa"/>
            <w:shd w:val="clear" w:color="auto" w:fill="auto"/>
            <w:tcMar>
              <w:top w:w="28" w:type="dxa"/>
              <w:left w:w="85" w:type="dxa"/>
              <w:right w:w="85" w:type="dxa"/>
            </w:tcMar>
          </w:tcPr>
          <w:p w14:paraId="0338C4D9" w14:textId="77777777" w:rsidR="00A03B63" w:rsidRPr="0023754F" w:rsidRDefault="00A03B63" w:rsidP="00C45AC7">
            <w:pPr>
              <w:pStyle w:val="Table"/>
              <w:jc w:val="center"/>
            </w:pPr>
            <w:r w:rsidRPr="0023754F">
              <w:t>Maintenance Window 1, standard</w:t>
            </w:r>
            <w:r w:rsidRPr="0023754F">
              <w:rPr>
                <w:spacing w:val="-54"/>
              </w:rPr>
              <w:t xml:space="preserve"> </w:t>
            </w:r>
            <w:r w:rsidRPr="0023754F">
              <w:t>2</w:t>
            </w:r>
          </w:p>
        </w:tc>
        <w:tc>
          <w:tcPr>
            <w:tcW w:w="5803" w:type="dxa"/>
            <w:gridSpan w:val="4"/>
            <w:shd w:val="clear" w:color="auto" w:fill="auto"/>
            <w:tcMar>
              <w:top w:w="28" w:type="dxa"/>
              <w:left w:w="85" w:type="dxa"/>
              <w:right w:w="85" w:type="dxa"/>
            </w:tcMar>
          </w:tcPr>
          <w:p w14:paraId="33E4742D" w14:textId="77777777" w:rsidR="00A03B63" w:rsidRPr="0023754F" w:rsidRDefault="00A03B63" w:rsidP="00C45AC7">
            <w:pPr>
              <w:pStyle w:val="Table"/>
              <w:jc w:val="center"/>
            </w:pPr>
            <w:r w:rsidRPr="0023754F">
              <w:t>5</w:t>
            </w:r>
            <w:r w:rsidRPr="0023754F">
              <w:rPr>
                <w:spacing w:val="-2"/>
              </w:rPr>
              <w:t xml:space="preserve"> </w:t>
            </w:r>
            <w:r w:rsidRPr="0023754F">
              <w:t>days,</w:t>
            </w:r>
            <w:r w:rsidRPr="0023754F">
              <w:rPr>
                <w:spacing w:val="-3"/>
              </w:rPr>
              <w:t xml:space="preserve"> </w:t>
            </w:r>
            <w:r w:rsidRPr="0023754F">
              <w:t>10</w:t>
            </w:r>
            <w:r w:rsidRPr="0023754F">
              <w:rPr>
                <w:spacing w:val="1"/>
              </w:rPr>
              <w:t xml:space="preserve"> </w:t>
            </w:r>
            <w:r w:rsidRPr="0023754F">
              <w:t>hours,</w:t>
            </w:r>
            <w:r w:rsidRPr="0023754F">
              <w:rPr>
                <w:spacing w:val="-3"/>
              </w:rPr>
              <w:t xml:space="preserve"> </w:t>
            </w:r>
            <w:r w:rsidRPr="0023754F">
              <w:t>08:00</w:t>
            </w:r>
            <w:r w:rsidRPr="0023754F">
              <w:rPr>
                <w:spacing w:val="-2"/>
              </w:rPr>
              <w:t xml:space="preserve"> </w:t>
            </w:r>
            <w:r w:rsidRPr="0023754F">
              <w:t>to</w:t>
            </w:r>
            <w:r w:rsidRPr="0023754F">
              <w:rPr>
                <w:spacing w:val="-2"/>
              </w:rPr>
              <w:t xml:space="preserve"> </w:t>
            </w:r>
            <w:r w:rsidRPr="0023754F">
              <w:t>18:00,</w:t>
            </w:r>
            <w:r w:rsidRPr="0023754F">
              <w:rPr>
                <w:spacing w:val="-4"/>
              </w:rPr>
              <w:t xml:space="preserve"> </w:t>
            </w:r>
            <w:r w:rsidRPr="0023754F">
              <w:t>on</w:t>
            </w:r>
            <w:r w:rsidRPr="0023754F">
              <w:rPr>
                <w:spacing w:val="-1"/>
              </w:rPr>
              <w:t xml:space="preserve"> </w:t>
            </w:r>
            <w:r w:rsidRPr="0023754F">
              <w:t>Business</w:t>
            </w:r>
            <w:r w:rsidRPr="0023754F">
              <w:rPr>
                <w:spacing w:val="-2"/>
              </w:rPr>
              <w:t xml:space="preserve"> </w:t>
            </w:r>
            <w:r w:rsidRPr="0023754F">
              <w:t>Days</w:t>
            </w:r>
          </w:p>
        </w:tc>
      </w:tr>
      <w:tr w:rsidR="00C45AC7" w:rsidRPr="0023754F" w14:paraId="7A85DD90" w14:textId="77777777" w:rsidTr="00C45AC7">
        <w:trPr>
          <w:trHeight w:val="503"/>
        </w:trPr>
        <w:tc>
          <w:tcPr>
            <w:tcW w:w="2981" w:type="dxa"/>
            <w:shd w:val="clear" w:color="auto" w:fill="auto"/>
            <w:tcMar>
              <w:top w:w="28" w:type="dxa"/>
              <w:left w:w="85" w:type="dxa"/>
              <w:right w:w="85" w:type="dxa"/>
            </w:tcMar>
          </w:tcPr>
          <w:p w14:paraId="4CF66F6C" w14:textId="77777777" w:rsidR="00A03B63" w:rsidRPr="0023754F" w:rsidRDefault="00A03B63" w:rsidP="00C45AC7">
            <w:pPr>
              <w:pStyle w:val="Table"/>
              <w:jc w:val="center"/>
            </w:pPr>
            <w:r w:rsidRPr="0023754F">
              <w:t>Maintenance Window</w:t>
            </w:r>
            <w:r w:rsidRPr="0023754F">
              <w:rPr>
                <w:spacing w:val="-2"/>
              </w:rPr>
              <w:t xml:space="preserve"> </w:t>
            </w:r>
            <w:r w:rsidRPr="0023754F">
              <w:t>2,</w:t>
            </w:r>
            <w:r w:rsidRPr="0023754F">
              <w:rPr>
                <w:spacing w:val="-4"/>
              </w:rPr>
              <w:t xml:space="preserve"> </w:t>
            </w:r>
            <w:r w:rsidRPr="0023754F">
              <w:t>optional</w:t>
            </w:r>
            <w:r w:rsidRPr="0023754F">
              <w:rPr>
                <w:spacing w:val="-1"/>
              </w:rPr>
              <w:t xml:space="preserve"> </w:t>
            </w:r>
            <w:r w:rsidRPr="0023754F">
              <w:t>1</w:t>
            </w:r>
          </w:p>
        </w:tc>
        <w:tc>
          <w:tcPr>
            <w:tcW w:w="1176" w:type="dxa"/>
            <w:shd w:val="clear" w:color="auto" w:fill="auto"/>
            <w:tcMar>
              <w:top w:w="28" w:type="dxa"/>
              <w:left w:w="85" w:type="dxa"/>
              <w:right w:w="85" w:type="dxa"/>
            </w:tcMar>
          </w:tcPr>
          <w:p w14:paraId="251D6EBC" w14:textId="77777777" w:rsidR="00A03B63" w:rsidRPr="0023754F" w:rsidRDefault="00A03B63" w:rsidP="00C45AC7">
            <w:pPr>
              <w:pStyle w:val="Table"/>
              <w:jc w:val="center"/>
            </w:pPr>
            <w:r w:rsidRPr="0023754F">
              <w:t>Not</w:t>
            </w:r>
            <w:r w:rsidRPr="0023754F">
              <w:rPr>
                <w:spacing w:val="1"/>
              </w:rPr>
              <w:t xml:space="preserve"> </w:t>
            </w:r>
            <w:r w:rsidRPr="0023754F">
              <w:t>applicable</w:t>
            </w:r>
          </w:p>
        </w:tc>
        <w:tc>
          <w:tcPr>
            <w:tcW w:w="4627" w:type="dxa"/>
            <w:gridSpan w:val="3"/>
            <w:shd w:val="clear" w:color="auto" w:fill="auto"/>
            <w:tcMar>
              <w:top w:w="28" w:type="dxa"/>
              <w:left w:w="85" w:type="dxa"/>
              <w:right w:w="85" w:type="dxa"/>
            </w:tcMar>
          </w:tcPr>
          <w:p w14:paraId="752DD65E" w14:textId="77777777" w:rsidR="00A03B63" w:rsidRPr="0023754F" w:rsidRDefault="00A03B63" w:rsidP="00C45AC7">
            <w:pPr>
              <w:pStyle w:val="Table"/>
              <w:jc w:val="center"/>
            </w:pPr>
            <w:r w:rsidRPr="0023754F">
              <w:t>18:00</w:t>
            </w:r>
            <w:r w:rsidRPr="0023754F">
              <w:rPr>
                <w:spacing w:val="-2"/>
              </w:rPr>
              <w:t xml:space="preserve"> </w:t>
            </w:r>
            <w:r w:rsidRPr="0023754F">
              <w:t>to</w:t>
            </w:r>
            <w:r w:rsidRPr="0023754F">
              <w:rPr>
                <w:spacing w:val="-1"/>
              </w:rPr>
              <w:t xml:space="preserve"> </w:t>
            </w:r>
            <w:r w:rsidRPr="0023754F">
              <w:t>8:00,</w:t>
            </w:r>
            <w:r w:rsidRPr="0023754F">
              <w:rPr>
                <w:spacing w:val="-4"/>
              </w:rPr>
              <w:t xml:space="preserve"> </w:t>
            </w:r>
            <w:r w:rsidRPr="0023754F">
              <w:t>on</w:t>
            </w:r>
            <w:r w:rsidRPr="0023754F">
              <w:rPr>
                <w:spacing w:val="-3"/>
              </w:rPr>
              <w:t xml:space="preserve"> </w:t>
            </w:r>
            <w:r w:rsidRPr="0023754F">
              <w:t>Business</w:t>
            </w:r>
            <w:r w:rsidRPr="0023754F">
              <w:rPr>
                <w:spacing w:val="-1"/>
              </w:rPr>
              <w:t xml:space="preserve"> </w:t>
            </w:r>
            <w:r w:rsidRPr="0023754F">
              <w:t>Days, Next</w:t>
            </w:r>
            <w:r w:rsidRPr="0023754F">
              <w:rPr>
                <w:spacing w:val="-3"/>
              </w:rPr>
              <w:t xml:space="preserve"> </w:t>
            </w:r>
            <w:r w:rsidRPr="0023754F">
              <w:t>Day</w:t>
            </w:r>
          </w:p>
        </w:tc>
      </w:tr>
      <w:tr w:rsidR="00C45AC7" w:rsidRPr="0023754F" w14:paraId="4C7046BA" w14:textId="77777777" w:rsidTr="00C45AC7">
        <w:trPr>
          <w:trHeight w:val="501"/>
        </w:trPr>
        <w:tc>
          <w:tcPr>
            <w:tcW w:w="2981" w:type="dxa"/>
            <w:shd w:val="clear" w:color="auto" w:fill="auto"/>
            <w:tcMar>
              <w:top w:w="28" w:type="dxa"/>
              <w:left w:w="85" w:type="dxa"/>
              <w:right w:w="85" w:type="dxa"/>
            </w:tcMar>
          </w:tcPr>
          <w:p w14:paraId="7C91E29B" w14:textId="77777777" w:rsidR="00A03B63" w:rsidRPr="0023754F" w:rsidRDefault="00A03B63" w:rsidP="00C45AC7">
            <w:pPr>
              <w:pStyle w:val="Table"/>
              <w:jc w:val="center"/>
            </w:pPr>
            <w:r w:rsidRPr="0023754F">
              <w:t>Maintenance Window</w:t>
            </w:r>
            <w:r w:rsidRPr="0023754F">
              <w:rPr>
                <w:spacing w:val="-2"/>
              </w:rPr>
              <w:t xml:space="preserve"> </w:t>
            </w:r>
            <w:r w:rsidRPr="0023754F">
              <w:t>3,</w:t>
            </w:r>
            <w:r w:rsidRPr="0023754F">
              <w:rPr>
                <w:spacing w:val="-4"/>
              </w:rPr>
              <w:t xml:space="preserve"> </w:t>
            </w:r>
            <w:r w:rsidRPr="0023754F">
              <w:t>optional</w:t>
            </w:r>
            <w:r w:rsidRPr="0023754F">
              <w:rPr>
                <w:spacing w:val="-1"/>
              </w:rPr>
              <w:t xml:space="preserve"> </w:t>
            </w:r>
            <w:r w:rsidRPr="0023754F">
              <w:t>2</w:t>
            </w:r>
          </w:p>
        </w:tc>
        <w:tc>
          <w:tcPr>
            <w:tcW w:w="1176" w:type="dxa"/>
            <w:shd w:val="clear" w:color="auto" w:fill="auto"/>
            <w:tcMar>
              <w:top w:w="28" w:type="dxa"/>
              <w:left w:w="85" w:type="dxa"/>
              <w:right w:w="85" w:type="dxa"/>
            </w:tcMar>
          </w:tcPr>
          <w:p w14:paraId="03AF59E9" w14:textId="77777777" w:rsidR="00A03B63" w:rsidRPr="0023754F" w:rsidRDefault="00A03B63" w:rsidP="00C45AC7">
            <w:pPr>
              <w:pStyle w:val="Table"/>
              <w:jc w:val="center"/>
            </w:pPr>
            <w:r w:rsidRPr="0023754F">
              <w:t>Not</w:t>
            </w:r>
            <w:r w:rsidRPr="0023754F">
              <w:rPr>
                <w:spacing w:val="1"/>
              </w:rPr>
              <w:t xml:space="preserve"> </w:t>
            </w:r>
            <w:r w:rsidRPr="0023754F">
              <w:t>applicable</w:t>
            </w:r>
          </w:p>
        </w:tc>
        <w:tc>
          <w:tcPr>
            <w:tcW w:w="4627" w:type="dxa"/>
            <w:gridSpan w:val="3"/>
            <w:shd w:val="clear" w:color="auto" w:fill="auto"/>
            <w:tcMar>
              <w:top w:w="28" w:type="dxa"/>
              <w:left w:w="85" w:type="dxa"/>
              <w:right w:w="85" w:type="dxa"/>
            </w:tcMar>
          </w:tcPr>
          <w:p w14:paraId="7918EE06" w14:textId="77777777" w:rsidR="00A03B63" w:rsidRPr="0023754F" w:rsidRDefault="00A03B63" w:rsidP="00C45AC7">
            <w:pPr>
              <w:pStyle w:val="Table"/>
              <w:jc w:val="center"/>
            </w:pPr>
            <w:r w:rsidRPr="0023754F">
              <w:t>Saturday</w:t>
            </w:r>
            <w:r w:rsidRPr="0023754F">
              <w:rPr>
                <w:spacing w:val="-4"/>
              </w:rPr>
              <w:t xml:space="preserve"> </w:t>
            </w:r>
            <w:r w:rsidRPr="0023754F">
              <w:t>08:00</w:t>
            </w:r>
            <w:r w:rsidRPr="0023754F">
              <w:rPr>
                <w:spacing w:val="-2"/>
              </w:rPr>
              <w:t xml:space="preserve"> </w:t>
            </w:r>
            <w:r w:rsidRPr="0023754F">
              <w:t>to</w:t>
            </w:r>
            <w:r w:rsidRPr="0023754F">
              <w:rPr>
                <w:spacing w:val="-2"/>
              </w:rPr>
              <w:t xml:space="preserve"> </w:t>
            </w:r>
            <w:r w:rsidRPr="0023754F">
              <w:t>Sunday</w:t>
            </w:r>
            <w:r w:rsidRPr="0023754F">
              <w:rPr>
                <w:spacing w:val="-2"/>
              </w:rPr>
              <w:t xml:space="preserve"> </w:t>
            </w:r>
            <w:r w:rsidRPr="0023754F">
              <w:t>12:00</w:t>
            </w:r>
          </w:p>
        </w:tc>
      </w:tr>
      <w:tr w:rsidR="00C45AC7" w:rsidRPr="0023754F" w14:paraId="682148FA" w14:textId="77777777" w:rsidTr="00C45AC7">
        <w:trPr>
          <w:trHeight w:val="522"/>
        </w:trPr>
        <w:tc>
          <w:tcPr>
            <w:tcW w:w="2981" w:type="dxa"/>
            <w:shd w:val="clear" w:color="auto" w:fill="auto"/>
            <w:tcMar>
              <w:top w:w="28" w:type="dxa"/>
              <w:left w:w="85" w:type="dxa"/>
              <w:right w:w="85" w:type="dxa"/>
            </w:tcMar>
          </w:tcPr>
          <w:p w14:paraId="0A5632CD" w14:textId="77777777" w:rsidR="00A03B63" w:rsidRPr="0023754F" w:rsidRDefault="00A03B63" w:rsidP="00C45AC7">
            <w:pPr>
              <w:pStyle w:val="Table"/>
              <w:jc w:val="center"/>
            </w:pPr>
            <w:r w:rsidRPr="0023754F">
              <w:t>Service</w:t>
            </w:r>
            <w:r w:rsidRPr="0023754F">
              <w:rPr>
                <w:spacing w:val="-2"/>
              </w:rPr>
              <w:t xml:space="preserve"> </w:t>
            </w:r>
            <w:r w:rsidRPr="0023754F">
              <w:t>continuity</w:t>
            </w:r>
            <w:r w:rsidRPr="0023754F">
              <w:rPr>
                <w:spacing w:val="1"/>
              </w:rPr>
              <w:t xml:space="preserve"> </w:t>
            </w:r>
            <w:r w:rsidRPr="0023754F">
              <w:t>–</w:t>
            </w:r>
          </w:p>
          <w:p w14:paraId="27E7A529" w14:textId="77777777" w:rsidR="00A03B63" w:rsidRPr="0023754F" w:rsidRDefault="00A03B63" w:rsidP="00C45AC7">
            <w:pPr>
              <w:pStyle w:val="Table"/>
              <w:jc w:val="center"/>
            </w:pPr>
            <w:r w:rsidRPr="0023754F">
              <w:t>Recovery</w:t>
            </w:r>
            <w:r w:rsidRPr="0023754F">
              <w:rPr>
                <w:spacing w:val="-3"/>
              </w:rPr>
              <w:t xml:space="preserve"> </w:t>
            </w:r>
            <w:r w:rsidRPr="0023754F">
              <w:t>Time</w:t>
            </w:r>
            <w:r w:rsidRPr="0023754F">
              <w:rPr>
                <w:spacing w:val="-6"/>
              </w:rPr>
              <w:t xml:space="preserve"> </w:t>
            </w:r>
            <w:r w:rsidRPr="0023754F">
              <w:t>Objective</w:t>
            </w:r>
            <w:r w:rsidRPr="0023754F">
              <w:rPr>
                <w:spacing w:val="-2"/>
              </w:rPr>
              <w:t xml:space="preserve"> </w:t>
            </w:r>
            <w:r w:rsidRPr="0023754F">
              <w:t>(RTO)</w:t>
            </w:r>
          </w:p>
        </w:tc>
        <w:tc>
          <w:tcPr>
            <w:tcW w:w="1176" w:type="dxa"/>
            <w:shd w:val="clear" w:color="auto" w:fill="auto"/>
            <w:tcMar>
              <w:top w:w="28" w:type="dxa"/>
              <w:left w:w="85" w:type="dxa"/>
              <w:right w:w="85" w:type="dxa"/>
            </w:tcMar>
          </w:tcPr>
          <w:p w14:paraId="7CB7E2B1" w14:textId="77777777" w:rsidR="00A03B63" w:rsidRPr="0023754F" w:rsidRDefault="00A03B63" w:rsidP="00C45AC7">
            <w:pPr>
              <w:pStyle w:val="Table"/>
              <w:jc w:val="center"/>
            </w:pPr>
            <w:r w:rsidRPr="0023754F">
              <w:t>120 hours</w:t>
            </w:r>
          </w:p>
        </w:tc>
        <w:tc>
          <w:tcPr>
            <w:tcW w:w="1736" w:type="dxa"/>
            <w:shd w:val="clear" w:color="auto" w:fill="auto"/>
            <w:tcMar>
              <w:top w:w="28" w:type="dxa"/>
              <w:left w:w="85" w:type="dxa"/>
              <w:right w:w="85" w:type="dxa"/>
            </w:tcMar>
          </w:tcPr>
          <w:p w14:paraId="3580A779" w14:textId="77777777" w:rsidR="00A03B63" w:rsidRPr="0023754F" w:rsidRDefault="00A03B63" w:rsidP="00C45AC7">
            <w:pPr>
              <w:pStyle w:val="Table"/>
              <w:jc w:val="center"/>
            </w:pPr>
            <w:r w:rsidRPr="0023754F">
              <w:t>48</w:t>
            </w:r>
            <w:r w:rsidRPr="0023754F">
              <w:rPr>
                <w:spacing w:val="-2"/>
              </w:rPr>
              <w:t xml:space="preserve"> </w:t>
            </w:r>
            <w:r w:rsidRPr="0023754F">
              <w:t>hours</w:t>
            </w:r>
          </w:p>
        </w:tc>
        <w:tc>
          <w:tcPr>
            <w:tcW w:w="1722" w:type="dxa"/>
            <w:shd w:val="clear" w:color="auto" w:fill="auto"/>
            <w:tcMar>
              <w:top w:w="28" w:type="dxa"/>
              <w:left w:w="85" w:type="dxa"/>
              <w:right w:w="85" w:type="dxa"/>
            </w:tcMar>
          </w:tcPr>
          <w:p w14:paraId="23A59A83" w14:textId="77777777" w:rsidR="00A03B63" w:rsidRPr="0023754F" w:rsidRDefault="00A03B63" w:rsidP="00C45AC7">
            <w:pPr>
              <w:pStyle w:val="Table"/>
              <w:jc w:val="center"/>
            </w:pPr>
            <w:r w:rsidRPr="0023754F">
              <w:t>24</w:t>
            </w:r>
            <w:r w:rsidRPr="0023754F">
              <w:rPr>
                <w:spacing w:val="-2"/>
              </w:rPr>
              <w:t xml:space="preserve"> </w:t>
            </w:r>
            <w:r w:rsidRPr="0023754F">
              <w:t>hours</w:t>
            </w:r>
          </w:p>
        </w:tc>
        <w:tc>
          <w:tcPr>
            <w:tcW w:w="1169" w:type="dxa"/>
            <w:shd w:val="clear" w:color="auto" w:fill="auto"/>
            <w:tcMar>
              <w:top w:w="28" w:type="dxa"/>
              <w:left w:w="85" w:type="dxa"/>
              <w:right w:w="85" w:type="dxa"/>
            </w:tcMar>
          </w:tcPr>
          <w:p w14:paraId="232546FE" w14:textId="77777777" w:rsidR="00A03B63" w:rsidRPr="0023754F" w:rsidRDefault="00A03B63" w:rsidP="00C45AC7">
            <w:pPr>
              <w:pStyle w:val="Table"/>
              <w:jc w:val="center"/>
            </w:pPr>
            <w:r w:rsidRPr="0023754F">
              <w:t>2 hours</w:t>
            </w:r>
          </w:p>
        </w:tc>
      </w:tr>
    </w:tbl>
    <w:p w14:paraId="5FF97C54" w14:textId="77777777" w:rsidR="00A03B63" w:rsidRPr="00E9240C" w:rsidRDefault="00A03B63" w:rsidP="00A03B63"/>
    <w:tbl>
      <w:tblPr>
        <w:tblW w:w="8794"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01"/>
        <w:gridCol w:w="4893"/>
      </w:tblGrid>
      <w:tr w:rsidR="00405C13" w:rsidRPr="0023754F" w14:paraId="1D36F8D7" w14:textId="77777777" w:rsidTr="00405C13">
        <w:trPr>
          <w:trHeight w:val="221"/>
          <w:tblHeader/>
        </w:trPr>
        <w:tc>
          <w:tcPr>
            <w:tcW w:w="3901" w:type="dxa"/>
            <w:tcBorders>
              <w:right w:val="single" w:sz="4" w:space="0" w:color="FFFFFF"/>
            </w:tcBorders>
            <w:shd w:val="clear" w:color="auto" w:fill="1985FF"/>
            <w:tcMar>
              <w:top w:w="57" w:type="dxa"/>
              <w:left w:w="85" w:type="dxa"/>
              <w:right w:w="85" w:type="dxa"/>
            </w:tcMar>
          </w:tcPr>
          <w:p w14:paraId="012396BC" w14:textId="77777777" w:rsidR="00A03B63" w:rsidRPr="0023754F" w:rsidRDefault="00A03B63" w:rsidP="00405C13">
            <w:pPr>
              <w:pStyle w:val="TableHeader"/>
            </w:pPr>
            <w:r>
              <w:t xml:space="preserve">Name </w:t>
            </w:r>
          </w:p>
        </w:tc>
        <w:tc>
          <w:tcPr>
            <w:tcW w:w="4893" w:type="dxa"/>
            <w:tcBorders>
              <w:left w:val="single" w:sz="4" w:space="0" w:color="FFFFFF"/>
            </w:tcBorders>
            <w:shd w:val="clear" w:color="auto" w:fill="1985FF"/>
            <w:tcMar>
              <w:top w:w="57" w:type="dxa"/>
              <w:left w:w="85" w:type="dxa"/>
              <w:right w:w="85" w:type="dxa"/>
            </w:tcMar>
          </w:tcPr>
          <w:p w14:paraId="4D5A5335" w14:textId="77777777" w:rsidR="00A03B63" w:rsidRPr="0023754F" w:rsidRDefault="00A03B63" w:rsidP="00405C13">
            <w:pPr>
              <w:pStyle w:val="TableHeader"/>
            </w:pPr>
            <w:r>
              <w:t>Description</w:t>
            </w:r>
          </w:p>
        </w:tc>
      </w:tr>
      <w:tr w:rsidR="00A03B63" w:rsidRPr="0023754F" w14:paraId="40C1DB79" w14:textId="77777777" w:rsidTr="00405C13">
        <w:trPr>
          <w:trHeight w:val="1932"/>
        </w:trPr>
        <w:tc>
          <w:tcPr>
            <w:tcW w:w="3901" w:type="dxa"/>
            <w:shd w:val="clear" w:color="auto" w:fill="auto"/>
            <w:tcMar>
              <w:top w:w="28" w:type="dxa"/>
              <w:left w:w="85" w:type="dxa"/>
              <w:right w:w="85" w:type="dxa"/>
            </w:tcMar>
          </w:tcPr>
          <w:p w14:paraId="60F51437" w14:textId="77777777" w:rsidR="00A03B63" w:rsidRPr="0023754F" w:rsidRDefault="00A03B63" w:rsidP="00405C13">
            <w:pPr>
              <w:pStyle w:val="Table"/>
            </w:pPr>
          </w:p>
          <w:p w14:paraId="35156017" w14:textId="77777777" w:rsidR="00A03B63" w:rsidRPr="0023754F" w:rsidRDefault="00A03B63" w:rsidP="00405C13">
            <w:pPr>
              <w:pStyle w:val="Table"/>
            </w:pPr>
            <w:r w:rsidRPr="0023754F">
              <w:t>HW</w:t>
            </w:r>
            <w:r w:rsidRPr="0023754F">
              <w:rPr>
                <w:spacing w:val="-3"/>
              </w:rPr>
              <w:t xml:space="preserve"> </w:t>
            </w:r>
            <w:r w:rsidRPr="0023754F">
              <w:t>specifications</w:t>
            </w:r>
            <w:r w:rsidRPr="0023754F">
              <w:rPr>
                <w:spacing w:val="-3"/>
              </w:rPr>
              <w:t xml:space="preserve"> </w:t>
            </w:r>
            <w:r w:rsidRPr="0023754F">
              <w:t>offering</w:t>
            </w:r>
            <w:r w:rsidRPr="0023754F">
              <w:rPr>
                <w:spacing w:val="-2"/>
              </w:rPr>
              <w:t xml:space="preserve"> </w:t>
            </w:r>
            <w:r w:rsidRPr="0023754F">
              <w:t>I</w:t>
            </w:r>
          </w:p>
        </w:tc>
        <w:tc>
          <w:tcPr>
            <w:tcW w:w="4893" w:type="dxa"/>
            <w:shd w:val="clear" w:color="auto" w:fill="auto"/>
            <w:tcMar>
              <w:top w:w="28" w:type="dxa"/>
              <w:left w:w="85" w:type="dxa"/>
              <w:right w:w="85" w:type="dxa"/>
            </w:tcMar>
          </w:tcPr>
          <w:p w14:paraId="10143198" w14:textId="77777777" w:rsidR="00A03B63" w:rsidRPr="0023754F" w:rsidRDefault="00A03B63" w:rsidP="00405C13">
            <w:pPr>
              <w:pStyle w:val="Table"/>
            </w:pPr>
            <w:r w:rsidRPr="0023754F">
              <w:t>HW</w:t>
            </w:r>
            <w:r w:rsidRPr="0023754F">
              <w:rPr>
                <w:spacing w:val="-4"/>
              </w:rPr>
              <w:t xml:space="preserve"> </w:t>
            </w:r>
            <w:r w:rsidRPr="0023754F">
              <w:t>specifications</w:t>
            </w:r>
            <w:r w:rsidRPr="0023754F">
              <w:rPr>
                <w:spacing w:val="-3"/>
              </w:rPr>
              <w:t xml:space="preserve"> </w:t>
            </w:r>
            <w:r w:rsidRPr="0023754F">
              <w:t>for</w:t>
            </w:r>
            <w:r w:rsidRPr="0023754F">
              <w:rPr>
                <w:spacing w:val="-2"/>
              </w:rPr>
              <w:t xml:space="preserve"> </w:t>
            </w:r>
            <w:proofErr w:type="gramStart"/>
            <w:r w:rsidRPr="0023754F">
              <w:t>Non-Critical</w:t>
            </w:r>
            <w:proofErr w:type="gramEnd"/>
            <w:r w:rsidRPr="0023754F">
              <w:rPr>
                <w:spacing w:val="-2"/>
              </w:rPr>
              <w:t xml:space="preserve"> </w:t>
            </w:r>
            <w:r w:rsidRPr="0023754F">
              <w:t>requirements:</w:t>
            </w:r>
          </w:p>
          <w:p w14:paraId="71BF4286" w14:textId="77777777" w:rsidR="00A03B63" w:rsidRPr="0023754F" w:rsidRDefault="00A03B63" w:rsidP="00405C13">
            <w:pPr>
              <w:pStyle w:val="TableListbullet2"/>
            </w:pPr>
            <w:r w:rsidRPr="0023754F">
              <w:t>Mirrored</w:t>
            </w:r>
            <w:r w:rsidRPr="0023754F">
              <w:rPr>
                <w:spacing w:val="-2"/>
              </w:rPr>
              <w:t xml:space="preserve"> </w:t>
            </w:r>
            <w:r w:rsidRPr="0023754F">
              <w:t>system</w:t>
            </w:r>
            <w:r w:rsidRPr="0023754F">
              <w:rPr>
                <w:spacing w:val="-2"/>
              </w:rPr>
              <w:t xml:space="preserve"> </w:t>
            </w:r>
            <w:r w:rsidRPr="0023754F">
              <w:t>disks</w:t>
            </w:r>
          </w:p>
          <w:p w14:paraId="5167F242" w14:textId="77777777" w:rsidR="00A03B63" w:rsidRPr="0023754F" w:rsidRDefault="00A03B63" w:rsidP="00405C13">
            <w:pPr>
              <w:pStyle w:val="TableListbullet2"/>
            </w:pPr>
            <w:r w:rsidRPr="0023754F">
              <w:t>Separated</w:t>
            </w:r>
            <w:r w:rsidRPr="0023754F">
              <w:rPr>
                <w:spacing w:val="-3"/>
              </w:rPr>
              <w:t xml:space="preserve"> </w:t>
            </w:r>
            <w:r w:rsidRPr="0023754F">
              <w:t>management</w:t>
            </w:r>
            <w:r w:rsidRPr="0023754F">
              <w:rPr>
                <w:spacing w:val="-1"/>
              </w:rPr>
              <w:t xml:space="preserve"> </w:t>
            </w:r>
            <w:r w:rsidRPr="0023754F">
              <w:t>LAN</w:t>
            </w:r>
          </w:p>
          <w:p w14:paraId="1BC5B741" w14:textId="77777777" w:rsidR="00A03B63" w:rsidRPr="0023754F" w:rsidRDefault="00A03B63" w:rsidP="00405C13">
            <w:pPr>
              <w:pStyle w:val="TableListbullet2"/>
            </w:pPr>
            <w:r w:rsidRPr="0023754F">
              <w:t>DASD</w:t>
            </w:r>
          </w:p>
          <w:p w14:paraId="0B13F3F6" w14:textId="77777777" w:rsidR="00A03B63" w:rsidRPr="0023754F" w:rsidRDefault="00A03B63" w:rsidP="00405C13">
            <w:pPr>
              <w:pStyle w:val="TableListbullet2"/>
            </w:pPr>
            <w:r w:rsidRPr="0023754F">
              <w:t>Managed</w:t>
            </w:r>
            <w:r w:rsidRPr="0023754F">
              <w:rPr>
                <w:spacing w:val="-3"/>
              </w:rPr>
              <w:t xml:space="preserve"> </w:t>
            </w:r>
            <w:r w:rsidRPr="0023754F">
              <w:t>Application</w:t>
            </w:r>
            <w:r w:rsidRPr="0023754F">
              <w:rPr>
                <w:spacing w:val="-3"/>
              </w:rPr>
              <w:t xml:space="preserve"> </w:t>
            </w:r>
            <w:r w:rsidRPr="0023754F">
              <w:t>Storage</w:t>
            </w:r>
            <w:r w:rsidRPr="0023754F">
              <w:rPr>
                <w:spacing w:val="-2"/>
              </w:rPr>
              <w:t xml:space="preserve"> </w:t>
            </w:r>
            <w:r w:rsidRPr="0023754F">
              <w:t>Services</w:t>
            </w:r>
          </w:p>
          <w:p w14:paraId="1782D273" w14:textId="77777777" w:rsidR="00A03B63" w:rsidRPr="0023754F" w:rsidRDefault="00A03B63" w:rsidP="00405C13">
            <w:pPr>
              <w:pStyle w:val="TableListbullet2"/>
            </w:pPr>
            <w:r w:rsidRPr="0023754F">
              <w:t>Supported</w:t>
            </w:r>
            <w:r w:rsidRPr="0023754F">
              <w:rPr>
                <w:spacing w:val="-2"/>
              </w:rPr>
              <w:t xml:space="preserve"> </w:t>
            </w:r>
            <w:r w:rsidRPr="0023754F">
              <w:t>OS</w:t>
            </w:r>
            <w:r w:rsidRPr="0023754F">
              <w:rPr>
                <w:spacing w:val="-2"/>
              </w:rPr>
              <w:t xml:space="preserve"> </w:t>
            </w:r>
            <w:r w:rsidRPr="0023754F">
              <w:t>see</w:t>
            </w:r>
            <w:r w:rsidRPr="0023754F">
              <w:rPr>
                <w:spacing w:val="-1"/>
              </w:rPr>
              <w:t xml:space="preserve"> </w:t>
            </w:r>
            <w:r w:rsidRPr="0023754F">
              <w:t>section</w:t>
            </w:r>
            <w:r>
              <w:t xml:space="preserve"> 1.3.1</w:t>
            </w:r>
          </w:p>
          <w:p w14:paraId="10D05475" w14:textId="77777777" w:rsidR="00A03B63" w:rsidRPr="0023754F" w:rsidRDefault="00A03B63" w:rsidP="00405C13">
            <w:pPr>
              <w:pStyle w:val="TableListbullet2"/>
            </w:pPr>
            <w:r w:rsidRPr="0023754F">
              <w:t>Atos</w:t>
            </w:r>
            <w:r w:rsidRPr="0023754F">
              <w:rPr>
                <w:spacing w:val="-3"/>
              </w:rPr>
              <w:t xml:space="preserve"> </w:t>
            </w:r>
            <w:r w:rsidRPr="0023754F">
              <w:t>standard</w:t>
            </w:r>
            <w:r w:rsidRPr="0023754F">
              <w:rPr>
                <w:spacing w:val="-2"/>
              </w:rPr>
              <w:t xml:space="preserve"> </w:t>
            </w:r>
            <w:r w:rsidRPr="0023754F">
              <w:t>tooling</w:t>
            </w:r>
          </w:p>
          <w:p w14:paraId="2344B558" w14:textId="77777777" w:rsidR="00A03B63" w:rsidRDefault="00A03B63" w:rsidP="00405C13">
            <w:pPr>
              <w:pStyle w:val="TableListbullet2"/>
            </w:pPr>
            <w:r w:rsidRPr="0023754F">
              <w:t>Remote</w:t>
            </w:r>
            <w:r w:rsidRPr="0023754F">
              <w:rPr>
                <w:spacing w:val="-3"/>
              </w:rPr>
              <w:t xml:space="preserve"> </w:t>
            </w:r>
            <w:r w:rsidRPr="0023754F">
              <w:t>console</w:t>
            </w:r>
          </w:p>
          <w:p w14:paraId="1DEDA439" w14:textId="77777777" w:rsidR="00A03B63" w:rsidRPr="0023754F" w:rsidRDefault="00A03B63">
            <w:pPr>
              <w:pStyle w:val="TableListbullet2"/>
              <w:numPr>
                <w:ilvl w:val="0"/>
                <w:numId w:val="0"/>
              </w:numPr>
              <w:ind w:left="340"/>
              <w:pPrChange w:id="1400" w:author="Omkar Kulthe" w:date="2025-03-20T19:16:00Z">
                <w:pPr>
                  <w:pStyle w:val="TableListbullet2"/>
                </w:pPr>
              </w:pPrChange>
            </w:pPr>
          </w:p>
        </w:tc>
      </w:tr>
      <w:tr w:rsidR="00A03B63" w:rsidRPr="0023754F" w14:paraId="3DFED223" w14:textId="77777777" w:rsidTr="00405C13">
        <w:trPr>
          <w:trHeight w:val="932"/>
        </w:trPr>
        <w:tc>
          <w:tcPr>
            <w:tcW w:w="3901" w:type="dxa"/>
            <w:shd w:val="clear" w:color="auto" w:fill="auto"/>
            <w:tcMar>
              <w:top w:w="28" w:type="dxa"/>
              <w:left w:w="85" w:type="dxa"/>
              <w:right w:w="85" w:type="dxa"/>
            </w:tcMar>
          </w:tcPr>
          <w:p w14:paraId="680D96B5" w14:textId="77777777" w:rsidR="00A03B63" w:rsidRPr="0023754F" w:rsidRDefault="00A03B63" w:rsidP="003C05B1">
            <w:pPr>
              <w:pStyle w:val="Table"/>
              <w:jc w:val="center"/>
            </w:pPr>
            <w:r w:rsidRPr="0023754F">
              <w:lastRenderedPageBreak/>
              <w:t>HW</w:t>
            </w:r>
            <w:r w:rsidRPr="0023754F">
              <w:rPr>
                <w:spacing w:val="-3"/>
              </w:rPr>
              <w:t xml:space="preserve"> </w:t>
            </w:r>
            <w:r w:rsidRPr="0023754F">
              <w:t>specifications</w:t>
            </w:r>
            <w:r w:rsidRPr="0023754F">
              <w:rPr>
                <w:spacing w:val="-3"/>
              </w:rPr>
              <w:t xml:space="preserve"> </w:t>
            </w:r>
            <w:r w:rsidRPr="0023754F">
              <w:t>offering</w:t>
            </w:r>
            <w:r w:rsidRPr="0023754F">
              <w:rPr>
                <w:spacing w:val="-2"/>
              </w:rPr>
              <w:t xml:space="preserve"> </w:t>
            </w:r>
            <w:r w:rsidRPr="0023754F">
              <w:t>II</w:t>
            </w:r>
          </w:p>
        </w:tc>
        <w:tc>
          <w:tcPr>
            <w:tcW w:w="4893" w:type="dxa"/>
            <w:shd w:val="clear" w:color="auto" w:fill="auto"/>
            <w:tcMar>
              <w:top w:w="28" w:type="dxa"/>
              <w:left w:w="85" w:type="dxa"/>
              <w:right w:w="85" w:type="dxa"/>
            </w:tcMar>
          </w:tcPr>
          <w:p w14:paraId="6C5B9137" w14:textId="77777777" w:rsidR="00A03B63" w:rsidRPr="0023754F" w:rsidRDefault="00A03B63" w:rsidP="003C05B1">
            <w:pPr>
              <w:pStyle w:val="Table"/>
              <w:jc w:val="center"/>
            </w:pPr>
            <w:r w:rsidRPr="0023754F">
              <w:t>HW</w:t>
            </w:r>
            <w:r w:rsidRPr="0023754F">
              <w:rPr>
                <w:spacing w:val="-5"/>
              </w:rPr>
              <w:t xml:space="preserve"> </w:t>
            </w:r>
            <w:r w:rsidRPr="0023754F">
              <w:t>specifications</w:t>
            </w:r>
            <w:r w:rsidRPr="0023754F">
              <w:rPr>
                <w:spacing w:val="-4"/>
              </w:rPr>
              <w:t xml:space="preserve"> </w:t>
            </w:r>
            <w:r w:rsidRPr="0023754F">
              <w:t>for</w:t>
            </w:r>
            <w:r w:rsidRPr="0023754F">
              <w:rPr>
                <w:spacing w:val="-3"/>
              </w:rPr>
              <w:t xml:space="preserve"> </w:t>
            </w:r>
            <w:r w:rsidRPr="0023754F">
              <w:t>Productivity</w:t>
            </w:r>
            <w:r w:rsidRPr="0023754F">
              <w:rPr>
                <w:spacing w:val="-5"/>
              </w:rPr>
              <w:t xml:space="preserve"> </w:t>
            </w:r>
            <w:r w:rsidRPr="0023754F">
              <w:t>Supporting</w:t>
            </w:r>
            <w:r w:rsidRPr="0023754F">
              <w:rPr>
                <w:spacing w:val="-60"/>
              </w:rPr>
              <w:t xml:space="preserve"> </w:t>
            </w:r>
            <w:r w:rsidRPr="0023754F">
              <w:t>requirements</w:t>
            </w:r>
            <w:r w:rsidRPr="0023754F">
              <w:rPr>
                <w:spacing w:val="-2"/>
              </w:rPr>
              <w:t xml:space="preserve"> </w:t>
            </w:r>
            <w:r w:rsidRPr="0023754F">
              <w:t>in</w:t>
            </w:r>
            <w:r w:rsidRPr="0023754F">
              <w:rPr>
                <w:spacing w:val="-1"/>
              </w:rPr>
              <w:t xml:space="preserve"> </w:t>
            </w:r>
            <w:r w:rsidRPr="0023754F">
              <w:t>addition to</w:t>
            </w:r>
            <w:r w:rsidRPr="0023754F">
              <w:rPr>
                <w:spacing w:val="-1"/>
              </w:rPr>
              <w:t xml:space="preserve"> </w:t>
            </w:r>
            <w:r w:rsidRPr="0023754F">
              <w:t>above:</w:t>
            </w:r>
          </w:p>
          <w:p w14:paraId="0FDEE7AA" w14:textId="77777777" w:rsidR="00A03B63" w:rsidRPr="0023754F" w:rsidRDefault="00A03B63" w:rsidP="003C05B1">
            <w:pPr>
              <w:pStyle w:val="TableListbullet2"/>
              <w:jc w:val="center"/>
            </w:pPr>
            <w:r w:rsidRPr="0023754F">
              <w:t>Dual</w:t>
            </w:r>
            <w:r w:rsidRPr="0023754F">
              <w:rPr>
                <w:spacing w:val="-1"/>
              </w:rPr>
              <w:t xml:space="preserve"> </w:t>
            </w:r>
            <w:r w:rsidRPr="0023754F">
              <w:t>SAN</w:t>
            </w:r>
            <w:r w:rsidRPr="0023754F">
              <w:rPr>
                <w:spacing w:val="-2"/>
              </w:rPr>
              <w:t xml:space="preserve"> </w:t>
            </w:r>
            <w:r w:rsidRPr="0023754F">
              <w:t>connection,</w:t>
            </w:r>
            <w:r w:rsidRPr="0023754F">
              <w:rPr>
                <w:spacing w:val="-2"/>
              </w:rPr>
              <w:t xml:space="preserve"> </w:t>
            </w:r>
            <w:r w:rsidRPr="0023754F">
              <w:t>separated</w:t>
            </w:r>
            <w:r w:rsidRPr="0023754F">
              <w:rPr>
                <w:spacing w:val="-2"/>
              </w:rPr>
              <w:t xml:space="preserve"> </w:t>
            </w:r>
            <w:r w:rsidRPr="0023754F">
              <w:t>paths</w:t>
            </w:r>
          </w:p>
          <w:p w14:paraId="756A21D2" w14:textId="380F2BC1" w:rsidR="00A03B63" w:rsidRDefault="00A03B63" w:rsidP="003C05B1">
            <w:pPr>
              <w:pStyle w:val="TableListbullet2"/>
              <w:jc w:val="center"/>
            </w:pPr>
            <w:r w:rsidRPr="0023754F">
              <w:t>External</w:t>
            </w:r>
            <w:r w:rsidRPr="0023754F">
              <w:rPr>
                <w:spacing w:val="-1"/>
              </w:rPr>
              <w:t xml:space="preserve"> </w:t>
            </w:r>
            <w:r w:rsidRPr="0023754F">
              <w:t>data</w:t>
            </w:r>
            <w:r w:rsidRPr="0023754F">
              <w:rPr>
                <w:spacing w:val="-2"/>
              </w:rPr>
              <w:t xml:space="preserve"> </w:t>
            </w:r>
            <w:r w:rsidRPr="0023754F">
              <w:t>storage</w:t>
            </w:r>
            <w:r w:rsidRPr="0023754F">
              <w:rPr>
                <w:spacing w:val="-2"/>
              </w:rPr>
              <w:t xml:space="preserve"> </w:t>
            </w:r>
            <w:r w:rsidRPr="0023754F">
              <w:t>(no</w:t>
            </w:r>
            <w:r w:rsidRPr="0023754F">
              <w:rPr>
                <w:spacing w:val="-1"/>
              </w:rPr>
              <w:t xml:space="preserve"> </w:t>
            </w:r>
            <w:r w:rsidRPr="0023754F">
              <w:t>DASD)</w:t>
            </w:r>
          </w:p>
          <w:p w14:paraId="03A076EB" w14:textId="77777777" w:rsidR="00A03B63" w:rsidRPr="0023754F" w:rsidRDefault="00A03B63" w:rsidP="003C05B1">
            <w:pPr>
              <w:pStyle w:val="TableListbullet2"/>
              <w:jc w:val="center"/>
            </w:pPr>
            <w:r w:rsidRPr="0023754F">
              <w:t>Dual</w:t>
            </w:r>
            <w:r w:rsidRPr="0023754F">
              <w:rPr>
                <w:spacing w:val="-2"/>
              </w:rPr>
              <w:t xml:space="preserve"> </w:t>
            </w:r>
            <w:r w:rsidRPr="0023754F">
              <w:t>Ethernet</w:t>
            </w:r>
            <w:r w:rsidRPr="0023754F">
              <w:rPr>
                <w:spacing w:val="-2"/>
              </w:rPr>
              <w:t xml:space="preserve"> </w:t>
            </w:r>
            <w:r w:rsidRPr="0023754F">
              <w:t>connections</w:t>
            </w:r>
          </w:p>
        </w:tc>
      </w:tr>
      <w:tr w:rsidR="00A03B63" w:rsidRPr="0023754F" w14:paraId="55B0C87C" w14:textId="77777777" w:rsidTr="00405C13">
        <w:trPr>
          <w:trHeight w:val="708"/>
        </w:trPr>
        <w:tc>
          <w:tcPr>
            <w:tcW w:w="3901" w:type="dxa"/>
            <w:shd w:val="clear" w:color="auto" w:fill="auto"/>
            <w:tcMar>
              <w:top w:w="28" w:type="dxa"/>
              <w:left w:w="85" w:type="dxa"/>
              <w:right w:w="85" w:type="dxa"/>
            </w:tcMar>
          </w:tcPr>
          <w:p w14:paraId="73D06E77" w14:textId="77777777" w:rsidR="00A03B63" w:rsidRPr="0023754F" w:rsidRDefault="00A03B63" w:rsidP="003C05B1">
            <w:pPr>
              <w:pStyle w:val="Table"/>
              <w:jc w:val="center"/>
            </w:pPr>
            <w:r w:rsidRPr="0023754F">
              <w:t>HW</w:t>
            </w:r>
            <w:r w:rsidRPr="0023754F">
              <w:rPr>
                <w:spacing w:val="-3"/>
              </w:rPr>
              <w:t xml:space="preserve"> </w:t>
            </w:r>
            <w:r w:rsidRPr="0023754F">
              <w:t>specifications</w:t>
            </w:r>
            <w:r w:rsidRPr="0023754F">
              <w:rPr>
                <w:spacing w:val="-3"/>
              </w:rPr>
              <w:t xml:space="preserve"> </w:t>
            </w:r>
            <w:r w:rsidRPr="0023754F">
              <w:t>offering</w:t>
            </w:r>
            <w:r w:rsidRPr="0023754F">
              <w:rPr>
                <w:spacing w:val="-2"/>
              </w:rPr>
              <w:t xml:space="preserve"> </w:t>
            </w:r>
            <w:r w:rsidRPr="0023754F">
              <w:t>III</w:t>
            </w:r>
          </w:p>
        </w:tc>
        <w:tc>
          <w:tcPr>
            <w:tcW w:w="4893" w:type="dxa"/>
            <w:shd w:val="clear" w:color="auto" w:fill="auto"/>
            <w:tcMar>
              <w:top w:w="28" w:type="dxa"/>
              <w:left w:w="85" w:type="dxa"/>
              <w:right w:w="85" w:type="dxa"/>
            </w:tcMar>
          </w:tcPr>
          <w:p w14:paraId="1E2ABEB3" w14:textId="77777777" w:rsidR="00A03B63" w:rsidRPr="0023754F" w:rsidRDefault="00A03B63" w:rsidP="003C05B1">
            <w:pPr>
              <w:pStyle w:val="Table"/>
              <w:jc w:val="center"/>
            </w:pPr>
            <w:r w:rsidRPr="0023754F">
              <w:t>HW specifications for Productivity Important requirements</w:t>
            </w:r>
            <w:r w:rsidRPr="0023754F">
              <w:rPr>
                <w:spacing w:val="-62"/>
              </w:rPr>
              <w:t xml:space="preserve"> </w:t>
            </w:r>
            <w:r w:rsidRPr="0023754F">
              <w:t>in</w:t>
            </w:r>
            <w:r w:rsidRPr="0023754F">
              <w:rPr>
                <w:spacing w:val="-1"/>
              </w:rPr>
              <w:t xml:space="preserve"> </w:t>
            </w:r>
            <w:r w:rsidRPr="0023754F">
              <w:t>addition to above:</w:t>
            </w:r>
          </w:p>
          <w:p w14:paraId="68E2890E" w14:textId="77777777" w:rsidR="00A03B63" w:rsidRPr="0023754F" w:rsidRDefault="00A03B63" w:rsidP="003C05B1">
            <w:pPr>
              <w:pStyle w:val="TableListbullet2"/>
              <w:jc w:val="center"/>
            </w:pPr>
            <w:r w:rsidRPr="0023754F">
              <w:t>Dual</w:t>
            </w:r>
            <w:r w:rsidRPr="0023754F">
              <w:rPr>
                <w:spacing w:val="-1"/>
              </w:rPr>
              <w:t xml:space="preserve"> </w:t>
            </w:r>
            <w:r w:rsidRPr="0023754F">
              <w:t>redundant</w:t>
            </w:r>
            <w:r w:rsidRPr="0023754F">
              <w:rPr>
                <w:spacing w:val="-1"/>
              </w:rPr>
              <w:t xml:space="preserve"> </w:t>
            </w:r>
            <w:r w:rsidRPr="0023754F">
              <w:t>power</w:t>
            </w:r>
            <w:r w:rsidRPr="0023754F">
              <w:rPr>
                <w:spacing w:val="-2"/>
              </w:rPr>
              <w:t xml:space="preserve"> </w:t>
            </w:r>
            <w:r w:rsidRPr="0023754F">
              <w:t>supply</w:t>
            </w:r>
            <w:r w:rsidRPr="0023754F">
              <w:rPr>
                <w:spacing w:val="-3"/>
              </w:rPr>
              <w:t xml:space="preserve"> </w:t>
            </w:r>
            <w:r w:rsidRPr="0023754F">
              <w:t>on</w:t>
            </w:r>
            <w:r w:rsidRPr="0023754F">
              <w:rPr>
                <w:spacing w:val="-1"/>
              </w:rPr>
              <w:t xml:space="preserve"> </w:t>
            </w:r>
            <w:r w:rsidRPr="0023754F">
              <w:t>separated</w:t>
            </w:r>
            <w:r w:rsidRPr="0023754F">
              <w:rPr>
                <w:spacing w:val="-2"/>
              </w:rPr>
              <w:t xml:space="preserve"> </w:t>
            </w:r>
            <w:r w:rsidRPr="0023754F">
              <w:t>power</w:t>
            </w:r>
            <w:r w:rsidRPr="0023754F">
              <w:rPr>
                <w:spacing w:val="-60"/>
              </w:rPr>
              <w:t xml:space="preserve"> </w:t>
            </w:r>
            <w:r w:rsidRPr="0023754F">
              <w:t>groups</w:t>
            </w:r>
          </w:p>
        </w:tc>
      </w:tr>
      <w:tr w:rsidR="00A03B63" w:rsidRPr="0023754F" w14:paraId="05F2DD86" w14:textId="77777777" w:rsidTr="00405C13">
        <w:trPr>
          <w:trHeight w:val="932"/>
        </w:trPr>
        <w:tc>
          <w:tcPr>
            <w:tcW w:w="3901" w:type="dxa"/>
            <w:shd w:val="clear" w:color="auto" w:fill="auto"/>
            <w:tcMar>
              <w:top w:w="28" w:type="dxa"/>
              <w:left w:w="85" w:type="dxa"/>
              <w:right w:w="85" w:type="dxa"/>
            </w:tcMar>
          </w:tcPr>
          <w:p w14:paraId="7A08142F" w14:textId="77777777" w:rsidR="00A03B63" w:rsidRPr="0023754F" w:rsidRDefault="00A03B63" w:rsidP="003C05B1">
            <w:pPr>
              <w:pStyle w:val="Table"/>
              <w:jc w:val="center"/>
            </w:pPr>
            <w:r w:rsidRPr="0023754F">
              <w:t>HW</w:t>
            </w:r>
            <w:r w:rsidRPr="0023754F">
              <w:rPr>
                <w:spacing w:val="-3"/>
              </w:rPr>
              <w:t xml:space="preserve"> </w:t>
            </w:r>
            <w:r w:rsidRPr="0023754F">
              <w:t>specifications</w:t>
            </w:r>
            <w:r w:rsidRPr="0023754F">
              <w:rPr>
                <w:spacing w:val="-3"/>
              </w:rPr>
              <w:t xml:space="preserve"> </w:t>
            </w:r>
            <w:r w:rsidRPr="0023754F">
              <w:t>offering</w:t>
            </w:r>
            <w:r w:rsidRPr="0023754F">
              <w:rPr>
                <w:spacing w:val="-2"/>
              </w:rPr>
              <w:t xml:space="preserve"> </w:t>
            </w:r>
            <w:r w:rsidRPr="0023754F">
              <w:t>IV</w:t>
            </w:r>
          </w:p>
        </w:tc>
        <w:tc>
          <w:tcPr>
            <w:tcW w:w="4893" w:type="dxa"/>
            <w:shd w:val="clear" w:color="auto" w:fill="auto"/>
            <w:tcMar>
              <w:top w:w="28" w:type="dxa"/>
              <w:left w:w="85" w:type="dxa"/>
              <w:right w:w="85" w:type="dxa"/>
            </w:tcMar>
          </w:tcPr>
          <w:p w14:paraId="22FB58CB" w14:textId="77777777" w:rsidR="00A03B63" w:rsidRPr="0023754F" w:rsidRDefault="00A03B63" w:rsidP="003C05B1">
            <w:pPr>
              <w:pStyle w:val="Table"/>
              <w:jc w:val="center"/>
            </w:pPr>
            <w:r w:rsidRPr="0023754F">
              <w:t>HW specifications for Business-Critical requirements in</w:t>
            </w:r>
            <w:r w:rsidRPr="0023754F">
              <w:rPr>
                <w:spacing w:val="-61"/>
              </w:rPr>
              <w:t xml:space="preserve"> </w:t>
            </w:r>
            <w:r w:rsidRPr="0023754F">
              <w:t>addition</w:t>
            </w:r>
            <w:r w:rsidRPr="0023754F">
              <w:rPr>
                <w:spacing w:val="-1"/>
              </w:rPr>
              <w:t xml:space="preserve"> </w:t>
            </w:r>
            <w:r w:rsidRPr="0023754F">
              <w:t>to above:</w:t>
            </w:r>
          </w:p>
          <w:p w14:paraId="1F8A3831" w14:textId="77777777" w:rsidR="00A03B63" w:rsidRPr="0023754F" w:rsidRDefault="00A03B63" w:rsidP="003C05B1">
            <w:pPr>
              <w:pStyle w:val="TableListbullet2"/>
              <w:jc w:val="center"/>
            </w:pPr>
            <w:r w:rsidRPr="0023754F">
              <w:t>Cluster</w:t>
            </w:r>
            <w:r w:rsidRPr="0023754F">
              <w:rPr>
                <w:spacing w:val="-2"/>
              </w:rPr>
              <w:t xml:space="preserve"> </w:t>
            </w:r>
            <w:r w:rsidRPr="0023754F">
              <w:t>Management –</w:t>
            </w:r>
            <w:r w:rsidRPr="0023754F">
              <w:rPr>
                <w:spacing w:val="-2"/>
              </w:rPr>
              <w:t xml:space="preserve"> </w:t>
            </w:r>
            <w:r w:rsidRPr="0023754F">
              <w:t>Single</w:t>
            </w:r>
            <w:r w:rsidRPr="0023754F">
              <w:rPr>
                <w:spacing w:val="-2"/>
              </w:rPr>
              <w:t xml:space="preserve"> </w:t>
            </w:r>
            <w:r w:rsidRPr="0023754F">
              <w:t>Data</w:t>
            </w:r>
            <w:r w:rsidRPr="0023754F">
              <w:rPr>
                <w:spacing w:val="-2"/>
              </w:rPr>
              <w:t xml:space="preserve"> </w:t>
            </w:r>
            <w:r w:rsidRPr="0023754F">
              <w:t>Center</w:t>
            </w:r>
          </w:p>
          <w:p w14:paraId="149A7E7A" w14:textId="77777777" w:rsidR="00A03B63" w:rsidRPr="0023754F" w:rsidRDefault="00A03B63" w:rsidP="003C05B1">
            <w:pPr>
              <w:pStyle w:val="TableListbullet2"/>
              <w:jc w:val="center"/>
            </w:pPr>
            <w:r w:rsidRPr="0023754F">
              <w:t>Vendor Supported cluster software and cluster</w:t>
            </w:r>
            <w:r w:rsidRPr="0023754F">
              <w:rPr>
                <w:spacing w:val="-61"/>
              </w:rPr>
              <w:t xml:space="preserve"> </w:t>
            </w:r>
            <w:r w:rsidRPr="0023754F">
              <w:t>configuration</w:t>
            </w:r>
          </w:p>
        </w:tc>
      </w:tr>
      <w:tr w:rsidR="00A03B63" w:rsidRPr="0023754F" w14:paraId="4DDFE23F" w14:textId="77777777" w:rsidTr="00405C13">
        <w:trPr>
          <w:trHeight w:val="932"/>
        </w:trPr>
        <w:tc>
          <w:tcPr>
            <w:tcW w:w="3901" w:type="dxa"/>
            <w:shd w:val="clear" w:color="auto" w:fill="auto"/>
            <w:tcMar>
              <w:top w:w="28" w:type="dxa"/>
              <w:left w:w="85" w:type="dxa"/>
              <w:right w:w="85" w:type="dxa"/>
            </w:tcMar>
          </w:tcPr>
          <w:p w14:paraId="512910EE" w14:textId="77777777" w:rsidR="00A03B63" w:rsidRPr="0023754F" w:rsidRDefault="00A03B63" w:rsidP="003C05B1">
            <w:pPr>
              <w:pStyle w:val="Table"/>
              <w:jc w:val="center"/>
            </w:pPr>
            <w:r w:rsidRPr="0023754F">
              <w:t>Additional</w:t>
            </w:r>
            <w:r w:rsidRPr="0023754F">
              <w:rPr>
                <w:spacing w:val="-3"/>
              </w:rPr>
              <w:t xml:space="preserve"> </w:t>
            </w:r>
            <w:r w:rsidRPr="0023754F">
              <w:t>HW</w:t>
            </w:r>
            <w:r w:rsidRPr="0023754F">
              <w:rPr>
                <w:spacing w:val="-5"/>
              </w:rPr>
              <w:t xml:space="preserve"> </w:t>
            </w:r>
            <w:r w:rsidRPr="0023754F">
              <w:t>specifications</w:t>
            </w:r>
          </w:p>
        </w:tc>
        <w:tc>
          <w:tcPr>
            <w:tcW w:w="4893" w:type="dxa"/>
            <w:shd w:val="clear" w:color="auto" w:fill="auto"/>
            <w:tcMar>
              <w:top w:w="28" w:type="dxa"/>
              <w:left w:w="85" w:type="dxa"/>
              <w:right w:w="85" w:type="dxa"/>
            </w:tcMar>
          </w:tcPr>
          <w:p w14:paraId="2F7B5D98" w14:textId="77777777" w:rsidR="00A03B63" w:rsidRPr="0023754F" w:rsidRDefault="00A03B63" w:rsidP="003C05B1">
            <w:pPr>
              <w:pStyle w:val="TableListbullet2"/>
              <w:jc w:val="center"/>
            </w:pPr>
            <w:r w:rsidRPr="0023754F">
              <w:t>Cluster</w:t>
            </w:r>
            <w:r w:rsidRPr="0023754F">
              <w:rPr>
                <w:spacing w:val="-2"/>
              </w:rPr>
              <w:t xml:space="preserve"> </w:t>
            </w:r>
            <w:r w:rsidRPr="0023754F">
              <w:t>Management –</w:t>
            </w:r>
            <w:r w:rsidRPr="0023754F">
              <w:rPr>
                <w:spacing w:val="-2"/>
              </w:rPr>
              <w:t xml:space="preserve"> </w:t>
            </w:r>
            <w:r w:rsidRPr="0023754F">
              <w:t>Dual</w:t>
            </w:r>
            <w:r w:rsidRPr="0023754F">
              <w:rPr>
                <w:spacing w:val="-1"/>
              </w:rPr>
              <w:t xml:space="preserve"> </w:t>
            </w:r>
            <w:r w:rsidRPr="0023754F">
              <w:t>Data</w:t>
            </w:r>
            <w:r w:rsidRPr="0023754F">
              <w:rPr>
                <w:spacing w:val="-2"/>
              </w:rPr>
              <w:t xml:space="preserve"> </w:t>
            </w:r>
            <w:r w:rsidRPr="0023754F">
              <w:t>Center</w:t>
            </w:r>
          </w:p>
          <w:p w14:paraId="2AC24F9C" w14:textId="77777777" w:rsidR="00A03B63" w:rsidRPr="0023754F" w:rsidRDefault="00A03B63" w:rsidP="003C05B1">
            <w:pPr>
              <w:pStyle w:val="TableListbullet2"/>
              <w:jc w:val="center"/>
            </w:pPr>
            <w:r w:rsidRPr="0023754F">
              <w:t>HW</w:t>
            </w:r>
            <w:r w:rsidRPr="0023754F">
              <w:rPr>
                <w:spacing w:val="-3"/>
              </w:rPr>
              <w:t xml:space="preserve"> </w:t>
            </w:r>
            <w:r w:rsidRPr="0023754F">
              <w:t>specifications</w:t>
            </w:r>
            <w:r w:rsidRPr="0023754F">
              <w:rPr>
                <w:spacing w:val="-1"/>
              </w:rPr>
              <w:t xml:space="preserve"> </w:t>
            </w:r>
            <w:r w:rsidRPr="0023754F">
              <w:t>for</w:t>
            </w:r>
            <w:r w:rsidRPr="0023754F">
              <w:rPr>
                <w:spacing w:val="-2"/>
              </w:rPr>
              <w:t xml:space="preserve"> </w:t>
            </w:r>
            <w:r w:rsidRPr="0023754F">
              <w:t>Mission Critical</w:t>
            </w:r>
            <w:r w:rsidRPr="0023754F">
              <w:rPr>
                <w:spacing w:val="-1"/>
              </w:rPr>
              <w:t xml:space="preserve"> </w:t>
            </w:r>
            <w:r w:rsidRPr="0023754F">
              <w:t>(twin</w:t>
            </w:r>
            <w:r w:rsidRPr="0023754F">
              <w:rPr>
                <w:spacing w:val="3"/>
              </w:rPr>
              <w:t xml:space="preserve"> </w:t>
            </w:r>
            <w:r w:rsidRPr="0023754F">
              <w:t>data</w:t>
            </w:r>
            <w:r w:rsidRPr="0023754F">
              <w:rPr>
                <w:spacing w:val="1"/>
              </w:rPr>
              <w:t xml:space="preserve"> </w:t>
            </w:r>
            <w:r w:rsidRPr="0023754F">
              <w:t>center) or Mission Critical (long distance) are depending</w:t>
            </w:r>
            <w:r w:rsidRPr="0023754F">
              <w:rPr>
                <w:spacing w:val="-61"/>
              </w:rPr>
              <w:t xml:space="preserve"> </w:t>
            </w:r>
            <w:r w:rsidRPr="0023754F">
              <w:t>on</w:t>
            </w:r>
            <w:r w:rsidRPr="0023754F">
              <w:rPr>
                <w:spacing w:val="-1"/>
              </w:rPr>
              <w:t xml:space="preserve"> </w:t>
            </w:r>
            <w:r w:rsidRPr="0023754F">
              <w:t>the</w:t>
            </w:r>
            <w:r w:rsidRPr="0023754F">
              <w:rPr>
                <w:spacing w:val="-1"/>
              </w:rPr>
              <w:t xml:space="preserve"> </w:t>
            </w:r>
            <w:r w:rsidRPr="0023754F">
              <w:t>need</w:t>
            </w:r>
            <w:r w:rsidRPr="0023754F">
              <w:rPr>
                <w:spacing w:val="-1"/>
              </w:rPr>
              <w:t xml:space="preserve"> </w:t>
            </w:r>
            <w:r w:rsidRPr="0023754F">
              <w:t>or</w:t>
            </w:r>
            <w:r w:rsidRPr="0023754F">
              <w:rPr>
                <w:spacing w:val="-2"/>
              </w:rPr>
              <w:t xml:space="preserve"> </w:t>
            </w:r>
            <w:r w:rsidRPr="0023754F">
              <w:t>preferences</w:t>
            </w:r>
            <w:r w:rsidRPr="0023754F">
              <w:rPr>
                <w:spacing w:val="-3"/>
              </w:rPr>
              <w:t xml:space="preserve"> </w:t>
            </w:r>
            <w:r w:rsidRPr="0023754F">
              <w:t>of</w:t>
            </w:r>
            <w:r w:rsidRPr="0023754F">
              <w:rPr>
                <w:spacing w:val="-2"/>
              </w:rPr>
              <w:t xml:space="preserve"> </w:t>
            </w:r>
            <w:r w:rsidRPr="0023754F">
              <w:t>the</w:t>
            </w:r>
            <w:r w:rsidRPr="0023754F">
              <w:rPr>
                <w:spacing w:val="-2"/>
              </w:rPr>
              <w:t xml:space="preserve"> </w:t>
            </w:r>
            <w:r w:rsidRPr="0023754F">
              <w:t>customer</w:t>
            </w:r>
            <w:r w:rsidRPr="0023754F">
              <w:rPr>
                <w:spacing w:val="-1"/>
              </w:rPr>
              <w:t xml:space="preserve"> </w:t>
            </w:r>
            <w:r w:rsidRPr="0023754F">
              <w:t>and</w:t>
            </w:r>
          </w:p>
          <w:p w14:paraId="7B74E0C5" w14:textId="28774091" w:rsidR="00A03B63" w:rsidRPr="0023754F" w:rsidRDefault="000105A3" w:rsidP="003C05B1">
            <w:pPr>
              <w:pStyle w:val="TableListbullet2"/>
              <w:jc w:val="center"/>
            </w:pPr>
            <w:r>
              <w:t>C</w:t>
            </w:r>
            <w:commentRangeStart w:id="1401"/>
            <w:commentRangeStart w:id="1402"/>
            <w:commentRangeEnd w:id="1401"/>
            <w:r w:rsidR="00953D69">
              <w:rPr>
                <w:rStyle w:val="CommentReference"/>
                <w:lang w:eastAsia="en-US"/>
              </w:rPr>
              <w:commentReference w:id="1401"/>
            </w:r>
            <w:commentRangeEnd w:id="1402"/>
            <w:r>
              <w:rPr>
                <w:rStyle w:val="CommentReference"/>
                <w:lang w:eastAsia="en-US"/>
              </w:rPr>
              <w:commentReference w:id="1402"/>
            </w:r>
            <w:r w:rsidR="00A03B63" w:rsidRPr="0023754F">
              <w:t>apabilities of the GBU, and therefore are defined to the</w:t>
            </w:r>
            <w:r w:rsidR="00A03B63" w:rsidRPr="0023754F">
              <w:rPr>
                <w:spacing w:val="-61"/>
              </w:rPr>
              <w:t xml:space="preserve"> </w:t>
            </w:r>
            <w:r w:rsidR="00A03B63" w:rsidRPr="0023754F">
              <w:t>specific</w:t>
            </w:r>
            <w:r w:rsidR="00A03B63" w:rsidRPr="0023754F">
              <w:rPr>
                <w:spacing w:val="-2"/>
              </w:rPr>
              <w:t xml:space="preserve"> </w:t>
            </w:r>
            <w:r w:rsidR="00A03B63" w:rsidRPr="0023754F">
              <w:t>situation.</w:t>
            </w:r>
          </w:p>
        </w:tc>
      </w:tr>
    </w:tbl>
    <w:p w14:paraId="20F76E52" w14:textId="77777777" w:rsidR="00A03B63" w:rsidRDefault="00A03B63" w:rsidP="00A03B63"/>
    <w:p w14:paraId="4F4FF4B0" w14:textId="77777777" w:rsidR="00A03B63" w:rsidRDefault="00A03B63" w:rsidP="00A03B63">
      <w:pPr>
        <w:pStyle w:val="Heading2"/>
        <w:numPr>
          <w:ilvl w:val="1"/>
          <w:numId w:val="1"/>
        </w:numPr>
        <w:tabs>
          <w:tab w:val="clear" w:pos="360"/>
        </w:tabs>
        <w:ind w:hanging="357"/>
      </w:pPr>
      <w:bookmarkStart w:id="1403" w:name="_Toc154499739"/>
      <w:bookmarkStart w:id="1404" w:name="_Toc155084337"/>
      <w:bookmarkStart w:id="1405" w:name="_Toc155084567"/>
      <w:bookmarkStart w:id="1406" w:name="_Toc155084829"/>
      <w:bookmarkStart w:id="1407" w:name="_Toc155085048"/>
      <w:bookmarkStart w:id="1408" w:name="_Toc155090884"/>
      <w:bookmarkStart w:id="1409" w:name="_Toc155091773"/>
      <w:bookmarkStart w:id="1410" w:name="_Toc155790759"/>
      <w:bookmarkStart w:id="1411" w:name="_Toc191914668"/>
      <w:bookmarkStart w:id="1412" w:name="_Toc193746979"/>
      <w:bookmarkStart w:id="1413" w:name="_Toc194683664"/>
      <w:r w:rsidRPr="0023754F">
        <w:t>Reporting</w:t>
      </w:r>
      <w:bookmarkEnd w:id="1403"/>
      <w:bookmarkEnd w:id="1404"/>
      <w:bookmarkEnd w:id="1405"/>
      <w:bookmarkEnd w:id="1406"/>
      <w:bookmarkEnd w:id="1407"/>
      <w:bookmarkEnd w:id="1408"/>
      <w:bookmarkEnd w:id="1409"/>
      <w:bookmarkEnd w:id="1410"/>
      <w:bookmarkEnd w:id="1411"/>
      <w:bookmarkEnd w:id="1412"/>
      <w:bookmarkEnd w:id="1413"/>
    </w:p>
    <w:p w14:paraId="496AE6EB" w14:textId="77777777" w:rsidR="00A03B63" w:rsidRPr="00957CE2" w:rsidRDefault="00A03B63" w:rsidP="00A03B63"/>
    <w:p w14:paraId="25299D30" w14:textId="77777777" w:rsidR="00A03B63" w:rsidRDefault="00A03B63" w:rsidP="00A03B63">
      <w:r w:rsidRPr="00957CE2">
        <w:t>Service</w:t>
      </w:r>
      <w:r w:rsidRPr="00957CE2">
        <w:rPr>
          <w:spacing w:val="-3"/>
        </w:rPr>
        <w:t xml:space="preserve"> </w:t>
      </w:r>
      <w:r w:rsidRPr="00957CE2">
        <w:t>Reporting</w:t>
      </w:r>
      <w:r w:rsidRPr="00957CE2">
        <w:rPr>
          <w:spacing w:val="-3"/>
        </w:rPr>
        <w:t xml:space="preserve"> </w:t>
      </w:r>
      <w:r w:rsidRPr="00957CE2">
        <w:t>consists</w:t>
      </w:r>
      <w:r w:rsidRPr="00957CE2">
        <w:rPr>
          <w:spacing w:val="-3"/>
        </w:rPr>
        <w:t xml:space="preserve"> </w:t>
      </w:r>
      <w:r w:rsidRPr="00957CE2">
        <w:t>of</w:t>
      </w:r>
      <w:r w:rsidRPr="00957CE2">
        <w:rPr>
          <w:spacing w:val="-5"/>
        </w:rPr>
        <w:t xml:space="preserve"> </w:t>
      </w:r>
      <w:r w:rsidRPr="00957CE2">
        <w:t>the</w:t>
      </w:r>
      <w:r w:rsidRPr="00957CE2">
        <w:rPr>
          <w:spacing w:val="-3"/>
        </w:rPr>
        <w:t xml:space="preserve"> </w:t>
      </w:r>
      <w:r w:rsidRPr="00957CE2">
        <w:t>following</w:t>
      </w:r>
      <w:r w:rsidRPr="00957CE2">
        <w:rPr>
          <w:spacing w:val="1"/>
        </w:rPr>
        <w:t xml:space="preserve"> </w:t>
      </w:r>
      <w:r w:rsidRPr="00957CE2">
        <w:t>elements:</w:t>
      </w:r>
    </w:p>
    <w:p w14:paraId="48800FC8" w14:textId="77777777" w:rsidR="00A03B63" w:rsidRPr="00957CE2" w:rsidRDefault="00A03B63" w:rsidP="00A03B63"/>
    <w:p w14:paraId="73EA4139" w14:textId="5F0580B9" w:rsidR="00A03B63" w:rsidRPr="00957CE2" w:rsidRDefault="00A03B63" w:rsidP="00A03B63">
      <w:pPr>
        <w:pStyle w:val="ListBullet2"/>
        <w:numPr>
          <w:ilvl w:val="0"/>
          <w:numId w:val="17"/>
        </w:numPr>
        <w:tabs>
          <w:tab w:val="num" w:pos="568"/>
        </w:tabs>
        <w:ind w:left="568" w:hanging="284"/>
      </w:pPr>
      <w:commentRangeStart w:id="1414"/>
      <w:commentRangeStart w:id="1415"/>
      <w:del w:id="1416" w:author="Omkar Kulthe" w:date="2025-03-24T15:18:00Z">
        <w:r w:rsidRPr="00957CE2" w:rsidDel="00B22EA1">
          <w:delText>Service</w:delText>
        </w:r>
        <w:r w:rsidRPr="00957CE2" w:rsidDel="00B22EA1">
          <w:rPr>
            <w:spacing w:val="-3"/>
          </w:rPr>
          <w:delText xml:space="preserve"> </w:delText>
        </w:r>
        <w:r w:rsidRPr="00957CE2" w:rsidDel="00B22EA1">
          <w:delText>availability</w:delText>
        </w:r>
        <w:r w:rsidRPr="00957CE2" w:rsidDel="00B22EA1">
          <w:rPr>
            <w:spacing w:val="-5"/>
          </w:rPr>
          <w:delText xml:space="preserve"> </w:delText>
        </w:r>
        <w:r w:rsidRPr="00957CE2" w:rsidDel="00B22EA1">
          <w:delText>reporting</w:delText>
        </w:r>
      </w:del>
    </w:p>
    <w:p w14:paraId="7CD5122D" w14:textId="37A33A32" w:rsidR="00A03B63" w:rsidRPr="00957CE2" w:rsidRDefault="00A03B63" w:rsidP="00A03B63">
      <w:pPr>
        <w:pStyle w:val="ListBullet2"/>
        <w:numPr>
          <w:ilvl w:val="0"/>
          <w:numId w:val="17"/>
        </w:numPr>
        <w:tabs>
          <w:tab w:val="num" w:pos="568"/>
        </w:tabs>
        <w:ind w:left="568" w:hanging="284"/>
      </w:pPr>
      <w:del w:id="1417" w:author="Omkar Kulthe" w:date="2025-03-24T15:18:00Z">
        <w:r w:rsidRPr="00957CE2" w:rsidDel="00B22EA1">
          <w:delText>CPU</w:delText>
        </w:r>
        <w:r w:rsidRPr="00957CE2" w:rsidDel="00B22EA1">
          <w:rPr>
            <w:spacing w:val="-4"/>
          </w:rPr>
          <w:delText xml:space="preserve"> </w:delText>
        </w:r>
        <w:r w:rsidRPr="00957CE2" w:rsidDel="00B22EA1">
          <w:delText>Utilization</w:delText>
        </w:r>
      </w:del>
    </w:p>
    <w:p w14:paraId="15274CE6" w14:textId="3EF3DEA2" w:rsidR="00A03B63" w:rsidRPr="00957CE2" w:rsidRDefault="00A03B63" w:rsidP="00A03B63">
      <w:pPr>
        <w:pStyle w:val="ListBullet2"/>
        <w:numPr>
          <w:ilvl w:val="0"/>
          <w:numId w:val="17"/>
        </w:numPr>
        <w:tabs>
          <w:tab w:val="num" w:pos="568"/>
        </w:tabs>
        <w:ind w:left="568" w:hanging="284"/>
      </w:pPr>
      <w:del w:id="1418" w:author="Omkar Kulthe" w:date="2025-03-24T15:18:00Z">
        <w:r w:rsidRPr="00957CE2" w:rsidDel="00B22EA1">
          <w:delText>Memory</w:delText>
        </w:r>
        <w:r w:rsidRPr="00957CE2" w:rsidDel="00B22EA1">
          <w:rPr>
            <w:spacing w:val="-4"/>
          </w:rPr>
          <w:delText xml:space="preserve"> </w:delText>
        </w:r>
        <w:r w:rsidRPr="00957CE2" w:rsidDel="00B22EA1">
          <w:delText>allocation</w:delText>
        </w:r>
      </w:del>
      <w:ins w:id="1419" w:author="Omkar Kulthe" w:date="2025-03-20T19:17:00Z">
        <w:r w:rsidR="00C400D6">
          <w:t>.</w:t>
        </w:r>
      </w:ins>
    </w:p>
    <w:p w14:paraId="1FBDD379" w14:textId="7EE0EF68" w:rsidR="00A03B63" w:rsidRPr="00957CE2" w:rsidRDefault="00A03B63" w:rsidP="00A03B63">
      <w:pPr>
        <w:pStyle w:val="ListBullet2"/>
        <w:numPr>
          <w:ilvl w:val="0"/>
          <w:numId w:val="17"/>
        </w:numPr>
        <w:tabs>
          <w:tab w:val="num" w:pos="568"/>
        </w:tabs>
        <w:ind w:left="568" w:hanging="284"/>
      </w:pPr>
      <w:del w:id="1420" w:author="Omkar Kulthe" w:date="2025-03-24T15:18:00Z">
        <w:r w:rsidRPr="00957CE2" w:rsidDel="00B22EA1">
          <w:delText>Average</w:delText>
        </w:r>
        <w:r w:rsidRPr="00957CE2" w:rsidDel="00B22EA1">
          <w:rPr>
            <w:spacing w:val="-1"/>
          </w:rPr>
          <w:delText xml:space="preserve"> </w:delText>
        </w:r>
        <w:r w:rsidRPr="00957CE2" w:rsidDel="00B22EA1">
          <w:delText>Disk</w:delText>
        </w:r>
        <w:r w:rsidRPr="00957CE2" w:rsidDel="00B22EA1">
          <w:rPr>
            <w:spacing w:val="-3"/>
          </w:rPr>
          <w:delText xml:space="preserve"> </w:delText>
        </w:r>
        <w:r w:rsidRPr="00957CE2" w:rsidDel="00B22EA1">
          <w:delText>Space</w:delText>
        </w:r>
      </w:del>
    </w:p>
    <w:p w14:paraId="69C8CFE5" w14:textId="3F4481DD" w:rsidR="00C400D6" w:rsidRPr="00C400D6" w:rsidRDefault="00A03B63" w:rsidP="00A03B63">
      <w:pPr>
        <w:pStyle w:val="ListBullet2"/>
        <w:numPr>
          <w:ilvl w:val="0"/>
          <w:numId w:val="17"/>
        </w:numPr>
        <w:tabs>
          <w:tab w:val="num" w:pos="568"/>
        </w:tabs>
        <w:ind w:left="568" w:hanging="284"/>
        <w:rPr>
          <w:ins w:id="1421" w:author="Omkar Kulthe" w:date="2025-03-20T19:17:00Z"/>
          <w:rPrChange w:id="1422" w:author="Omkar Kulthe" w:date="2025-03-20T19:17:00Z">
            <w:rPr>
              <w:ins w:id="1423" w:author="Omkar Kulthe" w:date="2025-03-20T19:17:00Z"/>
              <w:spacing w:val="1"/>
            </w:rPr>
          </w:rPrChange>
        </w:rPr>
      </w:pPr>
      <w:del w:id="1424" w:author="Omkar Kulthe" w:date="2025-03-24T15:18:00Z">
        <w:r w:rsidRPr="00957CE2" w:rsidDel="00B22EA1">
          <w:delText>Storage</w:delText>
        </w:r>
        <w:r w:rsidRPr="00957CE2" w:rsidDel="00B22EA1">
          <w:rPr>
            <w:spacing w:val="8"/>
          </w:rPr>
          <w:delText xml:space="preserve"> </w:delText>
        </w:r>
        <w:r w:rsidRPr="00957CE2" w:rsidDel="00B22EA1">
          <w:delText>Capacity</w:delText>
        </w:r>
        <w:r w:rsidRPr="00957CE2" w:rsidDel="00B22EA1">
          <w:rPr>
            <w:spacing w:val="6"/>
          </w:rPr>
          <w:delText xml:space="preserve"> </w:delText>
        </w:r>
        <w:r w:rsidRPr="00957CE2" w:rsidDel="00B22EA1">
          <w:delText>of</w:delText>
        </w:r>
        <w:r w:rsidRPr="00957CE2" w:rsidDel="00B22EA1">
          <w:rPr>
            <w:spacing w:val="7"/>
          </w:rPr>
          <w:delText xml:space="preserve"> </w:delText>
        </w:r>
        <w:r w:rsidRPr="00957CE2" w:rsidDel="00B22EA1">
          <w:delText>Volumes</w:delText>
        </w:r>
        <w:r w:rsidRPr="00957CE2" w:rsidDel="00B22EA1">
          <w:rPr>
            <w:spacing w:val="7"/>
          </w:rPr>
          <w:delText xml:space="preserve"> </w:delText>
        </w:r>
        <w:r w:rsidRPr="00957CE2" w:rsidDel="00B22EA1">
          <w:delText>Hosting</w:delText>
        </w:r>
        <w:r w:rsidRPr="00957CE2" w:rsidDel="00B22EA1">
          <w:rPr>
            <w:spacing w:val="8"/>
          </w:rPr>
          <w:delText xml:space="preserve"> </w:delText>
        </w:r>
        <w:r w:rsidRPr="00957CE2" w:rsidDel="00B22EA1">
          <w:delText>VMs</w:delText>
        </w:r>
      </w:del>
      <w:r w:rsidRPr="00957CE2">
        <w:t>.</w:t>
      </w:r>
      <w:r w:rsidRPr="00957CE2">
        <w:rPr>
          <w:spacing w:val="1"/>
        </w:rPr>
        <w:t xml:space="preserve"> </w:t>
      </w:r>
      <w:commentRangeEnd w:id="1414"/>
      <w:r w:rsidR="00953D69">
        <w:rPr>
          <w:rStyle w:val="CommentReference"/>
        </w:rPr>
        <w:commentReference w:id="1414"/>
      </w:r>
      <w:commentRangeEnd w:id="1415"/>
      <w:r w:rsidR="002E0A8E">
        <w:rPr>
          <w:rStyle w:val="CommentReference"/>
        </w:rPr>
        <w:commentReference w:id="1415"/>
      </w:r>
    </w:p>
    <w:p w14:paraId="50667A1C" w14:textId="462A8F50" w:rsidR="00A03B63" w:rsidRDefault="00A03B63" w:rsidP="00A03B63">
      <w:pPr>
        <w:pStyle w:val="ListBullet2"/>
        <w:numPr>
          <w:ilvl w:val="0"/>
          <w:numId w:val="17"/>
        </w:numPr>
        <w:tabs>
          <w:tab w:val="num" w:pos="568"/>
        </w:tabs>
        <w:ind w:left="568" w:hanging="284"/>
        <w:rPr>
          <w:ins w:id="1425" w:author="Omkar Kulthe" w:date="2025-03-24T15:18:00Z"/>
        </w:rPr>
      </w:pPr>
      <w:del w:id="1426" w:author="Omkar Kulthe" w:date="2025-03-24T15:18:00Z">
        <w:r w:rsidRPr="00957CE2" w:rsidDel="00B22EA1">
          <w:delText>These</w:delText>
        </w:r>
        <w:r w:rsidRPr="00957CE2" w:rsidDel="00B22EA1">
          <w:rPr>
            <w:spacing w:val="-1"/>
          </w:rPr>
          <w:delText xml:space="preserve"> </w:delText>
        </w:r>
        <w:r w:rsidRPr="00957CE2" w:rsidDel="00B22EA1">
          <w:delText>reports</w:delText>
        </w:r>
        <w:r w:rsidRPr="00957CE2" w:rsidDel="00B22EA1">
          <w:rPr>
            <w:spacing w:val="-2"/>
          </w:rPr>
          <w:delText xml:space="preserve"> </w:delText>
        </w:r>
        <w:r w:rsidRPr="00957CE2" w:rsidDel="00B22EA1">
          <w:delText>are</w:delText>
        </w:r>
        <w:r w:rsidRPr="00957CE2" w:rsidDel="00B22EA1">
          <w:rPr>
            <w:spacing w:val="-1"/>
          </w:rPr>
          <w:delText xml:space="preserve"> </w:delText>
        </w:r>
        <w:r w:rsidRPr="00957CE2" w:rsidDel="00B22EA1">
          <w:delText>part</w:delText>
        </w:r>
        <w:r w:rsidRPr="00957CE2" w:rsidDel="00B22EA1">
          <w:rPr>
            <w:spacing w:val="-1"/>
          </w:rPr>
          <w:delText xml:space="preserve"> </w:delText>
        </w:r>
        <w:r w:rsidRPr="00957CE2" w:rsidDel="00B22EA1">
          <w:delText>of</w:delText>
        </w:r>
        <w:r w:rsidRPr="00957CE2" w:rsidDel="00B22EA1">
          <w:rPr>
            <w:spacing w:val="-3"/>
          </w:rPr>
          <w:delText xml:space="preserve"> </w:delText>
        </w:r>
        <w:r w:rsidRPr="00957CE2" w:rsidDel="00B22EA1">
          <w:delText>the</w:delText>
        </w:r>
        <w:r w:rsidRPr="00957CE2" w:rsidDel="00B22EA1">
          <w:rPr>
            <w:spacing w:val="-2"/>
          </w:rPr>
          <w:delText xml:space="preserve"> </w:delText>
        </w:r>
        <w:r w:rsidRPr="00957CE2" w:rsidDel="00B22EA1">
          <w:delText>standard</w:delText>
        </w:r>
        <w:r w:rsidRPr="00957CE2" w:rsidDel="00B22EA1">
          <w:rPr>
            <w:spacing w:val="-2"/>
          </w:rPr>
          <w:delText xml:space="preserve"> </w:delText>
        </w:r>
        <w:r w:rsidRPr="00957CE2" w:rsidDel="00B22EA1">
          <w:delText>ATF</w:delText>
        </w:r>
        <w:r w:rsidRPr="00957CE2" w:rsidDel="00B22EA1">
          <w:rPr>
            <w:spacing w:val="-3"/>
          </w:rPr>
          <w:delText xml:space="preserve"> </w:delText>
        </w:r>
        <w:r w:rsidRPr="00957CE2" w:rsidDel="00B22EA1">
          <w:delText>Reports.</w:delText>
        </w:r>
      </w:del>
    </w:p>
    <w:p w14:paraId="2CAA9661" w14:textId="77777777" w:rsidR="00C76DB5" w:rsidRDefault="00C76DB5" w:rsidP="00C76DB5">
      <w:pPr>
        <w:pStyle w:val="ListBullet2"/>
        <w:numPr>
          <w:ilvl w:val="0"/>
          <w:numId w:val="0"/>
        </w:numPr>
        <w:ind w:left="568" w:hanging="284"/>
        <w:rPr>
          <w:ins w:id="1427" w:author="Omkar Kulthe" w:date="2025-03-24T15:18:00Z"/>
        </w:rPr>
      </w:pPr>
    </w:p>
    <w:p w14:paraId="104D29D2" w14:textId="77777777" w:rsidR="00C76DB5" w:rsidRPr="00C76DB5" w:rsidRDefault="00C76DB5" w:rsidP="00C76DB5">
      <w:pPr>
        <w:pStyle w:val="ListBullet2"/>
        <w:rPr>
          <w:ins w:id="1428" w:author="Omkar Kulthe" w:date="2025-03-24T15:18:00Z"/>
          <w:lang w:val="en-IN"/>
        </w:rPr>
      </w:pPr>
      <w:ins w:id="1429" w:author="Omkar Kulthe" w:date="2025-03-24T15:18:00Z">
        <w:r w:rsidRPr="00C76DB5">
          <w:rPr>
            <w:lang w:val="en-IN"/>
          </w:rPr>
          <w:t>CPU: </w:t>
        </w:r>
      </w:ins>
    </w:p>
    <w:p w14:paraId="7B4A1DA6" w14:textId="77777777" w:rsidR="00C76DB5" w:rsidRPr="00C76DB5" w:rsidRDefault="00C76DB5" w:rsidP="00C76DB5">
      <w:pPr>
        <w:pStyle w:val="ListBullet2"/>
        <w:rPr>
          <w:ins w:id="1430" w:author="Omkar Kulthe" w:date="2025-03-24T15:18:00Z"/>
          <w:lang w:val="en-IN"/>
        </w:rPr>
      </w:pPr>
      <w:ins w:id="1431" w:author="Omkar Kulthe" w:date="2025-03-24T15:18:00Z">
        <w:r w:rsidRPr="00C76DB5">
          <w:rPr>
            <w:lang w:val="en-IN"/>
          </w:rPr>
          <w:t xml:space="preserve">Total VM-allocated </w:t>
        </w:r>
        <w:proofErr w:type="spellStart"/>
        <w:r w:rsidRPr="00C76DB5">
          <w:rPr>
            <w:lang w:val="en-IN"/>
          </w:rPr>
          <w:t>vCore</w:t>
        </w:r>
        <w:proofErr w:type="spellEnd"/>
        <w:r w:rsidRPr="00C76DB5">
          <w:rPr>
            <w:lang w:val="en-IN"/>
          </w:rPr>
          <w:t xml:space="preserve"> count in cluster</w:t>
        </w:r>
      </w:ins>
    </w:p>
    <w:p w14:paraId="65606AA1" w14:textId="77777777" w:rsidR="00C76DB5" w:rsidRPr="00C76DB5" w:rsidRDefault="00C76DB5" w:rsidP="00C76DB5">
      <w:pPr>
        <w:pStyle w:val="ListBullet2"/>
        <w:rPr>
          <w:ins w:id="1432" w:author="Omkar Kulthe" w:date="2025-03-24T15:18:00Z"/>
          <w:lang w:val="en-IN"/>
        </w:rPr>
      </w:pPr>
      <w:ins w:id="1433" w:author="Omkar Kulthe" w:date="2025-03-24T15:18:00Z">
        <w:r w:rsidRPr="00C76DB5">
          <w:rPr>
            <w:lang w:val="en-IN"/>
          </w:rPr>
          <w:t>Total physical core count in cluster</w:t>
        </w:r>
      </w:ins>
    </w:p>
    <w:p w14:paraId="3EE7901C" w14:textId="77777777" w:rsidR="00C76DB5" w:rsidRPr="00C76DB5" w:rsidRDefault="00C76DB5" w:rsidP="00C76DB5">
      <w:pPr>
        <w:pStyle w:val="ListBullet2"/>
        <w:rPr>
          <w:ins w:id="1434" w:author="Omkar Kulthe" w:date="2025-03-24T15:18:00Z"/>
          <w:lang w:val="en-IN"/>
        </w:rPr>
      </w:pPr>
      <w:ins w:id="1435" w:author="Omkar Kulthe" w:date="2025-03-24T15:18:00Z">
        <w:r w:rsidRPr="00C76DB5">
          <w:rPr>
            <w:lang w:val="en-IN"/>
          </w:rPr>
          <w:t>Cluster CPU overcommit ratio (</w:t>
        </w:r>
        <w:proofErr w:type="spellStart"/>
        <w:proofErr w:type="gramStart"/>
        <w:r w:rsidRPr="00C76DB5">
          <w:rPr>
            <w:lang w:val="en-IN"/>
          </w:rPr>
          <w:t>vCores:pCores</w:t>
        </w:r>
        <w:proofErr w:type="spellEnd"/>
        <w:proofErr w:type="gramEnd"/>
        <w:r w:rsidRPr="00C76DB5">
          <w:rPr>
            <w:lang w:val="en-IN"/>
          </w:rPr>
          <w:t>) </w:t>
        </w:r>
      </w:ins>
    </w:p>
    <w:p w14:paraId="5490520B" w14:textId="77777777" w:rsidR="00C76DB5" w:rsidRPr="00C76DB5" w:rsidRDefault="00C76DB5" w:rsidP="00C76DB5">
      <w:pPr>
        <w:pStyle w:val="ListBullet2"/>
        <w:rPr>
          <w:ins w:id="1436" w:author="Omkar Kulthe" w:date="2025-03-24T15:18:00Z"/>
          <w:lang w:val="en-IN"/>
        </w:rPr>
      </w:pPr>
      <w:ins w:id="1437" w:author="Omkar Kulthe" w:date="2025-03-24T15:18:00Z">
        <w:r w:rsidRPr="00C76DB5">
          <w:rPr>
            <w:lang w:val="en-IN"/>
          </w:rPr>
          <w:t>Memory: </w:t>
        </w:r>
      </w:ins>
    </w:p>
    <w:p w14:paraId="3FA861F6" w14:textId="77777777" w:rsidR="00C76DB5" w:rsidRPr="00C76DB5" w:rsidRDefault="00C76DB5" w:rsidP="00C76DB5">
      <w:pPr>
        <w:pStyle w:val="ListBullet2"/>
        <w:rPr>
          <w:ins w:id="1438" w:author="Omkar Kulthe" w:date="2025-03-24T15:18:00Z"/>
          <w:lang w:val="en-IN"/>
        </w:rPr>
      </w:pPr>
      <w:ins w:id="1439" w:author="Omkar Kulthe" w:date="2025-03-24T15:18:00Z">
        <w:r w:rsidRPr="00C76DB5">
          <w:rPr>
            <w:lang w:val="en-IN"/>
          </w:rPr>
          <w:t>Total virtual memory allocated to VMs in cluster</w:t>
        </w:r>
      </w:ins>
    </w:p>
    <w:p w14:paraId="39C2FEC6" w14:textId="77777777" w:rsidR="00C76DB5" w:rsidRPr="00C76DB5" w:rsidRDefault="00C76DB5" w:rsidP="00C76DB5">
      <w:pPr>
        <w:pStyle w:val="ListBullet2"/>
        <w:rPr>
          <w:ins w:id="1440" w:author="Omkar Kulthe" w:date="2025-03-24T15:18:00Z"/>
          <w:lang w:val="en-IN"/>
        </w:rPr>
      </w:pPr>
      <w:ins w:id="1441" w:author="Omkar Kulthe" w:date="2025-03-24T15:18:00Z">
        <w:r w:rsidRPr="00C76DB5">
          <w:rPr>
            <w:lang w:val="en-IN"/>
          </w:rPr>
          <w:t>Total physical memory available in cluster </w:t>
        </w:r>
      </w:ins>
    </w:p>
    <w:p w14:paraId="08B4B4B2" w14:textId="77777777" w:rsidR="00C76DB5" w:rsidRPr="00C76DB5" w:rsidRDefault="00C76DB5" w:rsidP="00C76DB5">
      <w:pPr>
        <w:pStyle w:val="ListBullet2"/>
        <w:rPr>
          <w:ins w:id="1442" w:author="Omkar Kulthe" w:date="2025-03-24T15:18:00Z"/>
          <w:lang w:val="en-IN"/>
        </w:rPr>
      </w:pPr>
      <w:ins w:id="1443" w:author="Omkar Kulthe" w:date="2025-03-24T15:18:00Z">
        <w:r w:rsidRPr="00C76DB5">
          <w:rPr>
            <w:lang w:val="en-IN"/>
          </w:rPr>
          <w:t>Cluster memory overcommitment ratio (</w:t>
        </w:r>
        <w:proofErr w:type="spellStart"/>
        <w:proofErr w:type="gramStart"/>
        <w:r w:rsidRPr="00C76DB5">
          <w:rPr>
            <w:lang w:val="en-IN"/>
          </w:rPr>
          <w:t>vMem:pMem</w:t>
        </w:r>
        <w:proofErr w:type="spellEnd"/>
        <w:proofErr w:type="gramEnd"/>
        <w:r w:rsidRPr="00C76DB5">
          <w:rPr>
            <w:lang w:val="en-IN"/>
          </w:rPr>
          <w:t>)</w:t>
        </w:r>
      </w:ins>
    </w:p>
    <w:p w14:paraId="1784BE13" w14:textId="77777777" w:rsidR="00C76DB5" w:rsidRPr="00C76DB5" w:rsidRDefault="00C76DB5" w:rsidP="00C76DB5">
      <w:pPr>
        <w:pStyle w:val="ListBullet2"/>
        <w:rPr>
          <w:ins w:id="1444" w:author="Omkar Kulthe" w:date="2025-03-24T15:18:00Z"/>
          <w:lang w:val="en-IN"/>
        </w:rPr>
      </w:pPr>
      <w:ins w:id="1445" w:author="Omkar Kulthe" w:date="2025-03-24T15:18:00Z">
        <w:r w:rsidRPr="00C76DB5">
          <w:rPr>
            <w:lang w:val="en-IN"/>
          </w:rPr>
          <w:t>Storage:</w:t>
        </w:r>
      </w:ins>
    </w:p>
    <w:p w14:paraId="5A7C9539" w14:textId="77777777" w:rsidR="00C76DB5" w:rsidRPr="00C76DB5" w:rsidRDefault="00C76DB5" w:rsidP="00C76DB5">
      <w:pPr>
        <w:pStyle w:val="ListBullet2"/>
        <w:rPr>
          <w:ins w:id="1446" w:author="Omkar Kulthe" w:date="2025-03-24T15:18:00Z"/>
          <w:lang w:val="en-IN"/>
        </w:rPr>
      </w:pPr>
      <w:ins w:id="1447" w:author="Omkar Kulthe" w:date="2025-03-24T15:18:00Z">
        <w:r w:rsidRPr="00C76DB5">
          <w:rPr>
            <w:lang w:val="en-IN"/>
          </w:rPr>
          <w:t>Total storage available to cluster</w:t>
        </w:r>
      </w:ins>
    </w:p>
    <w:p w14:paraId="78759FFE" w14:textId="77777777" w:rsidR="00C76DB5" w:rsidRPr="00C76DB5" w:rsidRDefault="00C76DB5" w:rsidP="00C76DB5">
      <w:pPr>
        <w:pStyle w:val="ListBullet2"/>
        <w:rPr>
          <w:ins w:id="1448" w:author="Omkar Kulthe" w:date="2025-03-24T15:18:00Z"/>
          <w:lang w:val="en-IN"/>
        </w:rPr>
      </w:pPr>
      <w:ins w:id="1449" w:author="Omkar Kulthe" w:date="2025-03-24T15:18:00Z">
        <w:r w:rsidRPr="00C76DB5">
          <w:rPr>
            <w:lang w:val="en-IN"/>
          </w:rPr>
          <w:t>Total storage allocated to VMs and host overhead</w:t>
        </w:r>
      </w:ins>
    </w:p>
    <w:p w14:paraId="5387CFE1" w14:textId="77777777" w:rsidR="00C76DB5" w:rsidRPr="00C76DB5" w:rsidRDefault="00C76DB5" w:rsidP="00C76DB5">
      <w:pPr>
        <w:pStyle w:val="ListBullet2"/>
        <w:rPr>
          <w:ins w:id="1450" w:author="Omkar Kulthe" w:date="2025-03-24T15:18:00Z"/>
          <w:lang w:val="en-IN"/>
        </w:rPr>
      </w:pPr>
      <w:ins w:id="1451" w:author="Omkar Kulthe" w:date="2025-03-24T15:18:00Z">
        <w:r w:rsidRPr="00C76DB5">
          <w:rPr>
            <w:lang w:val="en-IN"/>
          </w:rPr>
          <w:t>Total storage free (GB)</w:t>
        </w:r>
      </w:ins>
    </w:p>
    <w:p w14:paraId="1C3EC747" w14:textId="77777777" w:rsidR="00C76DB5" w:rsidRPr="00C76DB5" w:rsidRDefault="00C76DB5" w:rsidP="00C76DB5">
      <w:pPr>
        <w:pStyle w:val="ListBullet2"/>
        <w:rPr>
          <w:ins w:id="1452" w:author="Omkar Kulthe" w:date="2025-03-24T15:18:00Z"/>
          <w:lang w:val="en-IN"/>
        </w:rPr>
      </w:pPr>
      <w:ins w:id="1453" w:author="Omkar Kulthe" w:date="2025-03-24T15:18:00Z">
        <w:r w:rsidRPr="00C76DB5">
          <w:rPr>
            <w:lang w:val="en-IN"/>
          </w:rPr>
          <w:t>Total storage free (%)</w:t>
        </w:r>
      </w:ins>
    </w:p>
    <w:p w14:paraId="18AC4CAA" w14:textId="77777777" w:rsidR="00C76DB5" w:rsidRPr="00957CE2" w:rsidRDefault="00C76DB5">
      <w:pPr>
        <w:pStyle w:val="ListBullet2"/>
        <w:numPr>
          <w:ilvl w:val="0"/>
          <w:numId w:val="0"/>
        </w:numPr>
        <w:ind w:left="568" w:hanging="284"/>
        <w:pPrChange w:id="1454" w:author="Omkar Kulthe" w:date="2025-03-24T15:18:00Z">
          <w:pPr>
            <w:pStyle w:val="ListBullet2"/>
            <w:numPr>
              <w:numId w:val="17"/>
            </w:numPr>
            <w:tabs>
              <w:tab w:val="num" w:pos="568"/>
            </w:tabs>
            <w:ind w:left="644" w:hanging="360"/>
          </w:pPr>
        </w:pPrChange>
      </w:pPr>
    </w:p>
    <w:p w14:paraId="06676402" w14:textId="77777777" w:rsidR="00A03B63" w:rsidRPr="0023754F" w:rsidRDefault="00A03B63" w:rsidP="00A03B63">
      <w:pPr>
        <w:pStyle w:val="BodyText"/>
        <w:spacing w:before="9"/>
        <w:rPr>
          <w:sz w:val="16"/>
          <w:szCs w:val="16"/>
        </w:rPr>
      </w:pPr>
    </w:p>
    <w:p w14:paraId="4774606A" w14:textId="77777777" w:rsidR="00A03B63" w:rsidRPr="0023754F" w:rsidRDefault="00A03B63" w:rsidP="00A03B63">
      <w:pPr>
        <w:pStyle w:val="Heading2"/>
        <w:numPr>
          <w:ilvl w:val="1"/>
          <w:numId w:val="1"/>
        </w:numPr>
        <w:tabs>
          <w:tab w:val="clear" w:pos="360"/>
        </w:tabs>
        <w:ind w:hanging="357"/>
      </w:pPr>
      <w:bookmarkStart w:id="1455" w:name="_Toc154499740"/>
      <w:bookmarkStart w:id="1456" w:name="_Toc155084338"/>
      <w:bookmarkStart w:id="1457" w:name="_Toc155084568"/>
      <w:bookmarkStart w:id="1458" w:name="_Toc155084830"/>
      <w:bookmarkStart w:id="1459" w:name="_Toc155085049"/>
      <w:bookmarkStart w:id="1460" w:name="_Toc155090885"/>
      <w:bookmarkStart w:id="1461" w:name="_Toc155091774"/>
      <w:bookmarkStart w:id="1462" w:name="_Toc155790760"/>
      <w:bookmarkStart w:id="1463" w:name="_Toc191914669"/>
      <w:bookmarkStart w:id="1464" w:name="_Toc193746980"/>
      <w:bookmarkStart w:id="1465" w:name="_Toc194683665"/>
      <w:r w:rsidRPr="0023754F">
        <w:t>Service</w:t>
      </w:r>
      <w:r w:rsidRPr="0023754F">
        <w:rPr>
          <w:spacing w:val="-5"/>
        </w:rPr>
        <w:t xml:space="preserve"> </w:t>
      </w:r>
      <w:r w:rsidRPr="0023754F">
        <w:t>Delivery</w:t>
      </w:r>
      <w:r w:rsidRPr="0023754F">
        <w:rPr>
          <w:spacing w:val="-2"/>
        </w:rPr>
        <w:t xml:space="preserve"> </w:t>
      </w:r>
      <w:r w:rsidRPr="0023754F">
        <w:t>Model</w:t>
      </w:r>
      <w:bookmarkEnd w:id="1455"/>
      <w:bookmarkEnd w:id="1456"/>
      <w:bookmarkEnd w:id="1457"/>
      <w:bookmarkEnd w:id="1458"/>
      <w:bookmarkEnd w:id="1459"/>
      <w:bookmarkEnd w:id="1460"/>
      <w:bookmarkEnd w:id="1461"/>
      <w:bookmarkEnd w:id="1462"/>
      <w:bookmarkEnd w:id="1463"/>
      <w:bookmarkEnd w:id="1464"/>
      <w:bookmarkEnd w:id="1465"/>
    </w:p>
    <w:p w14:paraId="56A3AB7B" w14:textId="77777777" w:rsidR="00A03B63" w:rsidRDefault="00A03B63" w:rsidP="00A03B63">
      <w:pPr>
        <w:pStyle w:val="BodyText"/>
        <w:spacing w:before="220"/>
        <w:jc w:val="both"/>
        <w:rPr>
          <w:szCs w:val="18"/>
        </w:rPr>
      </w:pPr>
      <w:r w:rsidRPr="00957CE2">
        <w:rPr>
          <w:szCs w:val="18"/>
        </w:rPr>
        <w:t>Below</w:t>
      </w:r>
      <w:r w:rsidRPr="00957CE2">
        <w:rPr>
          <w:spacing w:val="-3"/>
          <w:szCs w:val="18"/>
        </w:rPr>
        <w:t xml:space="preserve"> </w:t>
      </w:r>
      <w:r w:rsidRPr="00957CE2">
        <w:rPr>
          <w:szCs w:val="18"/>
        </w:rPr>
        <w:t>is</w:t>
      </w:r>
      <w:r w:rsidRPr="00957CE2">
        <w:rPr>
          <w:spacing w:val="-1"/>
          <w:szCs w:val="18"/>
        </w:rPr>
        <w:t xml:space="preserve"> </w:t>
      </w:r>
      <w:r w:rsidRPr="00957CE2">
        <w:rPr>
          <w:szCs w:val="18"/>
        </w:rPr>
        <w:t>the</w:t>
      </w:r>
      <w:r w:rsidRPr="00957CE2">
        <w:rPr>
          <w:spacing w:val="-1"/>
          <w:szCs w:val="18"/>
        </w:rPr>
        <w:t xml:space="preserve"> </w:t>
      </w:r>
      <w:r w:rsidRPr="00957CE2">
        <w:rPr>
          <w:szCs w:val="18"/>
        </w:rPr>
        <w:t>standard</w:t>
      </w:r>
      <w:r w:rsidRPr="00957CE2">
        <w:rPr>
          <w:spacing w:val="-1"/>
          <w:szCs w:val="18"/>
        </w:rPr>
        <w:t xml:space="preserve"> </w:t>
      </w:r>
      <w:r w:rsidRPr="00957CE2">
        <w:rPr>
          <w:szCs w:val="18"/>
        </w:rPr>
        <w:t>service model.</w:t>
      </w:r>
    </w:p>
    <w:p w14:paraId="5FF679E1" w14:textId="77777777" w:rsidR="00A03B63" w:rsidRPr="00957CE2" w:rsidRDefault="00A03B63" w:rsidP="00A03B63">
      <w:pPr>
        <w:pStyle w:val="BodyText"/>
        <w:spacing w:before="220"/>
        <w:jc w:val="both"/>
        <w:rPr>
          <w:szCs w:val="18"/>
        </w:rPr>
      </w:pPr>
    </w:p>
    <w:tbl>
      <w:tblPr>
        <w:tblpPr w:leftFromText="180" w:rightFromText="180" w:vertAnchor="text" w:horzAnchor="margin" w:tblpY="32"/>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5"/>
        <w:gridCol w:w="1468"/>
        <w:gridCol w:w="1701"/>
        <w:gridCol w:w="3402"/>
      </w:tblGrid>
      <w:tr w:rsidR="003C05B1" w:rsidRPr="0023754F" w14:paraId="55751C15" w14:textId="77777777" w:rsidTr="003C05B1">
        <w:trPr>
          <w:trHeight w:val="537"/>
          <w:tblHeader/>
        </w:trPr>
        <w:tc>
          <w:tcPr>
            <w:tcW w:w="2355" w:type="dxa"/>
            <w:tcBorders>
              <w:right w:val="single" w:sz="4" w:space="0" w:color="FFFFFF"/>
            </w:tcBorders>
            <w:shd w:val="clear" w:color="auto" w:fill="1985FF"/>
            <w:tcMar>
              <w:top w:w="57" w:type="dxa"/>
              <w:left w:w="85" w:type="dxa"/>
              <w:right w:w="85" w:type="dxa"/>
            </w:tcMar>
          </w:tcPr>
          <w:p w14:paraId="0DAE91AC" w14:textId="77777777" w:rsidR="00A03B63" w:rsidRPr="0023754F" w:rsidRDefault="00A03B63" w:rsidP="00E40844">
            <w:pPr>
              <w:pStyle w:val="TableHeader"/>
              <w:jc w:val="center"/>
            </w:pPr>
            <w:r w:rsidRPr="0023754F">
              <w:t>Module</w:t>
            </w:r>
          </w:p>
        </w:tc>
        <w:tc>
          <w:tcPr>
            <w:tcW w:w="1468" w:type="dxa"/>
            <w:tcBorders>
              <w:left w:val="single" w:sz="4" w:space="0" w:color="FFFFFF"/>
              <w:right w:val="single" w:sz="4" w:space="0" w:color="FFFFFF"/>
            </w:tcBorders>
            <w:shd w:val="clear" w:color="auto" w:fill="1985FF"/>
            <w:tcMar>
              <w:top w:w="57" w:type="dxa"/>
              <w:left w:w="85" w:type="dxa"/>
              <w:right w:w="85" w:type="dxa"/>
            </w:tcMar>
          </w:tcPr>
          <w:p w14:paraId="7D171A4B" w14:textId="77777777" w:rsidR="00A03B63" w:rsidRPr="0023754F" w:rsidRDefault="00A03B63" w:rsidP="00E40844">
            <w:pPr>
              <w:pStyle w:val="TableHeader"/>
              <w:jc w:val="center"/>
            </w:pPr>
            <w:r w:rsidRPr="0023754F">
              <w:t>Mandatory</w:t>
            </w:r>
            <w:r w:rsidRPr="0023754F">
              <w:rPr>
                <w:spacing w:val="-15"/>
              </w:rPr>
              <w:t xml:space="preserve"> </w:t>
            </w:r>
            <w:r w:rsidRPr="0023754F">
              <w:t>/</w:t>
            </w:r>
            <w:r w:rsidRPr="0023754F">
              <w:rPr>
                <w:spacing w:val="-58"/>
              </w:rPr>
              <w:t xml:space="preserve"> </w:t>
            </w:r>
            <w:r w:rsidRPr="0023754F">
              <w:t>optional</w:t>
            </w:r>
          </w:p>
        </w:tc>
        <w:tc>
          <w:tcPr>
            <w:tcW w:w="1701" w:type="dxa"/>
            <w:tcBorders>
              <w:left w:val="single" w:sz="4" w:space="0" w:color="FFFFFF"/>
              <w:right w:val="single" w:sz="4" w:space="0" w:color="FFFFFF"/>
            </w:tcBorders>
            <w:shd w:val="clear" w:color="auto" w:fill="1985FF"/>
            <w:tcMar>
              <w:top w:w="57" w:type="dxa"/>
              <w:left w:w="85" w:type="dxa"/>
              <w:right w:w="85" w:type="dxa"/>
            </w:tcMar>
          </w:tcPr>
          <w:p w14:paraId="7A58B2E4" w14:textId="77777777" w:rsidR="00A03B63" w:rsidRPr="0023754F" w:rsidRDefault="00A03B63" w:rsidP="00E40844">
            <w:pPr>
              <w:pStyle w:val="TableHeader"/>
              <w:jc w:val="center"/>
            </w:pPr>
            <w:r w:rsidRPr="0023754F">
              <w:t>Functional</w:t>
            </w:r>
            <w:r w:rsidRPr="0023754F">
              <w:rPr>
                <w:spacing w:val="1"/>
              </w:rPr>
              <w:t xml:space="preserve"> </w:t>
            </w:r>
            <w:r w:rsidRPr="0023754F">
              <w:t>Requirements</w:t>
            </w:r>
          </w:p>
        </w:tc>
        <w:tc>
          <w:tcPr>
            <w:tcW w:w="3402" w:type="dxa"/>
            <w:tcBorders>
              <w:left w:val="single" w:sz="4" w:space="0" w:color="FFFFFF"/>
            </w:tcBorders>
            <w:shd w:val="clear" w:color="auto" w:fill="1985FF"/>
            <w:tcMar>
              <w:top w:w="57" w:type="dxa"/>
              <w:left w:w="85" w:type="dxa"/>
              <w:right w:w="85" w:type="dxa"/>
            </w:tcMar>
          </w:tcPr>
          <w:p w14:paraId="37D3DA93" w14:textId="77777777" w:rsidR="00A03B63" w:rsidRPr="0023754F" w:rsidRDefault="00A03B63" w:rsidP="00E40844">
            <w:pPr>
              <w:pStyle w:val="TableHeader"/>
              <w:jc w:val="center"/>
            </w:pPr>
            <w:r w:rsidRPr="0023754F">
              <w:t>Technical</w:t>
            </w:r>
            <w:r w:rsidRPr="0023754F">
              <w:rPr>
                <w:spacing w:val="-5"/>
              </w:rPr>
              <w:t xml:space="preserve"> </w:t>
            </w:r>
            <w:r w:rsidRPr="0023754F">
              <w:t>Impact</w:t>
            </w:r>
          </w:p>
        </w:tc>
      </w:tr>
      <w:tr w:rsidR="003C05B1" w:rsidRPr="0023754F" w14:paraId="2627245D" w14:textId="77777777" w:rsidTr="003C05B1">
        <w:trPr>
          <w:trHeight w:val="457"/>
        </w:trPr>
        <w:tc>
          <w:tcPr>
            <w:tcW w:w="2355" w:type="dxa"/>
            <w:shd w:val="clear" w:color="auto" w:fill="auto"/>
            <w:tcMar>
              <w:top w:w="28" w:type="dxa"/>
              <w:left w:w="85" w:type="dxa"/>
              <w:right w:w="85" w:type="dxa"/>
            </w:tcMar>
          </w:tcPr>
          <w:p w14:paraId="08C333F0" w14:textId="77777777" w:rsidR="00A03B63" w:rsidRPr="0023754F" w:rsidRDefault="00A03B63" w:rsidP="00E40844">
            <w:pPr>
              <w:pStyle w:val="Table"/>
              <w:jc w:val="center"/>
            </w:pPr>
            <w:r w:rsidRPr="0023754F">
              <w:t>IT service Management</w:t>
            </w:r>
            <w:r w:rsidRPr="0023754F">
              <w:rPr>
                <w:spacing w:val="-54"/>
              </w:rPr>
              <w:t xml:space="preserve"> </w:t>
            </w:r>
            <w:r w:rsidRPr="0023754F">
              <w:t>(standard)</w:t>
            </w:r>
          </w:p>
        </w:tc>
        <w:tc>
          <w:tcPr>
            <w:tcW w:w="1468" w:type="dxa"/>
            <w:shd w:val="clear" w:color="auto" w:fill="auto"/>
            <w:tcMar>
              <w:top w:w="28" w:type="dxa"/>
              <w:left w:w="85" w:type="dxa"/>
              <w:right w:w="85" w:type="dxa"/>
            </w:tcMar>
          </w:tcPr>
          <w:p w14:paraId="43AC3DA7" w14:textId="77777777" w:rsidR="00A03B63" w:rsidRPr="0023754F" w:rsidRDefault="00A03B63" w:rsidP="00E40844">
            <w:pPr>
              <w:pStyle w:val="Table"/>
              <w:jc w:val="center"/>
            </w:pPr>
            <w:r w:rsidRPr="0023754F">
              <w:t>Mandatory</w:t>
            </w:r>
          </w:p>
        </w:tc>
        <w:tc>
          <w:tcPr>
            <w:tcW w:w="1701" w:type="dxa"/>
            <w:shd w:val="clear" w:color="auto" w:fill="auto"/>
            <w:tcMar>
              <w:top w:w="28" w:type="dxa"/>
              <w:left w:w="85" w:type="dxa"/>
              <w:right w:w="85" w:type="dxa"/>
            </w:tcMar>
          </w:tcPr>
          <w:p w14:paraId="41C603BD" w14:textId="77777777" w:rsidR="00A03B63" w:rsidRPr="0023754F" w:rsidRDefault="00A03B63" w:rsidP="00E40844">
            <w:pPr>
              <w:pStyle w:val="Table"/>
              <w:jc w:val="center"/>
            </w:pPr>
          </w:p>
        </w:tc>
        <w:tc>
          <w:tcPr>
            <w:tcW w:w="3402" w:type="dxa"/>
            <w:shd w:val="clear" w:color="auto" w:fill="auto"/>
            <w:tcMar>
              <w:top w:w="28" w:type="dxa"/>
              <w:left w:w="85" w:type="dxa"/>
              <w:right w:w="85" w:type="dxa"/>
            </w:tcMar>
          </w:tcPr>
          <w:p w14:paraId="648A3BDB" w14:textId="77777777" w:rsidR="00A03B63" w:rsidRPr="0023754F" w:rsidRDefault="00A03B63" w:rsidP="00E40844">
            <w:pPr>
              <w:pStyle w:val="Table"/>
              <w:jc w:val="center"/>
            </w:pPr>
            <w:r w:rsidRPr="0023754F">
              <w:t>Requires connection to ATF</w:t>
            </w:r>
            <w:r w:rsidRPr="0023754F">
              <w:rPr>
                <w:spacing w:val="-55"/>
              </w:rPr>
              <w:t xml:space="preserve"> </w:t>
            </w:r>
            <w:r w:rsidRPr="0023754F">
              <w:t>service tooling</w:t>
            </w:r>
          </w:p>
        </w:tc>
      </w:tr>
      <w:tr w:rsidR="003C05B1" w:rsidRPr="0023754F" w14:paraId="1BDD50C1" w14:textId="77777777" w:rsidTr="003C05B1">
        <w:trPr>
          <w:trHeight w:val="650"/>
        </w:trPr>
        <w:tc>
          <w:tcPr>
            <w:tcW w:w="2355" w:type="dxa"/>
            <w:shd w:val="clear" w:color="auto" w:fill="auto"/>
            <w:tcMar>
              <w:top w:w="28" w:type="dxa"/>
              <w:left w:w="85" w:type="dxa"/>
              <w:right w:w="85" w:type="dxa"/>
            </w:tcMar>
          </w:tcPr>
          <w:p w14:paraId="46AADB87" w14:textId="77777777" w:rsidR="00A03B63" w:rsidRPr="0023754F" w:rsidRDefault="00A03B63" w:rsidP="00E40844">
            <w:pPr>
              <w:pStyle w:val="Table"/>
              <w:jc w:val="center"/>
            </w:pPr>
            <w:r w:rsidRPr="0023754F">
              <w:t>IT Service Operations</w:t>
            </w:r>
            <w:r w:rsidRPr="0023754F">
              <w:rPr>
                <w:spacing w:val="-54"/>
              </w:rPr>
              <w:t xml:space="preserve"> </w:t>
            </w:r>
            <w:r w:rsidRPr="0023754F">
              <w:t>(standard)</w:t>
            </w:r>
          </w:p>
        </w:tc>
        <w:tc>
          <w:tcPr>
            <w:tcW w:w="1468" w:type="dxa"/>
            <w:shd w:val="clear" w:color="auto" w:fill="auto"/>
            <w:tcMar>
              <w:top w:w="28" w:type="dxa"/>
              <w:left w:w="85" w:type="dxa"/>
              <w:right w:w="85" w:type="dxa"/>
            </w:tcMar>
          </w:tcPr>
          <w:p w14:paraId="23B4986C" w14:textId="77777777" w:rsidR="00A03B63" w:rsidRPr="0023754F" w:rsidRDefault="00A03B63" w:rsidP="00E40844">
            <w:pPr>
              <w:pStyle w:val="Table"/>
              <w:jc w:val="center"/>
            </w:pPr>
            <w:r w:rsidRPr="0023754F">
              <w:t>Mandatory</w:t>
            </w:r>
          </w:p>
        </w:tc>
        <w:tc>
          <w:tcPr>
            <w:tcW w:w="1701" w:type="dxa"/>
            <w:shd w:val="clear" w:color="auto" w:fill="auto"/>
            <w:tcMar>
              <w:top w:w="28" w:type="dxa"/>
              <w:left w:w="85" w:type="dxa"/>
              <w:right w:w="85" w:type="dxa"/>
            </w:tcMar>
          </w:tcPr>
          <w:p w14:paraId="62481A8F" w14:textId="77777777" w:rsidR="00A03B63" w:rsidRPr="0023754F" w:rsidRDefault="00A03B63" w:rsidP="00E40844">
            <w:pPr>
              <w:pStyle w:val="Table"/>
              <w:jc w:val="center"/>
            </w:pPr>
          </w:p>
        </w:tc>
        <w:tc>
          <w:tcPr>
            <w:tcW w:w="3402" w:type="dxa"/>
            <w:shd w:val="clear" w:color="auto" w:fill="auto"/>
            <w:tcMar>
              <w:top w:w="28" w:type="dxa"/>
              <w:left w:w="85" w:type="dxa"/>
              <w:right w:w="85" w:type="dxa"/>
            </w:tcMar>
          </w:tcPr>
          <w:p w14:paraId="032FCA0D" w14:textId="77777777" w:rsidR="00A03B63" w:rsidRPr="0023754F" w:rsidRDefault="00A03B63" w:rsidP="00E40844">
            <w:pPr>
              <w:pStyle w:val="Table"/>
              <w:jc w:val="center"/>
            </w:pPr>
            <w:r w:rsidRPr="0023754F">
              <w:t>Requires Hyper-</w:t>
            </w:r>
          </w:p>
          <w:p w14:paraId="5B670FFD" w14:textId="77777777" w:rsidR="00A03B63" w:rsidRPr="0023754F" w:rsidRDefault="00A03B63" w:rsidP="00E40844">
            <w:pPr>
              <w:pStyle w:val="Table"/>
              <w:jc w:val="center"/>
            </w:pPr>
            <w:r w:rsidRPr="0023754F">
              <w:t>V/SCVMM/WAC/RDP to the</w:t>
            </w:r>
            <w:r w:rsidRPr="0023754F">
              <w:rPr>
                <w:spacing w:val="-54"/>
              </w:rPr>
              <w:t xml:space="preserve"> </w:t>
            </w:r>
            <w:r w:rsidRPr="0023754F">
              <w:t>Hyper-V</w:t>
            </w:r>
            <w:r w:rsidRPr="0023754F">
              <w:rPr>
                <w:spacing w:val="-2"/>
              </w:rPr>
              <w:t xml:space="preserve"> </w:t>
            </w:r>
            <w:r w:rsidRPr="0023754F">
              <w:t>server</w:t>
            </w:r>
          </w:p>
        </w:tc>
      </w:tr>
      <w:tr w:rsidR="003C05B1" w:rsidRPr="0023754F" w14:paraId="295B9B93" w14:textId="77777777" w:rsidTr="003C05B1">
        <w:trPr>
          <w:trHeight w:val="1625"/>
        </w:trPr>
        <w:tc>
          <w:tcPr>
            <w:tcW w:w="2355" w:type="dxa"/>
            <w:shd w:val="clear" w:color="auto" w:fill="auto"/>
            <w:tcMar>
              <w:top w:w="28" w:type="dxa"/>
              <w:left w:w="85" w:type="dxa"/>
              <w:right w:w="85" w:type="dxa"/>
            </w:tcMar>
          </w:tcPr>
          <w:p w14:paraId="146FBF8D" w14:textId="77777777" w:rsidR="00A03B63" w:rsidRPr="0023754F" w:rsidRDefault="00A03B63" w:rsidP="00E40844">
            <w:pPr>
              <w:pStyle w:val="Table"/>
              <w:jc w:val="center"/>
            </w:pPr>
            <w:r w:rsidRPr="0023754F">
              <w:t>Security Management</w:t>
            </w:r>
            <w:r w:rsidRPr="0023754F">
              <w:rPr>
                <w:spacing w:val="-54"/>
              </w:rPr>
              <w:t xml:space="preserve"> </w:t>
            </w:r>
            <w:r w:rsidRPr="0023754F">
              <w:t>(Basic)</w:t>
            </w:r>
          </w:p>
        </w:tc>
        <w:tc>
          <w:tcPr>
            <w:tcW w:w="1468" w:type="dxa"/>
            <w:shd w:val="clear" w:color="auto" w:fill="auto"/>
            <w:tcMar>
              <w:top w:w="28" w:type="dxa"/>
              <w:left w:w="85" w:type="dxa"/>
              <w:right w:w="85" w:type="dxa"/>
            </w:tcMar>
          </w:tcPr>
          <w:p w14:paraId="1E1449FC" w14:textId="77777777" w:rsidR="00A03B63" w:rsidRPr="0023754F" w:rsidRDefault="00A03B63" w:rsidP="00E40844">
            <w:pPr>
              <w:pStyle w:val="Table"/>
              <w:jc w:val="center"/>
            </w:pPr>
            <w:r w:rsidRPr="0023754F">
              <w:t>Mandatory</w:t>
            </w:r>
          </w:p>
        </w:tc>
        <w:tc>
          <w:tcPr>
            <w:tcW w:w="1701" w:type="dxa"/>
            <w:shd w:val="clear" w:color="auto" w:fill="auto"/>
            <w:tcMar>
              <w:top w:w="28" w:type="dxa"/>
              <w:left w:w="85" w:type="dxa"/>
              <w:right w:w="85" w:type="dxa"/>
            </w:tcMar>
          </w:tcPr>
          <w:p w14:paraId="0B670026" w14:textId="77777777" w:rsidR="00A03B63" w:rsidRPr="0023754F" w:rsidRDefault="00A03B63" w:rsidP="00E40844">
            <w:pPr>
              <w:pStyle w:val="Table"/>
              <w:jc w:val="center"/>
            </w:pPr>
            <w:r w:rsidRPr="0023754F">
              <w:t>To keep service in a state</w:t>
            </w:r>
            <w:r w:rsidRPr="0023754F">
              <w:rPr>
                <w:spacing w:val="-54"/>
              </w:rPr>
              <w:t xml:space="preserve"> </w:t>
            </w:r>
            <w:r w:rsidRPr="0023754F">
              <w:t>where it does not cause</w:t>
            </w:r>
            <w:r w:rsidRPr="0023754F">
              <w:rPr>
                <w:spacing w:val="1"/>
              </w:rPr>
              <w:t xml:space="preserve"> </w:t>
            </w:r>
            <w:r w:rsidRPr="0023754F">
              <w:t>danger</w:t>
            </w:r>
            <w:r w:rsidRPr="0023754F">
              <w:rPr>
                <w:spacing w:val="1"/>
              </w:rPr>
              <w:t xml:space="preserve"> </w:t>
            </w:r>
            <w:r w:rsidRPr="0023754F">
              <w:t>to</w:t>
            </w:r>
            <w:r w:rsidRPr="0023754F">
              <w:rPr>
                <w:spacing w:val="-1"/>
              </w:rPr>
              <w:t xml:space="preserve"> </w:t>
            </w:r>
            <w:r w:rsidRPr="0023754F">
              <w:t>Atos</w:t>
            </w:r>
            <w:r w:rsidRPr="0023754F">
              <w:rPr>
                <w:spacing w:val="1"/>
              </w:rPr>
              <w:t xml:space="preserve"> </w:t>
            </w:r>
            <w:r w:rsidRPr="0023754F">
              <w:t>infrastructure</w:t>
            </w:r>
          </w:p>
        </w:tc>
        <w:tc>
          <w:tcPr>
            <w:tcW w:w="3402" w:type="dxa"/>
            <w:shd w:val="clear" w:color="auto" w:fill="auto"/>
            <w:tcMar>
              <w:top w:w="28" w:type="dxa"/>
              <w:left w:w="85" w:type="dxa"/>
              <w:right w:w="85" w:type="dxa"/>
            </w:tcMar>
          </w:tcPr>
          <w:p w14:paraId="097D5CBE" w14:textId="77777777" w:rsidR="00A03B63" w:rsidRPr="0023754F" w:rsidRDefault="00A03B63" w:rsidP="00E40844">
            <w:pPr>
              <w:pStyle w:val="Table"/>
              <w:jc w:val="center"/>
            </w:pPr>
            <w:r w:rsidRPr="0023754F">
              <w:t>Security Patching of Hyper-V</w:t>
            </w:r>
            <w:r w:rsidRPr="0023754F">
              <w:rPr>
                <w:spacing w:val="-54"/>
              </w:rPr>
              <w:t xml:space="preserve"> </w:t>
            </w:r>
            <w:r w:rsidRPr="0023754F">
              <w:t>servers to done under the</w:t>
            </w:r>
            <w:r w:rsidRPr="0023754F">
              <w:rPr>
                <w:spacing w:val="1"/>
              </w:rPr>
              <w:t xml:space="preserve"> </w:t>
            </w:r>
            <w:r w:rsidRPr="0023754F">
              <w:t>standard Windows Patching</w:t>
            </w:r>
            <w:r w:rsidRPr="0023754F">
              <w:rPr>
                <w:spacing w:val="1"/>
              </w:rPr>
              <w:t xml:space="preserve"> </w:t>
            </w:r>
            <w:r w:rsidRPr="0023754F">
              <w:t>schedule. It is recommended</w:t>
            </w:r>
            <w:r w:rsidRPr="0023754F">
              <w:rPr>
                <w:spacing w:val="-54"/>
              </w:rPr>
              <w:t xml:space="preserve"> </w:t>
            </w:r>
            <w:r w:rsidRPr="0023754F">
              <w:t>to agree upon suitable</w:t>
            </w:r>
            <w:r w:rsidRPr="0023754F">
              <w:rPr>
                <w:spacing w:val="1"/>
              </w:rPr>
              <w:t xml:space="preserve"> </w:t>
            </w:r>
            <w:r w:rsidRPr="0023754F">
              <w:t>maintenance windows to</w:t>
            </w:r>
            <w:r w:rsidRPr="0023754F">
              <w:rPr>
                <w:spacing w:val="1"/>
              </w:rPr>
              <w:t xml:space="preserve"> </w:t>
            </w:r>
            <w:r w:rsidRPr="0023754F">
              <w:t>perform these operations</w:t>
            </w:r>
            <w:r w:rsidRPr="0023754F">
              <w:rPr>
                <w:spacing w:val="1"/>
              </w:rPr>
              <w:t xml:space="preserve"> </w:t>
            </w:r>
            <w:r w:rsidRPr="0023754F">
              <w:t>following</w:t>
            </w:r>
            <w:r w:rsidRPr="0023754F">
              <w:rPr>
                <w:spacing w:val="-4"/>
              </w:rPr>
              <w:t xml:space="preserve"> </w:t>
            </w:r>
            <w:r w:rsidRPr="0023754F">
              <w:t>Standard</w:t>
            </w:r>
            <w:r w:rsidRPr="0023754F">
              <w:rPr>
                <w:spacing w:val="-3"/>
              </w:rPr>
              <w:t xml:space="preserve"> </w:t>
            </w:r>
            <w:r w:rsidRPr="0023754F">
              <w:t>Changes.</w:t>
            </w:r>
          </w:p>
        </w:tc>
      </w:tr>
      <w:tr w:rsidR="003C05B1" w:rsidRPr="0023754F" w14:paraId="2A86DAAC" w14:textId="77777777" w:rsidTr="003C05B1">
        <w:trPr>
          <w:trHeight w:val="261"/>
        </w:trPr>
        <w:tc>
          <w:tcPr>
            <w:tcW w:w="2355" w:type="dxa"/>
            <w:shd w:val="clear" w:color="auto" w:fill="auto"/>
            <w:tcMar>
              <w:top w:w="28" w:type="dxa"/>
              <w:left w:w="85" w:type="dxa"/>
              <w:right w:w="85" w:type="dxa"/>
            </w:tcMar>
          </w:tcPr>
          <w:p w14:paraId="3A6C12DF" w14:textId="77777777" w:rsidR="00A03B63" w:rsidRPr="0023754F" w:rsidRDefault="00A03B63" w:rsidP="00E40844">
            <w:pPr>
              <w:pStyle w:val="Table"/>
              <w:jc w:val="center"/>
            </w:pPr>
            <w:r w:rsidRPr="0023754F">
              <w:t>Storage</w:t>
            </w:r>
          </w:p>
        </w:tc>
        <w:tc>
          <w:tcPr>
            <w:tcW w:w="1468" w:type="dxa"/>
            <w:shd w:val="clear" w:color="auto" w:fill="auto"/>
            <w:tcMar>
              <w:top w:w="28" w:type="dxa"/>
              <w:left w:w="85" w:type="dxa"/>
              <w:right w:w="85" w:type="dxa"/>
            </w:tcMar>
          </w:tcPr>
          <w:p w14:paraId="5F1CBEE4" w14:textId="77777777" w:rsidR="00A03B63" w:rsidRPr="0023754F" w:rsidRDefault="00A03B63" w:rsidP="00E40844">
            <w:pPr>
              <w:pStyle w:val="Table"/>
              <w:jc w:val="center"/>
            </w:pPr>
            <w:r w:rsidRPr="0023754F">
              <w:t>Mandatory</w:t>
            </w:r>
          </w:p>
        </w:tc>
        <w:tc>
          <w:tcPr>
            <w:tcW w:w="1701" w:type="dxa"/>
            <w:shd w:val="clear" w:color="auto" w:fill="auto"/>
            <w:tcMar>
              <w:top w:w="28" w:type="dxa"/>
              <w:left w:w="85" w:type="dxa"/>
              <w:right w:w="85" w:type="dxa"/>
            </w:tcMar>
          </w:tcPr>
          <w:p w14:paraId="6CD40E69" w14:textId="77777777" w:rsidR="00A03B63" w:rsidRPr="0023754F" w:rsidRDefault="00A03B63" w:rsidP="00E40844">
            <w:pPr>
              <w:pStyle w:val="Table"/>
              <w:jc w:val="center"/>
            </w:pPr>
          </w:p>
        </w:tc>
        <w:tc>
          <w:tcPr>
            <w:tcW w:w="3402" w:type="dxa"/>
            <w:shd w:val="clear" w:color="auto" w:fill="auto"/>
            <w:tcMar>
              <w:top w:w="28" w:type="dxa"/>
              <w:left w:w="85" w:type="dxa"/>
              <w:right w:w="85" w:type="dxa"/>
            </w:tcMar>
          </w:tcPr>
          <w:p w14:paraId="1E39CD54" w14:textId="77777777" w:rsidR="00A03B63" w:rsidRPr="0023754F" w:rsidRDefault="00A03B63" w:rsidP="00E40844">
            <w:pPr>
              <w:pStyle w:val="Table"/>
              <w:jc w:val="center"/>
            </w:pPr>
          </w:p>
        </w:tc>
      </w:tr>
      <w:tr w:rsidR="003C05B1" w:rsidRPr="0023754F" w14:paraId="182F9897" w14:textId="77777777" w:rsidTr="003C05B1">
        <w:trPr>
          <w:trHeight w:val="263"/>
        </w:trPr>
        <w:tc>
          <w:tcPr>
            <w:tcW w:w="2355" w:type="dxa"/>
            <w:shd w:val="clear" w:color="auto" w:fill="auto"/>
            <w:tcMar>
              <w:top w:w="28" w:type="dxa"/>
              <w:left w:w="85" w:type="dxa"/>
              <w:right w:w="85" w:type="dxa"/>
            </w:tcMar>
          </w:tcPr>
          <w:p w14:paraId="127FB315" w14:textId="77777777" w:rsidR="00A03B63" w:rsidRPr="0023754F" w:rsidRDefault="00A03B63" w:rsidP="00E40844">
            <w:pPr>
              <w:pStyle w:val="Table"/>
              <w:jc w:val="center"/>
            </w:pPr>
            <w:r w:rsidRPr="0023754F">
              <w:t>Backup</w:t>
            </w:r>
            <w:r w:rsidRPr="0023754F">
              <w:rPr>
                <w:spacing w:val="-2"/>
              </w:rPr>
              <w:t xml:space="preserve"> </w:t>
            </w:r>
            <w:r w:rsidRPr="0023754F">
              <w:t>and</w:t>
            </w:r>
            <w:r w:rsidRPr="0023754F">
              <w:rPr>
                <w:spacing w:val="-2"/>
              </w:rPr>
              <w:t xml:space="preserve"> </w:t>
            </w:r>
            <w:proofErr w:type="gramStart"/>
            <w:r w:rsidRPr="0023754F">
              <w:t>Restore</w:t>
            </w:r>
            <w:proofErr w:type="gramEnd"/>
          </w:p>
        </w:tc>
        <w:tc>
          <w:tcPr>
            <w:tcW w:w="1468" w:type="dxa"/>
            <w:shd w:val="clear" w:color="auto" w:fill="auto"/>
            <w:tcMar>
              <w:top w:w="28" w:type="dxa"/>
              <w:left w:w="85" w:type="dxa"/>
              <w:right w:w="85" w:type="dxa"/>
            </w:tcMar>
          </w:tcPr>
          <w:p w14:paraId="4805E1C1" w14:textId="77777777" w:rsidR="00A03B63" w:rsidRPr="0023754F" w:rsidRDefault="00A03B63" w:rsidP="00E40844">
            <w:pPr>
              <w:pStyle w:val="Table"/>
              <w:jc w:val="center"/>
            </w:pPr>
            <w:r w:rsidRPr="0023754F">
              <w:t>Mandatory</w:t>
            </w:r>
          </w:p>
        </w:tc>
        <w:tc>
          <w:tcPr>
            <w:tcW w:w="1701" w:type="dxa"/>
            <w:shd w:val="clear" w:color="auto" w:fill="auto"/>
            <w:tcMar>
              <w:top w:w="28" w:type="dxa"/>
              <w:left w:w="85" w:type="dxa"/>
              <w:right w:w="85" w:type="dxa"/>
            </w:tcMar>
          </w:tcPr>
          <w:p w14:paraId="24B27AA3" w14:textId="77777777" w:rsidR="00A03B63" w:rsidRPr="0023754F" w:rsidRDefault="00A03B63" w:rsidP="00E40844">
            <w:pPr>
              <w:pStyle w:val="Table"/>
              <w:jc w:val="center"/>
            </w:pPr>
          </w:p>
        </w:tc>
        <w:tc>
          <w:tcPr>
            <w:tcW w:w="3402" w:type="dxa"/>
            <w:shd w:val="clear" w:color="auto" w:fill="auto"/>
            <w:tcMar>
              <w:top w:w="28" w:type="dxa"/>
              <w:left w:w="85" w:type="dxa"/>
              <w:right w:w="85" w:type="dxa"/>
            </w:tcMar>
          </w:tcPr>
          <w:p w14:paraId="6E178AAA" w14:textId="77777777" w:rsidR="00A03B63" w:rsidRPr="0023754F" w:rsidRDefault="00A03B63" w:rsidP="00E40844">
            <w:pPr>
              <w:pStyle w:val="Table"/>
              <w:jc w:val="center"/>
            </w:pPr>
          </w:p>
        </w:tc>
      </w:tr>
      <w:tr w:rsidR="003C05B1" w:rsidRPr="0023754F" w14:paraId="5F00BF7A" w14:textId="77777777" w:rsidTr="003C05B1">
        <w:trPr>
          <w:trHeight w:val="455"/>
        </w:trPr>
        <w:tc>
          <w:tcPr>
            <w:tcW w:w="2355" w:type="dxa"/>
            <w:shd w:val="clear" w:color="auto" w:fill="auto"/>
            <w:tcMar>
              <w:top w:w="28" w:type="dxa"/>
              <w:left w:w="85" w:type="dxa"/>
              <w:right w:w="85" w:type="dxa"/>
            </w:tcMar>
          </w:tcPr>
          <w:p w14:paraId="74FDA401" w14:textId="77777777" w:rsidR="00A03B63" w:rsidRPr="0023754F" w:rsidRDefault="00A03B63" w:rsidP="00E40844">
            <w:pPr>
              <w:pStyle w:val="Table"/>
              <w:jc w:val="center"/>
            </w:pPr>
            <w:r w:rsidRPr="0023754F">
              <w:t>Standard</w:t>
            </w:r>
            <w:r w:rsidRPr="0023754F">
              <w:rPr>
                <w:spacing w:val="-3"/>
              </w:rPr>
              <w:t xml:space="preserve"> </w:t>
            </w:r>
            <w:r w:rsidRPr="0023754F">
              <w:t>Service</w:t>
            </w:r>
            <w:r w:rsidRPr="0023754F">
              <w:rPr>
                <w:spacing w:val="-2"/>
              </w:rPr>
              <w:t xml:space="preserve"> </w:t>
            </w:r>
            <w:r w:rsidRPr="0023754F">
              <w:t>Requests</w:t>
            </w:r>
          </w:p>
        </w:tc>
        <w:tc>
          <w:tcPr>
            <w:tcW w:w="1468" w:type="dxa"/>
            <w:shd w:val="clear" w:color="auto" w:fill="auto"/>
            <w:tcMar>
              <w:top w:w="28" w:type="dxa"/>
              <w:left w:w="85" w:type="dxa"/>
              <w:right w:w="85" w:type="dxa"/>
            </w:tcMar>
          </w:tcPr>
          <w:p w14:paraId="4189C1AF" w14:textId="77777777" w:rsidR="00A03B63" w:rsidRPr="0023754F" w:rsidRDefault="00A03B63" w:rsidP="00E40844">
            <w:pPr>
              <w:pStyle w:val="Table"/>
              <w:jc w:val="center"/>
            </w:pPr>
            <w:r w:rsidRPr="0023754F">
              <w:t>Mandatory</w:t>
            </w:r>
          </w:p>
        </w:tc>
        <w:tc>
          <w:tcPr>
            <w:tcW w:w="1701" w:type="dxa"/>
            <w:shd w:val="clear" w:color="auto" w:fill="auto"/>
            <w:tcMar>
              <w:top w:w="28" w:type="dxa"/>
              <w:left w:w="85" w:type="dxa"/>
              <w:right w:w="85" w:type="dxa"/>
            </w:tcMar>
          </w:tcPr>
          <w:p w14:paraId="5CD83236" w14:textId="77777777" w:rsidR="00A03B63" w:rsidRPr="0023754F" w:rsidRDefault="00A03B63" w:rsidP="00E40844">
            <w:pPr>
              <w:pStyle w:val="Table"/>
              <w:jc w:val="center"/>
            </w:pPr>
          </w:p>
        </w:tc>
        <w:tc>
          <w:tcPr>
            <w:tcW w:w="3402" w:type="dxa"/>
            <w:shd w:val="clear" w:color="auto" w:fill="auto"/>
            <w:tcMar>
              <w:top w:w="28" w:type="dxa"/>
              <w:left w:w="85" w:type="dxa"/>
              <w:right w:w="85" w:type="dxa"/>
            </w:tcMar>
          </w:tcPr>
          <w:p w14:paraId="6D0B2113" w14:textId="77777777" w:rsidR="00A03B63" w:rsidRPr="0023754F" w:rsidRDefault="00A03B63" w:rsidP="00E40844">
            <w:pPr>
              <w:pStyle w:val="Table"/>
              <w:jc w:val="center"/>
            </w:pPr>
            <w:r w:rsidRPr="0023754F">
              <w:t>Requires connection to ATF</w:t>
            </w:r>
            <w:r w:rsidRPr="0023754F">
              <w:rPr>
                <w:spacing w:val="-55"/>
              </w:rPr>
              <w:t xml:space="preserve"> </w:t>
            </w:r>
            <w:r w:rsidRPr="0023754F">
              <w:t>service tooling</w:t>
            </w:r>
          </w:p>
        </w:tc>
      </w:tr>
      <w:tr w:rsidR="003C05B1" w:rsidRPr="0023754F" w14:paraId="6DB5E99F" w14:textId="77777777" w:rsidTr="003C05B1">
        <w:trPr>
          <w:trHeight w:val="263"/>
        </w:trPr>
        <w:tc>
          <w:tcPr>
            <w:tcW w:w="2355" w:type="dxa"/>
            <w:shd w:val="clear" w:color="auto" w:fill="auto"/>
            <w:tcMar>
              <w:top w:w="28" w:type="dxa"/>
              <w:left w:w="85" w:type="dxa"/>
              <w:right w:w="85" w:type="dxa"/>
            </w:tcMar>
          </w:tcPr>
          <w:p w14:paraId="3ABE829D" w14:textId="77777777" w:rsidR="00A03B63" w:rsidRPr="0023754F" w:rsidRDefault="00A03B63" w:rsidP="00E40844">
            <w:pPr>
              <w:pStyle w:val="Table"/>
              <w:jc w:val="center"/>
            </w:pPr>
            <w:r w:rsidRPr="0023754F">
              <w:t>Data</w:t>
            </w:r>
            <w:r w:rsidRPr="0023754F">
              <w:rPr>
                <w:spacing w:val="-2"/>
              </w:rPr>
              <w:t xml:space="preserve"> </w:t>
            </w:r>
            <w:r w:rsidRPr="0023754F">
              <w:t>Center Hosting</w:t>
            </w:r>
          </w:p>
        </w:tc>
        <w:tc>
          <w:tcPr>
            <w:tcW w:w="1468" w:type="dxa"/>
            <w:shd w:val="clear" w:color="auto" w:fill="auto"/>
            <w:tcMar>
              <w:top w:w="28" w:type="dxa"/>
              <w:left w:w="85" w:type="dxa"/>
              <w:right w:w="85" w:type="dxa"/>
            </w:tcMar>
          </w:tcPr>
          <w:p w14:paraId="39A58BF7" w14:textId="77777777" w:rsidR="00A03B63" w:rsidRPr="0023754F" w:rsidRDefault="00A03B63" w:rsidP="00E40844">
            <w:pPr>
              <w:pStyle w:val="Table"/>
              <w:jc w:val="center"/>
            </w:pPr>
            <w:r w:rsidRPr="0023754F">
              <w:t>Mandatory</w:t>
            </w:r>
          </w:p>
        </w:tc>
        <w:tc>
          <w:tcPr>
            <w:tcW w:w="1701" w:type="dxa"/>
            <w:shd w:val="clear" w:color="auto" w:fill="auto"/>
            <w:tcMar>
              <w:top w:w="28" w:type="dxa"/>
              <w:left w:w="85" w:type="dxa"/>
              <w:right w:w="85" w:type="dxa"/>
            </w:tcMar>
          </w:tcPr>
          <w:p w14:paraId="1EF74EC9" w14:textId="77777777" w:rsidR="00A03B63" w:rsidRPr="0023754F" w:rsidRDefault="00A03B63" w:rsidP="00E40844">
            <w:pPr>
              <w:pStyle w:val="Table"/>
              <w:jc w:val="center"/>
            </w:pPr>
          </w:p>
        </w:tc>
        <w:tc>
          <w:tcPr>
            <w:tcW w:w="3402" w:type="dxa"/>
            <w:shd w:val="clear" w:color="auto" w:fill="auto"/>
            <w:tcMar>
              <w:top w:w="28" w:type="dxa"/>
              <w:left w:w="85" w:type="dxa"/>
              <w:right w:w="85" w:type="dxa"/>
            </w:tcMar>
          </w:tcPr>
          <w:p w14:paraId="10963683" w14:textId="77777777" w:rsidR="00A03B63" w:rsidRPr="0023754F" w:rsidRDefault="00A03B63" w:rsidP="00E40844">
            <w:pPr>
              <w:pStyle w:val="Table"/>
              <w:jc w:val="center"/>
            </w:pPr>
          </w:p>
        </w:tc>
      </w:tr>
    </w:tbl>
    <w:p w14:paraId="76D07524" w14:textId="77777777" w:rsidR="00A03B63" w:rsidRDefault="00A03B63" w:rsidP="00A03B63"/>
    <w:tbl>
      <w:tblPr>
        <w:tblpPr w:leftFromText="180" w:rightFromText="180" w:vertAnchor="text" w:horzAnchor="margin" w:tblpY="255"/>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5"/>
        <w:gridCol w:w="1841"/>
        <w:gridCol w:w="2413"/>
        <w:gridCol w:w="2317"/>
      </w:tblGrid>
      <w:tr w:rsidR="00C30720" w:rsidRPr="0023754F" w14:paraId="7B0051A5" w14:textId="77777777" w:rsidTr="00C30720">
        <w:trPr>
          <w:trHeight w:val="537"/>
          <w:tblHeader/>
        </w:trPr>
        <w:tc>
          <w:tcPr>
            <w:tcW w:w="2355" w:type="dxa"/>
            <w:tcBorders>
              <w:right w:val="single" w:sz="4" w:space="0" w:color="FFFFFF"/>
            </w:tcBorders>
            <w:shd w:val="clear" w:color="auto" w:fill="1985FF"/>
            <w:tcMar>
              <w:top w:w="57" w:type="dxa"/>
              <w:left w:w="85" w:type="dxa"/>
              <w:right w:w="85" w:type="dxa"/>
            </w:tcMar>
          </w:tcPr>
          <w:p w14:paraId="362AD400" w14:textId="77777777" w:rsidR="00A03B63" w:rsidRPr="0023754F" w:rsidRDefault="00A03B63" w:rsidP="00C30720">
            <w:pPr>
              <w:pStyle w:val="TableHeader"/>
            </w:pPr>
            <w:r w:rsidRPr="0023754F">
              <w:t>Module</w:t>
            </w:r>
          </w:p>
        </w:tc>
        <w:tc>
          <w:tcPr>
            <w:tcW w:w="1841" w:type="dxa"/>
            <w:tcBorders>
              <w:left w:val="single" w:sz="4" w:space="0" w:color="FFFFFF"/>
              <w:right w:val="single" w:sz="4" w:space="0" w:color="FFFFFF"/>
            </w:tcBorders>
            <w:shd w:val="clear" w:color="auto" w:fill="1985FF"/>
            <w:tcMar>
              <w:top w:w="57" w:type="dxa"/>
              <w:left w:w="85" w:type="dxa"/>
              <w:right w:w="85" w:type="dxa"/>
            </w:tcMar>
          </w:tcPr>
          <w:p w14:paraId="2413C976" w14:textId="77777777" w:rsidR="00A03B63" w:rsidRPr="0023754F" w:rsidRDefault="00A03B63" w:rsidP="00C30720">
            <w:pPr>
              <w:pStyle w:val="TableHeader"/>
            </w:pPr>
            <w:r w:rsidRPr="0023754F">
              <w:t>Mandatory</w:t>
            </w:r>
            <w:r w:rsidRPr="0023754F">
              <w:rPr>
                <w:spacing w:val="-15"/>
              </w:rPr>
              <w:t xml:space="preserve"> </w:t>
            </w:r>
            <w:r w:rsidRPr="0023754F">
              <w:t>/</w:t>
            </w:r>
            <w:r w:rsidRPr="0023754F">
              <w:rPr>
                <w:spacing w:val="-58"/>
              </w:rPr>
              <w:t xml:space="preserve"> </w:t>
            </w:r>
            <w:r w:rsidRPr="0023754F">
              <w:t>optional</w:t>
            </w:r>
          </w:p>
        </w:tc>
        <w:tc>
          <w:tcPr>
            <w:tcW w:w="2413" w:type="dxa"/>
            <w:tcBorders>
              <w:left w:val="single" w:sz="4" w:space="0" w:color="FFFFFF"/>
              <w:right w:val="single" w:sz="4" w:space="0" w:color="FFFFFF"/>
            </w:tcBorders>
            <w:shd w:val="clear" w:color="auto" w:fill="1985FF"/>
            <w:tcMar>
              <w:top w:w="57" w:type="dxa"/>
              <w:left w:w="85" w:type="dxa"/>
              <w:right w:w="85" w:type="dxa"/>
            </w:tcMar>
          </w:tcPr>
          <w:p w14:paraId="262475F5" w14:textId="77777777" w:rsidR="00A03B63" w:rsidRPr="0023754F" w:rsidRDefault="00A03B63" w:rsidP="00C30720">
            <w:pPr>
              <w:pStyle w:val="TableHeader"/>
            </w:pPr>
            <w:r w:rsidRPr="0023754F">
              <w:t>Functional</w:t>
            </w:r>
            <w:r w:rsidRPr="0023754F">
              <w:rPr>
                <w:spacing w:val="1"/>
              </w:rPr>
              <w:t xml:space="preserve"> </w:t>
            </w:r>
            <w:r w:rsidRPr="0023754F">
              <w:t>Requirements</w:t>
            </w:r>
          </w:p>
        </w:tc>
        <w:tc>
          <w:tcPr>
            <w:tcW w:w="2317" w:type="dxa"/>
            <w:tcBorders>
              <w:left w:val="single" w:sz="4" w:space="0" w:color="FFFFFF"/>
            </w:tcBorders>
            <w:shd w:val="clear" w:color="auto" w:fill="1985FF"/>
            <w:tcMar>
              <w:top w:w="57" w:type="dxa"/>
              <w:left w:w="85" w:type="dxa"/>
              <w:right w:w="85" w:type="dxa"/>
            </w:tcMar>
          </w:tcPr>
          <w:p w14:paraId="5FCDF36C" w14:textId="77777777" w:rsidR="00A03B63" w:rsidRPr="0023754F" w:rsidRDefault="00A03B63" w:rsidP="00C30720">
            <w:pPr>
              <w:pStyle w:val="TableHeader"/>
            </w:pPr>
            <w:r w:rsidRPr="0023754F">
              <w:t>Technical</w:t>
            </w:r>
            <w:r w:rsidRPr="0023754F">
              <w:rPr>
                <w:spacing w:val="-5"/>
              </w:rPr>
              <w:t xml:space="preserve"> </w:t>
            </w:r>
            <w:r w:rsidRPr="0023754F">
              <w:t>Impact</w:t>
            </w:r>
          </w:p>
        </w:tc>
      </w:tr>
      <w:tr w:rsidR="00C30720" w:rsidRPr="0023754F" w14:paraId="2B0DD7D6" w14:textId="77777777" w:rsidTr="00C30720">
        <w:trPr>
          <w:trHeight w:val="652"/>
        </w:trPr>
        <w:tc>
          <w:tcPr>
            <w:tcW w:w="2355" w:type="dxa"/>
            <w:shd w:val="clear" w:color="auto" w:fill="auto"/>
            <w:tcMar>
              <w:top w:w="28" w:type="dxa"/>
              <w:left w:w="85" w:type="dxa"/>
              <w:right w:w="85" w:type="dxa"/>
            </w:tcMar>
          </w:tcPr>
          <w:p w14:paraId="564917DB" w14:textId="77777777" w:rsidR="00A03B63" w:rsidRPr="0023754F" w:rsidRDefault="00A03B63" w:rsidP="00C30720">
            <w:pPr>
              <w:pStyle w:val="Table"/>
            </w:pPr>
            <w:r w:rsidRPr="0023754F">
              <w:t>Standard</w:t>
            </w:r>
            <w:r w:rsidRPr="0023754F">
              <w:rPr>
                <w:spacing w:val="-4"/>
              </w:rPr>
              <w:t xml:space="preserve"> </w:t>
            </w:r>
            <w:r w:rsidRPr="0023754F">
              <w:t>connectivity</w:t>
            </w:r>
          </w:p>
        </w:tc>
        <w:tc>
          <w:tcPr>
            <w:tcW w:w="1841" w:type="dxa"/>
            <w:shd w:val="clear" w:color="auto" w:fill="auto"/>
            <w:tcMar>
              <w:top w:w="28" w:type="dxa"/>
              <w:left w:w="85" w:type="dxa"/>
              <w:right w:w="85" w:type="dxa"/>
            </w:tcMar>
          </w:tcPr>
          <w:p w14:paraId="4D252292" w14:textId="77777777" w:rsidR="00A03B63" w:rsidRPr="0023754F" w:rsidRDefault="00A03B63" w:rsidP="00C30720">
            <w:pPr>
              <w:pStyle w:val="Table"/>
            </w:pPr>
            <w:r w:rsidRPr="0023754F">
              <w:t>Mandatory</w:t>
            </w:r>
          </w:p>
        </w:tc>
        <w:tc>
          <w:tcPr>
            <w:tcW w:w="2413" w:type="dxa"/>
            <w:shd w:val="clear" w:color="auto" w:fill="auto"/>
            <w:tcMar>
              <w:top w:w="28" w:type="dxa"/>
              <w:left w:w="85" w:type="dxa"/>
              <w:right w:w="85" w:type="dxa"/>
            </w:tcMar>
          </w:tcPr>
          <w:p w14:paraId="24AC181A" w14:textId="77777777" w:rsidR="00A03B63" w:rsidRPr="0023754F" w:rsidRDefault="00A03B63" w:rsidP="00C30720">
            <w:pPr>
              <w:pStyle w:val="Table"/>
            </w:pPr>
            <w:r w:rsidRPr="0023754F">
              <w:t>Adhere to standard</w:t>
            </w:r>
            <w:r w:rsidRPr="0023754F">
              <w:rPr>
                <w:spacing w:val="1"/>
              </w:rPr>
              <w:t xml:space="preserve"> </w:t>
            </w:r>
            <w:r w:rsidRPr="0023754F">
              <w:t>Datacenter policies with</w:t>
            </w:r>
            <w:r w:rsidRPr="0023754F">
              <w:rPr>
                <w:spacing w:val="-54"/>
              </w:rPr>
              <w:t xml:space="preserve"> </w:t>
            </w:r>
            <w:r w:rsidRPr="0023754F">
              <w:t>regard</w:t>
            </w:r>
            <w:r w:rsidRPr="0023754F">
              <w:rPr>
                <w:spacing w:val="-2"/>
              </w:rPr>
              <w:t xml:space="preserve"> </w:t>
            </w:r>
            <w:r w:rsidRPr="0023754F">
              <w:t>to</w:t>
            </w:r>
            <w:r w:rsidRPr="0023754F">
              <w:rPr>
                <w:spacing w:val="-2"/>
              </w:rPr>
              <w:t xml:space="preserve"> </w:t>
            </w:r>
            <w:r w:rsidRPr="0023754F">
              <w:t>Redundancy</w:t>
            </w:r>
          </w:p>
        </w:tc>
        <w:tc>
          <w:tcPr>
            <w:tcW w:w="2317" w:type="dxa"/>
            <w:shd w:val="clear" w:color="auto" w:fill="auto"/>
            <w:tcMar>
              <w:top w:w="28" w:type="dxa"/>
              <w:left w:w="85" w:type="dxa"/>
              <w:right w:w="85" w:type="dxa"/>
            </w:tcMar>
          </w:tcPr>
          <w:p w14:paraId="792567D9" w14:textId="77777777" w:rsidR="00A03B63" w:rsidRPr="0023754F" w:rsidRDefault="00A03B63" w:rsidP="00C30720">
            <w:pPr>
              <w:pStyle w:val="Table"/>
            </w:pPr>
            <w:r w:rsidRPr="0023754F">
              <w:t>Storage and network</w:t>
            </w:r>
            <w:r w:rsidRPr="0023754F">
              <w:rPr>
                <w:spacing w:val="-54"/>
              </w:rPr>
              <w:t xml:space="preserve"> </w:t>
            </w:r>
            <w:r w:rsidRPr="0023754F">
              <w:t>connections must be</w:t>
            </w:r>
            <w:r w:rsidRPr="0023754F">
              <w:rPr>
                <w:spacing w:val="-54"/>
              </w:rPr>
              <w:t xml:space="preserve"> </w:t>
            </w:r>
            <w:r w:rsidRPr="0023754F">
              <w:t>redundant</w:t>
            </w:r>
          </w:p>
        </w:tc>
      </w:tr>
      <w:tr w:rsidR="00C30720" w:rsidRPr="0023754F" w14:paraId="0BA15E8F" w14:textId="77777777" w:rsidTr="00C30720">
        <w:trPr>
          <w:trHeight w:val="455"/>
        </w:trPr>
        <w:tc>
          <w:tcPr>
            <w:tcW w:w="2355" w:type="dxa"/>
            <w:shd w:val="clear" w:color="auto" w:fill="auto"/>
            <w:tcMar>
              <w:top w:w="28" w:type="dxa"/>
              <w:left w:w="85" w:type="dxa"/>
              <w:right w:w="85" w:type="dxa"/>
            </w:tcMar>
          </w:tcPr>
          <w:p w14:paraId="4D1DE4B7" w14:textId="77777777" w:rsidR="00A03B63" w:rsidRPr="0023754F" w:rsidRDefault="00A03B63" w:rsidP="00C30720">
            <w:pPr>
              <w:pStyle w:val="Table"/>
            </w:pPr>
            <w:r w:rsidRPr="0023754F">
              <w:t>Security Management</w:t>
            </w:r>
            <w:r w:rsidRPr="0023754F">
              <w:rPr>
                <w:spacing w:val="-54"/>
              </w:rPr>
              <w:t xml:space="preserve"> </w:t>
            </w:r>
            <w:r w:rsidRPr="0023754F">
              <w:t>(Baseline control)</w:t>
            </w:r>
          </w:p>
        </w:tc>
        <w:tc>
          <w:tcPr>
            <w:tcW w:w="1841" w:type="dxa"/>
            <w:shd w:val="clear" w:color="auto" w:fill="auto"/>
            <w:tcMar>
              <w:top w:w="28" w:type="dxa"/>
              <w:left w:w="85" w:type="dxa"/>
              <w:right w:w="85" w:type="dxa"/>
            </w:tcMar>
          </w:tcPr>
          <w:p w14:paraId="0EDC0E42" w14:textId="77777777" w:rsidR="00A03B63" w:rsidRPr="0023754F" w:rsidRDefault="00A03B63" w:rsidP="00C30720">
            <w:pPr>
              <w:pStyle w:val="Table"/>
            </w:pPr>
            <w:r w:rsidRPr="0023754F">
              <w:t>Mandatory</w:t>
            </w:r>
          </w:p>
        </w:tc>
        <w:tc>
          <w:tcPr>
            <w:tcW w:w="2413" w:type="dxa"/>
            <w:shd w:val="clear" w:color="auto" w:fill="auto"/>
            <w:tcMar>
              <w:top w:w="28" w:type="dxa"/>
              <w:left w:w="85" w:type="dxa"/>
              <w:right w:w="85" w:type="dxa"/>
            </w:tcMar>
          </w:tcPr>
          <w:p w14:paraId="2B1BC249" w14:textId="77777777" w:rsidR="00A03B63" w:rsidRPr="0023754F" w:rsidRDefault="00A03B63" w:rsidP="00C30720">
            <w:pPr>
              <w:pStyle w:val="Table"/>
            </w:pPr>
            <w:r w:rsidRPr="0023754F">
              <w:t>To keep service in line with</w:t>
            </w:r>
            <w:r w:rsidRPr="0023754F">
              <w:rPr>
                <w:spacing w:val="-54"/>
              </w:rPr>
              <w:t xml:space="preserve"> </w:t>
            </w:r>
            <w:r w:rsidRPr="0023754F">
              <w:t>security</w:t>
            </w:r>
            <w:r w:rsidRPr="0023754F">
              <w:rPr>
                <w:spacing w:val="-2"/>
              </w:rPr>
              <w:t xml:space="preserve"> </w:t>
            </w:r>
            <w:r w:rsidRPr="0023754F">
              <w:t>policies</w:t>
            </w:r>
          </w:p>
        </w:tc>
        <w:tc>
          <w:tcPr>
            <w:tcW w:w="2317" w:type="dxa"/>
            <w:shd w:val="clear" w:color="auto" w:fill="auto"/>
            <w:tcMar>
              <w:top w:w="28" w:type="dxa"/>
              <w:left w:w="85" w:type="dxa"/>
              <w:right w:w="85" w:type="dxa"/>
            </w:tcMar>
          </w:tcPr>
          <w:p w14:paraId="62F928DC" w14:textId="77777777" w:rsidR="00A03B63" w:rsidRPr="0023754F" w:rsidRDefault="00A03B63" w:rsidP="00C30720">
            <w:pPr>
              <w:pStyle w:val="Table"/>
            </w:pPr>
          </w:p>
        </w:tc>
      </w:tr>
      <w:tr w:rsidR="00C30720" w:rsidRPr="0023754F" w14:paraId="3EC1FC8B" w14:textId="77777777" w:rsidTr="00C30720">
        <w:trPr>
          <w:trHeight w:val="652"/>
        </w:trPr>
        <w:tc>
          <w:tcPr>
            <w:tcW w:w="2355" w:type="dxa"/>
            <w:shd w:val="clear" w:color="auto" w:fill="auto"/>
            <w:tcMar>
              <w:top w:w="28" w:type="dxa"/>
              <w:left w:w="85" w:type="dxa"/>
              <w:right w:w="85" w:type="dxa"/>
            </w:tcMar>
          </w:tcPr>
          <w:p w14:paraId="48B5573C" w14:textId="77777777" w:rsidR="00A03B63" w:rsidRPr="0023754F" w:rsidRDefault="00A03B63" w:rsidP="00C30720">
            <w:pPr>
              <w:pStyle w:val="Table"/>
            </w:pPr>
            <w:r w:rsidRPr="0023754F">
              <w:t>High</w:t>
            </w:r>
            <w:r w:rsidRPr="0023754F">
              <w:rPr>
                <w:spacing w:val="-2"/>
              </w:rPr>
              <w:t xml:space="preserve"> </w:t>
            </w:r>
            <w:r w:rsidRPr="0023754F">
              <w:t>Availability</w:t>
            </w:r>
          </w:p>
        </w:tc>
        <w:tc>
          <w:tcPr>
            <w:tcW w:w="1841" w:type="dxa"/>
            <w:shd w:val="clear" w:color="auto" w:fill="auto"/>
            <w:tcMar>
              <w:top w:w="28" w:type="dxa"/>
              <w:left w:w="85" w:type="dxa"/>
              <w:right w:w="85" w:type="dxa"/>
            </w:tcMar>
          </w:tcPr>
          <w:p w14:paraId="6FE076FB" w14:textId="77777777" w:rsidR="00A03B63" w:rsidRPr="0023754F" w:rsidRDefault="00A03B63" w:rsidP="00C30720">
            <w:pPr>
              <w:pStyle w:val="Table"/>
            </w:pPr>
            <w:r w:rsidRPr="0023754F">
              <w:t>Optional (mandatory</w:t>
            </w:r>
            <w:r w:rsidRPr="0023754F">
              <w:rPr>
                <w:spacing w:val="-54"/>
              </w:rPr>
              <w:t xml:space="preserve"> </w:t>
            </w:r>
            <w:r w:rsidRPr="0023754F">
              <w:t>for</w:t>
            </w:r>
            <w:r w:rsidRPr="0023754F">
              <w:rPr>
                <w:spacing w:val="1"/>
              </w:rPr>
              <w:t xml:space="preserve"> </w:t>
            </w:r>
            <w:r w:rsidRPr="0023754F">
              <w:t>higher</w:t>
            </w:r>
            <w:r w:rsidRPr="0023754F">
              <w:rPr>
                <w:spacing w:val="1"/>
              </w:rPr>
              <w:t xml:space="preserve"> </w:t>
            </w:r>
            <w:r w:rsidRPr="0023754F">
              <w:t>availability)</w:t>
            </w:r>
          </w:p>
        </w:tc>
        <w:tc>
          <w:tcPr>
            <w:tcW w:w="2413" w:type="dxa"/>
            <w:shd w:val="clear" w:color="auto" w:fill="auto"/>
            <w:tcMar>
              <w:top w:w="28" w:type="dxa"/>
              <w:left w:w="85" w:type="dxa"/>
              <w:right w:w="85" w:type="dxa"/>
            </w:tcMar>
          </w:tcPr>
          <w:p w14:paraId="11416164" w14:textId="77777777" w:rsidR="00A03B63" w:rsidRPr="0023754F" w:rsidRDefault="00A03B63" w:rsidP="00C30720">
            <w:pPr>
              <w:pStyle w:val="Table"/>
            </w:pPr>
            <w:r w:rsidRPr="0023754F">
              <w:t>Automatic application</w:t>
            </w:r>
            <w:r w:rsidRPr="0023754F">
              <w:rPr>
                <w:spacing w:val="-54"/>
              </w:rPr>
              <w:t xml:space="preserve"> </w:t>
            </w:r>
            <w:r w:rsidRPr="0023754F">
              <w:t>failover</w:t>
            </w:r>
          </w:p>
        </w:tc>
        <w:tc>
          <w:tcPr>
            <w:tcW w:w="2317" w:type="dxa"/>
            <w:shd w:val="clear" w:color="auto" w:fill="auto"/>
            <w:tcMar>
              <w:top w:w="28" w:type="dxa"/>
              <w:left w:w="85" w:type="dxa"/>
              <w:right w:w="85" w:type="dxa"/>
            </w:tcMar>
          </w:tcPr>
          <w:p w14:paraId="1441E384" w14:textId="5B0C02CA" w:rsidR="00A03B63" w:rsidRPr="0023754F" w:rsidRDefault="00A03B63" w:rsidP="00C30720">
            <w:pPr>
              <w:pStyle w:val="Table"/>
            </w:pPr>
            <w:del w:id="1466" w:author="Omkar Kulthe" w:date="2025-03-12T11:04:00Z">
              <w:r w:rsidRPr="0023754F" w:rsidDel="007D0EE0">
                <w:delText>G</w:delText>
              </w:r>
            </w:del>
            <w:ins w:id="1467" w:author="Omkar Kulthe" w:date="2025-03-12T11:05:00Z">
              <w:r w:rsidR="007D0EE0">
                <w:t>H</w:t>
              </w:r>
            </w:ins>
            <w:r w:rsidRPr="0023754F">
              <w:t>yper-</w:t>
            </w:r>
            <w:proofErr w:type="spellStart"/>
            <w:r w:rsidRPr="0023754F">
              <w:t>VClustering</w:t>
            </w:r>
            <w:proofErr w:type="spellEnd"/>
            <w:r w:rsidRPr="0023754F">
              <w:t xml:space="preserve"> </w:t>
            </w:r>
            <w:proofErr w:type="spellStart"/>
            <w:r w:rsidRPr="0023754F">
              <w:t>dependant</w:t>
            </w:r>
            <w:proofErr w:type="spellEnd"/>
            <w:ins w:id="1468" w:author="Omkar Kulthe" w:date="2025-03-12T11:05:00Z">
              <w:r w:rsidR="007D0EE0">
                <w:t xml:space="preserve"> </w:t>
              </w:r>
            </w:ins>
            <w:r w:rsidRPr="0023754F">
              <w:rPr>
                <w:spacing w:val="-54"/>
              </w:rPr>
              <w:t xml:space="preserve"> </w:t>
            </w:r>
            <w:r w:rsidRPr="0023754F">
              <w:t>on</w:t>
            </w:r>
            <w:r w:rsidRPr="0023754F">
              <w:rPr>
                <w:spacing w:val="-2"/>
              </w:rPr>
              <w:t xml:space="preserve"> </w:t>
            </w:r>
            <w:r w:rsidRPr="0023754F">
              <w:t>availability</w:t>
            </w:r>
            <w:r w:rsidRPr="0023754F">
              <w:rPr>
                <w:spacing w:val="-2"/>
              </w:rPr>
              <w:t xml:space="preserve"> </w:t>
            </w:r>
            <w:r w:rsidRPr="0023754F">
              <w:t>requirement.</w:t>
            </w:r>
          </w:p>
        </w:tc>
      </w:tr>
      <w:tr w:rsidR="00C30720" w:rsidRPr="0023754F" w14:paraId="47A65515" w14:textId="77777777" w:rsidTr="00C30720">
        <w:trPr>
          <w:trHeight w:val="845"/>
        </w:trPr>
        <w:tc>
          <w:tcPr>
            <w:tcW w:w="2355" w:type="dxa"/>
            <w:shd w:val="clear" w:color="auto" w:fill="auto"/>
            <w:tcMar>
              <w:top w:w="28" w:type="dxa"/>
              <w:left w:w="85" w:type="dxa"/>
              <w:right w:w="85" w:type="dxa"/>
            </w:tcMar>
          </w:tcPr>
          <w:p w14:paraId="3302462D" w14:textId="77777777" w:rsidR="00A03B63" w:rsidRPr="0023754F" w:rsidRDefault="00A03B63" w:rsidP="00C30720">
            <w:pPr>
              <w:pStyle w:val="Table"/>
            </w:pPr>
            <w:r w:rsidRPr="0023754F">
              <w:t>Disaster</w:t>
            </w:r>
            <w:r w:rsidRPr="0023754F">
              <w:rPr>
                <w:spacing w:val="-5"/>
              </w:rPr>
              <w:t xml:space="preserve"> </w:t>
            </w:r>
            <w:r w:rsidRPr="0023754F">
              <w:t>Recovery</w:t>
            </w:r>
          </w:p>
        </w:tc>
        <w:tc>
          <w:tcPr>
            <w:tcW w:w="1841" w:type="dxa"/>
            <w:shd w:val="clear" w:color="auto" w:fill="auto"/>
            <w:tcMar>
              <w:top w:w="28" w:type="dxa"/>
              <w:left w:w="85" w:type="dxa"/>
              <w:right w:w="85" w:type="dxa"/>
            </w:tcMar>
          </w:tcPr>
          <w:p w14:paraId="794AF27A" w14:textId="77777777" w:rsidR="00A03B63" w:rsidRPr="0023754F" w:rsidRDefault="00A03B63" w:rsidP="00C30720">
            <w:pPr>
              <w:pStyle w:val="Table"/>
            </w:pPr>
            <w:r w:rsidRPr="0023754F">
              <w:t>Optional</w:t>
            </w:r>
          </w:p>
        </w:tc>
        <w:tc>
          <w:tcPr>
            <w:tcW w:w="2413" w:type="dxa"/>
            <w:shd w:val="clear" w:color="auto" w:fill="auto"/>
            <w:tcMar>
              <w:top w:w="28" w:type="dxa"/>
              <w:left w:w="85" w:type="dxa"/>
              <w:right w:w="85" w:type="dxa"/>
            </w:tcMar>
          </w:tcPr>
          <w:p w14:paraId="4B45331F" w14:textId="77777777" w:rsidR="00A03B63" w:rsidRPr="0023754F" w:rsidRDefault="00A03B63" w:rsidP="00C30720">
            <w:pPr>
              <w:pStyle w:val="Table"/>
            </w:pPr>
            <w:r w:rsidRPr="0023754F">
              <w:t>Allow recovery of a service</w:t>
            </w:r>
            <w:r w:rsidRPr="0023754F">
              <w:rPr>
                <w:spacing w:val="-54"/>
              </w:rPr>
              <w:t xml:space="preserve"> </w:t>
            </w:r>
            <w:r w:rsidRPr="0023754F">
              <w:t>from</w:t>
            </w:r>
            <w:r w:rsidRPr="0023754F">
              <w:rPr>
                <w:spacing w:val="-1"/>
              </w:rPr>
              <w:t xml:space="preserve"> </w:t>
            </w:r>
            <w:r w:rsidRPr="0023754F">
              <w:t>a</w:t>
            </w:r>
            <w:r w:rsidRPr="0023754F">
              <w:rPr>
                <w:spacing w:val="-2"/>
              </w:rPr>
              <w:t xml:space="preserve"> </w:t>
            </w:r>
            <w:r w:rsidRPr="0023754F">
              <w:t>second</w:t>
            </w:r>
            <w:r w:rsidRPr="0023754F">
              <w:rPr>
                <w:spacing w:val="-3"/>
              </w:rPr>
              <w:t xml:space="preserve"> </w:t>
            </w:r>
            <w:r w:rsidRPr="0023754F">
              <w:t>datacenter</w:t>
            </w:r>
          </w:p>
        </w:tc>
        <w:tc>
          <w:tcPr>
            <w:tcW w:w="2317" w:type="dxa"/>
            <w:shd w:val="clear" w:color="auto" w:fill="auto"/>
            <w:tcMar>
              <w:top w:w="28" w:type="dxa"/>
              <w:left w:w="85" w:type="dxa"/>
              <w:right w:w="85" w:type="dxa"/>
            </w:tcMar>
          </w:tcPr>
          <w:p w14:paraId="38C70F65" w14:textId="510C4691" w:rsidR="00A03B63" w:rsidRPr="0023754F" w:rsidRDefault="00A03B63" w:rsidP="00C30720">
            <w:pPr>
              <w:pStyle w:val="Table"/>
            </w:pPr>
            <w:r w:rsidRPr="0023754F">
              <w:t>Requires DR hardware in</w:t>
            </w:r>
            <w:r w:rsidRPr="0023754F">
              <w:rPr>
                <w:spacing w:val="1"/>
              </w:rPr>
              <w:t xml:space="preserve"> </w:t>
            </w:r>
            <w:r w:rsidRPr="0023754F">
              <w:t>second</w:t>
            </w:r>
            <w:r w:rsidRPr="0023754F">
              <w:rPr>
                <w:spacing w:val="-5"/>
              </w:rPr>
              <w:t xml:space="preserve"> </w:t>
            </w:r>
            <w:del w:id="1469" w:author="Omkar Kulthe" w:date="2025-03-12T11:05:00Z">
              <w:r w:rsidRPr="0023754F" w:rsidDel="007D0EE0">
                <w:delText>datacentre</w:delText>
              </w:r>
            </w:del>
            <w:ins w:id="1470" w:author="Omkar Kulthe" w:date="2025-03-12T11:05:00Z">
              <w:r w:rsidR="007D0EE0" w:rsidRPr="0023754F">
                <w:t>datacenter</w:t>
              </w:r>
            </w:ins>
            <w:r w:rsidRPr="0023754F">
              <w:rPr>
                <w:spacing w:val="-5"/>
              </w:rPr>
              <w:t xml:space="preserve"> </w:t>
            </w:r>
            <w:r w:rsidRPr="0023754F">
              <w:t>whether</w:t>
            </w:r>
            <w:r w:rsidRPr="0023754F">
              <w:rPr>
                <w:spacing w:val="-1"/>
              </w:rPr>
              <w:t xml:space="preserve"> </w:t>
            </w:r>
            <w:r w:rsidRPr="0023754F">
              <w:t>hot</w:t>
            </w:r>
            <w:r w:rsidRPr="0023754F">
              <w:rPr>
                <w:spacing w:val="-53"/>
              </w:rPr>
              <w:t xml:space="preserve"> </w:t>
            </w:r>
            <w:ins w:id="1471" w:author="Omkar Kulthe" w:date="2025-03-12T11:05:00Z">
              <w:r w:rsidR="007D0EE0">
                <w:rPr>
                  <w:spacing w:val="-53"/>
                </w:rPr>
                <w:t xml:space="preserve"> </w:t>
              </w:r>
            </w:ins>
            <w:r w:rsidRPr="0023754F">
              <w:t>or cold standby and a form of</w:t>
            </w:r>
            <w:r w:rsidRPr="0023754F">
              <w:rPr>
                <w:spacing w:val="1"/>
              </w:rPr>
              <w:t xml:space="preserve"> </w:t>
            </w:r>
            <w:r w:rsidRPr="0023754F">
              <w:t>replication</w:t>
            </w:r>
            <w:r w:rsidRPr="0023754F">
              <w:rPr>
                <w:spacing w:val="-4"/>
              </w:rPr>
              <w:t xml:space="preserve"> </w:t>
            </w:r>
            <w:r w:rsidRPr="0023754F">
              <w:t>or</w:t>
            </w:r>
            <w:r w:rsidRPr="0023754F">
              <w:rPr>
                <w:spacing w:val="-2"/>
              </w:rPr>
              <w:t xml:space="preserve"> </w:t>
            </w:r>
            <w:r w:rsidRPr="0023754F">
              <w:t>data</w:t>
            </w:r>
            <w:r w:rsidRPr="0023754F">
              <w:rPr>
                <w:spacing w:val="-2"/>
              </w:rPr>
              <w:t xml:space="preserve"> </w:t>
            </w:r>
            <w:r w:rsidRPr="0023754F">
              <w:t>recovery.</w:t>
            </w:r>
          </w:p>
        </w:tc>
      </w:tr>
      <w:tr w:rsidR="00C30720" w:rsidRPr="0023754F" w14:paraId="6DC6D3EF" w14:textId="77777777" w:rsidTr="00C30720">
        <w:trPr>
          <w:trHeight w:val="458"/>
        </w:trPr>
        <w:tc>
          <w:tcPr>
            <w:tcW w:w="2355" w:type="dxa"/>
            <w:shd w:val="clear" w:color="auto" w:fill="auto"/>
            <w:tcMar>
              <w:top w:w="28" w:type="dxa"/>
              <w:left w:w="85" w:type="dxa"/>
              <w:right w:w="85" w:type="dxa"/>
            </w:tcMar>
          </w:tcPr>
          <w:p w14:paraId="531AD3BB" w14:textId="77777777" w:rsidR="00A03B63" w:rsidRPr="0023754F" w:rsidRDefault="00A03B63" w:rsidP="00C30720">
            <w:pPr>
              <w:pStyle w:val="Table"/>
            </w:pPr>
            <w:r w:rsidRPr="0023754F">
              <w:t>Replicated</w:t>
            </w:r>
            <w:r w:rsidRPr="0023754F">
              <w:rPr>
                <w:spacing w:val="-3"/>
              </w:rPr>
              <w:t xml:space="preserve"> </w:t>
            </w:r>
            <w:r w:rsidRPr="0023754F">
              <w:t>Storage</w:t>
            </w:r>
          </w:p>
        </w:tc>
        <w:tc>
          <w:tcPr>
            <w:tcW w:w="1841" w:type="dxa"/>
            <w:shd w:val="clear" w:color="auto" w:fill="auto"/>
            <w:tcMar>
              <w:top w:w="28" w:type="dxa"/>
              <w:left w:w="85" w:type="dxa"/>
              <w:right w:w="85" w:type="dxa"/>
            </w:tcMar>
          </w:tcPr>
          <w:p w14:paraId="47398340" w14:textId="77777777" w:rsidR="00A03B63" w:rsidRPr="0023754F" w:rsidRDefault="00A03B63" w:rsidP="00C30720">
            <w:pPr>
              <w:pStyle w:val="Table"/>
            </w:pPr>
            <w:r w:rsidRPr="0023754F">
              <w:t>Optional</w:t>
            </w:r>
          </w:p>
        </w:tc>
        <w:tc>
          <w:tcPr>
            <w:tcW w:w="2413" w:type="dxa"/>
            <w:shd w:val="clear" w:color="auto" w:fill="auto"/>
            <w:tcMar>
              <w:top w:w="28" w:type="dxa"/>
              <w:left w:w="85" w:type="dxa"/>
              <w:right w:w="85" w:type="dxa"/>
            </w:tcMar>
          </w:tcPr>
          <w:p w14:paraId="046D11AF" w14:textId="59452A32" w:rsidR="00A03B63" w:rsidRPr="0023754F" w:rsidRDefault="00A03B63" w:rsidP="00C30720">
            <w:pPr>
              <w:pStyle w:val="Table"/>
            </w:pPr>
            <w:r w:rsidRPr="0023754F">
              <w:t>Data availability on</w:t>
            </w:r>
            <w:r w:rsidRPr="0023754F">
              <w:rPr>
                <w:spacing w:val="1"/>
              </w:rPr>
              <w:t xml:space="preserve"> </w:t>
            </w:r>
            <w:r w:rsidRPr="0023754F">
              <w:t>additional</w:t>
            </w:r>
            <w:r w:rsidR="00B42AF6">
              <w:t xml:space="preserve"> </w:t>
            </w:r>
            <w:commentRangeStart w:id="1472"/>
            <w:commentRangeStart w:id="1473"/>
            <w:r w:rsidRPr="0023754F">
              <w:t>(remote</w:t>
            </w:r>
            <w:commentRangeEnd w:id="1472"/>
            <w:r w:rsidR="00953D69">
              <w:rPr>
                <w:rStyle w:val="CommentReference"/>
              </w:rPr>
              <w:commentReference w:id="1472"/>
            </w:r>
            <w:commentRangeEnd w:id="1473"/>
            <w:r w:rsidR="00B42AF6">
              <w:rPr>
                <w:rStyle w:val="CommentReference"/>
              </w:rPr>
              <w:commentReference w:id="1473"/>
            </w:r>
            <w:r w:rsidRPr="0023754F">
              <w:t>)</w:t>
            </w:r>
            <w:r w:rsidRPr="0023754F">
              <w:rPr>
                <w:spacing w:val="-6"/>
              </w:rPr>
              <w:t xml:space="preserve"> </w:t>
            </w:r>
            <w:r w:rsidRPr="0023754F">
              <w:t>disks</w:t>
            </w:r>
          </w:p>
        </w:tc>
        <w:tc>
          <w:tcPr>
            <w:tcW w:w="2317" w:type="dxa"/>
            <w:shd w:val="clear" w:color="auto" w:fill="auto"/>
            <w:tcMar>
              <w:top w:w="28" w:type="dxa"/>
              <w:left w:w="85" w:type="dxa"/>
              <w:right w:w="85" w:type="dxa"/>
            </w:tcMar>
          </w:tcPr>
          <w:p w14:paraId="674C1B79" w14:textId="77777777" w:rsidR="00A03B63" w:rsidRPr="0023754F" w:rsidRDefault="00A03B63" w:rsidP="00C30720">
            <w:pPr>
              <w:pStyle w:val="Table"/>
            </w:pPr>
            <w:r w:rsidRPr="0023754F">
              <w:t>Data must be replicated in a</w:t>
            </w:r>
            <w:r w:rsidRPr="0023754F">
              <w:rPr>
                <w:spacing w:val="-54"/>
              </w:rPr>
              <w:t xml:space="preserve"> </w:t>
            </w:r>
            <w:r w:rsidRPr="0023754F">
              <w:t>synchronous</w:t>
            </w:r>
            <w:r w:rsidRPr="0023754F">
              <w:rPr>
                <w:spacing w:val="-3"/>
              </w:rPr>
              <w:t xml:space="preserve"> </w:t>
            </w:r>
            <w:r w:rsidRPr="0023754F">
              <w:t>mode</w:t>
            </w:r>
          </w:p>
        </w:tc>
      </w:tr>
      <w:tr w:rsidR="00C30720" w:rsidRPr="0023754F" w14:paraId="0CFDD058" w14:textId="77777777" w:rsidTr="00C30720">
        <w:trPr>
          <w:trHeight w:val="455"/>
        </w:trPr>
        <w:tc>
          <w:tcPr>
            <w:tcW w:w="2355" w:type="dxa"/>
            <w:shd w:val="clear" w:color="auto" w:fill="auto"/>
            <w:tcMar>
              <w:top w:w="28" w:type="dxa"/>
              <w:left w:w="85" w:type="dxa"/>
              <w:right w:w="85" w:type="dxa"/>
            </w:tcMar>
          </w:tcPr>
          <w:p w14:paraId="7FBD7600" w14:textId="77777777" w:rsidR="00A03B63" w:rsidRPr="0023754F" w:rsidRDefault="00A03B63" w:rsidP="00C30720">
            <w:pPr>
              <w:pStyle w:val="Table"/>
            </w:pPr>
            <w:r w:rsidRPr="0023754F">
              <w:t>Additional</w:t>
            </w:r>
            <w:r w:rsidRPr="0023754F">
              <w:rPr>
                <w:spacing w:val="-2"/>
              </w:rPr>
              <w:t xml:space="preserve"> </w:t>
            </w:r>
            <w:r w:rsidRPr="0023754F">
              <w:t>Security</w:t>
            </w:r>
            <w:r w:rsidRPr="0023754F">
              <w:rPr>
                <w:spacing w:val="-3"/>
              </w:rPr>
              <w:t xml:space="preserve"> </w:t>
            </w:r>
            <w:r w:rsidRPr="0023754F">
              <w:t>Zone</w:t>
            </w:r>
          </w:p>
        </w:tc>
        <w:tc>
          <w:tcPr>
            <w:tcW w:w="1841" w:type="dxa"/>
            <w:shd w:val="clear" w:color="auto" w:fill="auto"/>
            <w:tcMar>
              <w:top w:w="28" w:type="dxa"/>
              <w:left w:w="85" w:type="dxa"/>
              <w:right w:w="85" w:type="dxa"/>
            </w:tcMar>
          </w:tcPr>
          <w:p w14:paraId="2264D9B5" w14:textId="77777777" w:rsidR="00A03B63" w:rsidRPr="0023754F" w:rsidRDefault="00A03B63" w:rsidP="00C30720">
            <w:pPr>
              <w:pStyle w:val="Table"/>
            </w:pPr>
            <w:r w:rsidRPr="0023754F">
              <w:t>Optional</w:t>
            </w:r>
          </w:p>
        </w:tc>
        <w:tc>
          <w:tcPr>
            <w:tcW w:w="2413" w:type="dxa"/>
            <w:shd w:val="clear" w:color="auto" w:fill="auto"/>
            <w:tcMar>
              <w:top w:w="28" w:type="dxa"/>
              <w:left w:w="85" w:type="dxa"/>
              <w:right w:w="85" w:type="dxa"/>
            </w:tcMar>
          </w:tcPr>
          <w:p w14:paraId="1200CA66" w14:textId="77777777" w:rsidR="00A03B63" w:rsidRPr="0023754F" w:rsidRDefault="00A03B63" w:rsidP="00C30720">
            <w:pPr>
              <w:pStyle w:val="Table"/>
            </w:pPr>
            <w:r w:rsidRPr="0023754F">
              <w:t>Secure traffic from one</w:t>
            </w:r>
            <w:r w:rsidRPr="0023754F">
              <w:rPr>
                <w:spacing w:val="1"/>
              </w:rPr>
              <w:t xml:space="preserve"> </w:t>
            </w:r>
            <w:r w:rsidRPr="0023754F">
              <w:t>network</w:t>
            </w:r>
            <w:r w:rsidRPr="0023754F">
              <w:rPr>
                <w:spacing w:val="-2"/>
              </w:rPr>
              <w:t xml:space="preserve"> </w:t>
            </w:r>
            <w:r w:rsidRPr="0023754F">
              <w:t>zone</w:t>
            </w:r>
            <w:r w:rsidRPr="0023754F">
              <w:rPr>
                <w:spacing w:val="-4"/>
              </w:rPr>
              <w:t xml:space="preserve"> </w:t>
            </w:r>
            <w:r w:rsidRPr="0023754F">
              <w:t>to</w:t>
            </w:r>
            <w:r w:rsidRPr="0023754F">
              <w:rPr>
                <w:spacing w:val="-1"/>
              </w:rPr>
              <w:t xml:space="preserve"> </w:t>
            </w:r>
            <w:r w:rsidRPr="0023754F">
              <w:t>another</w:t>
            </w:r>
          </w:p>
        </w:tc>
        <w:tc>
          <w:tcPr>
            <w:tcW w:w="2317" w:type="dxa"/>
            <w:shd w:val="clear" w:color="auto" w:fill="auto"/>
            <w:tcMar>
              <w:top w:w="28" w:type="dxa"/>
              <w:left w:w="85" w:type="dxa"/>
              <w:right w:w="85" w:type="dxa"/>
            </w:tcMar>
          </w:tcPr>
          <w:p w14:paraId="43617622" w14:textId="77777777" w:rsidR="00A03B63" w:rsidRPr="0023754F" w:rsidRDefault="00A03B63" w:rsidP="00C30720">
            <w:pPr>
              <w:pStyle w:val="Table"/>
            </w:pPr>
            <w:r w:rsidRPr="0023754F">
              <w:t>Requires FW for separation of</w:t>
            </w:r>
            <w:r w:rsidRPr="0023754F">
              <w:rPr>
                <w:spacing w:val="-54"/>
              </w:rPr>
              <w:t xml:space="preserve"> </w:t>
            </w:r>
            <w:r w:rsidRPr="0023754F">
              <w:t>networks</w:t>
            </w:r>
          </w:p>
        </w:tc>
      </w:tr>
      <w:tr w:rsidR="00C30720" w:rsidRPr="0023754F" w14:paraId="4E7B6367" w14:textId="77777777" w:rsidTr="00C30720">
        <w:trPr>
          <w:trHeight w:val="457"/>
        </w:trPr>
        <w:tc>
          <w:tcPr>
            <w:tcW w:w="2355" w:type="dxa"/>
            <w:shd w:val="clear" w:color="auto" w:fill="auto"/>
            <w:tcMar>
              <w:top w:w="28" w:type="dxa"/>
              <w:left w:w="85" w:type="dxa"/>
              <w:right w:w="85" w:type="dxa"/>
            </w:tcMar>
          </w:tcPr>
          <w:p w14:paraId="002E7938" w14:textId="77777777" w:rsidR="00A03B63" w:rsidRPr="0023754F" w:rsidRDefault="00A03B63" w:rsidP="00C30720">
            <w:pPr>
              <w:pStyle w:val="Table"/>
            </w:pPr>
            <w:commentRangeStart w:id="1474"/>
            <w:commentRangeStart w:id="1475"/>
            <w:r w:rsidRPr="0023754F">
              <w:t>Additional</w:t>
            </w:r>
            <w:r w:rsidRPr="0023754F">
              <w:rPr>
                <w:spacing w:val="-1"/>
              </w:rPr>
              <w:t xml:space="preserve"> </w:t>
            </w:r>
            <w:r w:rsidRPr="0023754F">
              <w:t>VLAN</w:t>
            </w:r>
          </w:p>
        </w:tc>
        <w:tc>
          <w:tcPr>
            <w:tcW w:w="1841" w:type="dxa"/>
            <w:shd w:val="clear" w:color="auto" w:fill="auto"/>
            <w:tcMar>
              <w:top w:w="28" w:type="dxa"/>
              <w:left w:w="85" w:type="dxa"/>
              <w:right w:w="85" w:type="dxa"/>
            </w:tcMar>
          </w:tcPr>
          <w:p w14:paraId="11ED0422" w14:textId="77777777" w:rsidR="00A03B63" w:rsidRPr="0023754F" w:rsidRDefault="00A03B63" w:rsidP="00C30720">
            <w:pPr>
              <w:pStyle w:val="Table"/>
            </w:pPr>
            <w:r w:rsidRPr="0023754F">
              <w:t>Optional</w:t>
            </w:r>
          </w:p>
        </w:tc>
        <w:tc>
          <w:tcPr>
            <w:tcW w:w="2413" w:type="dxa"/>
            <w:shd w:val="clear" w:color="auto" w:fill="auto"/>
            <w:tcMar>
              <w:top w:w="28" w:type="dxa"/>
              <w:left w:w="85" w:type="dxa"/>
              <w:right w:w="85" w:type="dxa"/>
            </w:tcMar>
          </w:tcPr>
          <w:p w14:paraId="4CC434F7" w14:textId="77777777" w:rsidR="00A03B63" w:rsidRPr="0023754F" w:rsidRDefault="00A03B63" w:rsidP="00C30720">
            <w:pPr>
              <w:pStyle w:val="Table"/>
            </w:pPr>
            <w:r w:rsidRPr="0023754F">
              <w:t>Secure traffic from within</w:t>
            </w:r>
            <w:r w:rsidRPr="0023754F">
              <w:rPr>
                <w:spacing w:val="-55"/>
              </w:rPr>
              <w:t xml:space="preserve"> </w:t>
            </w:r>
            <w:r w:rsidRPr="0023754F">
              <w:t>one network</w:t>
            </w:r>
            <w:r w:rsidRPr="0023754F">
              <w:rPr>
                <w:spacing w:val="-1"/>
              </w:rPr>
              <w:t xml:space="preserve"> </w:t>
            </w:r>
            <w:r w:rsidRPr="0023754F">
              <w:t>zone</w:t>
            </w:r>
          </w:p>
        </w:tc>
        <w:tc>
          <w:tcPr>
            <w:tcW w:w="2317" w:type="dxa"/>
            <w:shd w:val="clear" w:color="auto" w:fill="auto"/>
            <w:tcMar>
              <w:top w:w="28" w:type="dxa"/>
              <w:left w:w="85" w:type="dxa"/>
              <w:right w:w="85" w:type="dxa"/>
            </w:tcMar>
          </w:tcPr>
          <w:p w14:paraId="1E30BACF" w14:textId="037A9D66" w:rsidR="00A03B63" w:rsidRPr="0023754F" w:rsidRDefault="00A03B63" w:rsidP="00C30720">
            <w:pPr>
              <w:pStyle w:val="Table"/>
            </w:pPr>
            <w:r w:rsidRPr="0023754F">
              <w:t>Requires</w:t>
            </w:r>
            <w:r w:rsidRPr="0023754F">
              <w:rPr>
                <w:spacing w:val="-2"/>
              </w:rPr>
              <w:t xml:space="preserve"> </w:t>
            </w:r>
            <w:r w:rsidRPr="0023754F">
              <w:t>use</w:t>
            </w:r>
            <w:r w:rsidRPr="0023754F">
              <w:rPr>
                <w:spacing w:val="-2"/>
              </w:rPr>
              <w:t xml:space="preserve"> </w:t>
            </w:r>
            <w:r w:rsidRPr="0023754F">
              <w:t>of</w:t>
            </w:r>
            <w:r w:rsidRPr="0023754F">
              <w:rPr>
                <w:spacing w:val="2"/>
              </w:rPr>
              <w:t xml:space="preserve"> </w:t>
            </w:r>
            <w:r w:rsidRPr="0023754F">
              <w:t>tagged</w:t>
            </w:r>
            <w:r w:rsidRPr="0023754F">
              <w:rPr>
                <w:spacing w:val="-2"/>
              </w:rPr>
              <w:t xml:space="preserve"> </w:t>
            </w:r>
            <w:r w:rsidRPr="0023754F">
              <w:t>VLANs</w:t>
            </w:r>
            <w:commentRangeEnd w:id="1474"/>
            <w:r w:rsidR="00953D69">
              <w:rPr>
                <w:rStyle w:val="CommentReference"/>
              </w:rPr>
              <w:commentReference w:id="1474"/>
            </w:r>
            <w:r w:rsidR="00C33D06">
              <w:rPr>
                <w:rStyle w:val="CommentReference"/>
              </w:rPr>
              <w:commentReference w:id="1475"/>
            </w:r>
          </w:p>
        </w:tc>
      </w:tr>
      <w:commentRangeEnd w:id="1475"/>
    </w:tbl>
    <w:p w14:paraId="6EA135D7" w14:textId="77777777" w:rsidR="00A03B63" w:rsidRPr="0023754F" w:rsidRDefault="00A03B63" w:rsidP="00A03B63"/>
    <w:p w14:paraId="399B67A0" w14:textId="77777777" w:rsidR="00A03B63" w:rsidRDefault="00A03B63" w:rsidP="00A03B63">
      <w:pPr>
        <w:pStyle w:val="Heading2"/>
        <w:numPr>
          <w:ilvl w:val="1"/>
          <w:numId w:val="1"/>
        </w:numPr>
        <w:tabs>
          <w:tab w:val="clear" w:pos="360"/>
        </w:tabs>
        <w:ind w:hanging="357"/>
      </w:pPr>
      <w:bookmarkStart w:id="1476" w:name="_Toc154499741"/>
      <w:bookmarkStart w:id="1477" w:name="_Toc155084339"/>
      <w:bookmarkStart w:id="1478" w:name="_Toc155084569"/>
      <w:bookmarkStart w:id="1479" w:name="_Toc155084831"/>
      <w:bookmarkStart w:id="1480" w:name="_Toc155085050"/>
      <w:bookmarkStart w:id="1481" w:name="_Toc155090886"/>
      <w:bookmarkStart w:id="1482" w:name="_Toc155091775"/>
      <w:bookmarkStart w:id="1483" w:name="_Toc155790761"/>
      <w:bookmarkStart w:id="1484" w:name="_Toc191914670"/>
      <w:bookmarkStart w:id="1485" w:name="_Toc193746981"/>
      <w:bookmarkStart w:id="1486" w:name="_Toc194683666"/>
      <w:r w:rsidRPr="0023754F">
        <w:t>Service</w:t>
      </w:r>
      <w:r w:rsidRPr="0023754F">
        <w:rPr>
          <w:spacing w:val="-5"/>
        </w:rPr>
        <w:t xml:space="preserve"> </w:t>
      </w:r>
      <w:r w:rsidRPr="0023754F">
        <w:t>Ownership</w:t>
      </w:r>
      <w:bookmarkEnd w:id="1476"/>
      <w:bookmarkEnd w:id="1477"/>
      <w:bookmarkEnd w:id="1478"/>
      <w:bookmarkEnd w:id="1479"/>
      <w:bookmarkEnd w:id="1480"/>
      <w:bookmarkEnd w:id="1481"/>
      <w:bookmarkEnd w:id="1482"/>
      <w:bookmarkEnd w:id="1483"/>
      <w:bookmarkEnd w:id="1484"/>
      <w:bookmarkEnd w:id="1485"/>
      <w:bookmarkEnd w:id="1486"/>
    </w:p>
    <w:p w14:paraId="19E33BF8" w14:textId="77777777" w:rsidR="00A03B63" w:rsidRPr="00957CE2" w:rsidRDefault="00A03B63" w:rsidP="00A03B63"/>
    <w:p w14:paraId="3D806093" w14:textId="77777777" w:rsidR="00A03B63" w:rsidRDefault="00A03B63" w:rsidP="00A03B63">
      <w:pPr>
        <w:jc w:val="both"/>
      </w:pPr>
      <w:r w:rsidRPr="0023754F">
        <w:t>Service Ownership need to be defined based on UEM template, Customer Contract, T&amp;T Process</w:t>
      </w:r>
      <w:r w:rsidRPr="0023754F">
        <w:rPr>
          <w:spacing w:val="-61"/>
        </w:rPr>
        <w:t xml:space="preserve"> </w:t>
      </w:r>
      <w:r w:rsidRPr="0023754F">
        <w:t>and</w:t>
      </w:r>
      <w:r w:rsidRPr="0023754F">
        <w:rPr>
          <w:spacing w:val="-2"/>
        </w:rPr>
        <w:t xml:space="preserve"> </w:t>
      </w:r>
      <w:r w:rsidRPr="0023754F">
        <w:t>as</w:t>
      </w:r>
      <w:r w:rsidRPr="0023754F">
        <w:rPr>
          <w:spacing w:val="-2"/>
        </w:rPr>
        <w:t xml:space="preserve"> </w:t>
      </w:r>
      <w:r w:rsidRPr="0023754F">
        <w:t>per</w:t>
      </w:r>
      <w:r w:rsidRPr="0023754F">
        <w:rPr>
          <w:spacing w:val="-1"/>
        </w:rPr>
        <w:t xml:space="preserve"> </w:t>
      </w:r>
      <w:r w:rsidRPr="0023754F">
        <w:t>the</w:t>
      </w:r>
      <w:r w:rsidRPr="0023754F">
        <w:rPr>
          <w:spacing w:val="-1"/>
        </w:rPr>
        <w:t xml:space="preserve"> </w:t>
      </w:r>
      <w:r w:rsidRPr="0023754F">
        <w:t>current standard</w:t>
      </w:r>
      <w:r w:rsidRPr="0023754F">
        <w:rPr>
          <w:spacing w:val="-1"/>
        </w:rPr>
        <w:t xml:space="preserve"> </w:t>
      </w:r>
      <w:r w:rsidRPr="0023754F">
        <w:t>procedure.</w:t>
      </w:r>
    </w:p>
    <w:p w14:paraId="0105CC2F" w14:textId="77777777" w:rsidR="00A03B63" w:rsidRDefault="00A03B63" w:rsidP="00A03B63">
      <w:pPr>
        <w:jc w:val="both"/>
      </w:pPr>
    </w:p>
    <w:p w14:paraId="5676E650" w14:textId="77777777" w:rsidR="00A03B63" w:rsidRDefault="00A03B63" w:rsidP="00A03B63">
      <w:pPr>
        <w:pStyle w:val="Heading2"/>
        <w:numPr>
          <w:ilvl w:val="1"/>
          <w:numId w:val="1"/>
        </w:numPr>
        <w:tabs>
          <w:tab w:val="clear" w:pos="360"/>
        </w:tabs>
        <w:ind w:hanging="357"/>
      </w:pPr>
      <w:bookmarkStart w:id="1487" w:name="_Toc154499742"/>
      <w:bookmarkStart w:id="1488" w:name="_Toc155084340"/>
      <w:bookmarkStart w:id="1489" w:name="_Toc155084570"/>
      <w:bookmarkStart w:id="1490" w:name="_Toc155084832"/>
      <w:bookmarkStart w:id="1491" w:name="_Toc155085051"/>
      <w:bookmarkStart w:id="1492" w:name="_Toc155090887"/>
      <w:bookmarkStart w:id="1493" w:name="_Toc155091776"/>
      <w:bookmarkStart w:id="1494" w:name="_Toc155790762"/>
      <w:bookmarkStart w:id="1495" w:name="_Toc191914671"/>
      <w:bookmarkStart w:id="1496" w:name="_Toc193746982"/>
      <w:bookmarkStart w:id="1497" w:name="_Toc194683667"/>
      <w:r w:rsidRPr="0023754F">
        <w:lastRenderedPageBreak/>
        <w:t>Third</w:t>
      </w:r>
      <w:r w:rsidRPr="0023754F">
        <w:rPr>
          <w:spacing w:val="-3"/>
        </w:rPr>
        <w:t xml:space="preserve"> </w:t>
      </w:r>
      <w:r w:rsidRPr="0023754F">
        <w:t>Party</w:t>
      </w:r>
      <w:r w:rsidRPr="0023754F">
        <w:rPr>
          <w:spacing w:val="-4"/>
        </w:rPr>
        <w:t xml:space="preserve"> </w:t>
      </w:r>
      <w:r w:rsidRPr="0023754F">
        <w:t>Support</w:t>
      </w:r>
      <w:r w:rsidRPr="0023754F">
        <w:rPr>
          <w:spacing w:val="-2"/>
        </w:rPr>
        <w:t xml:space="preserve"> </w:t>
      </w:r>
      <w:r w:rsidRPr="0023754F">
        <w:t>Agreements</w:t>
      </w:r>
      <w:bookmarkEnd w:id="1487"/>
      <w:bookmarkEnd w:id="1488"/>
      <w:bookmarkEnd w:id="1489"/>
      <w:bookmarkEnd w:id="1490"/>
      <w:bookmarkEnd w:id="1491"/>
      <w:bookmarkEnd w:id="1492"/>
      <w:bookmarkEnd w:id="1493"/>
      <w:bookmarkEnd w:id="1494"/>
      <w:bookmarkEnd w:id="1495"/>
      <w:bookmarkEnd w:id="1496"/>
      <w:bookmarkEnd w:id="1497"/>
    </w:p>
    <w:p w14:paraId="2A6E7098" w14:textId="77777777" w:rsidR="00A03B63" w:rsidRPr="00957CE2" w:rsidRDefault="00A03B63" w:rsidP="00A03B63"/>
    <w:p w14:paraId="69E23AE0" w14:textId="77777777" w:rsidR="00A03B63" w:rsidRPr="0023754F" w:rsidRDefault="00A03B63" w:rsidP="00A03B63">
      <w:pPr>
        <w:jc w:val="both"/>
      </w:pPr>
      <w:r w:rsidRPr="0023754F">
        <w:t>Based</w:t>
      </w:r>
      <w:r w:rsidRPr="0023754F">
        <w:rPr>
          <w:spacing w:val="-2"/>
        </w:rPr>
        <w:t xml:space="preserve"> </w:t>
      </w:r>
      <w:r w:rsidRPr="0023754F">
        <w:t>on</w:t>
      </w:r>
      <w:r w:rsidRPr="0023754F">
        <w:rPr>
          <w:spacing w:val="-2"/>
        </w:rPr>
        <w:t xml:space="preserve"> </w:t>
      </w:r>
      <w:r w:rsidRPr="0023754F">
        <w:t>Vendor</w:t>
      </w:r>
      <w:r w:rsidRPr="0023754F">
        <w:rPr>
          <w:spacing w:val="-3"/>
        </w:rPr>
        <w:t xml:space="preserve"> </w:t>
      </w:r>
      <w:r w:rsidRPr="0023754F">
        <w:t>Agreement</w:t>
      </w:r>
      <w:r w:rsidRPr="0023754F">
        <w:rPr>
          <w:spacing w:val="-2"/>
        </w:rPr>
        <w:t xml:space="preserve"> </w:t>
      </w:r>
      <w:r w:rsidRPr="0023754F">
        <w:t>with</w:t>
      </w:r>
      <w:r w:rsidRPr="0023754F">
        <w:rPr>
          <w:spacing w:val="-2"/>
        </w:rPr>
        <w:t xml:space="preserve"> </w:t>
      </w:r>
      <w:r w:rsidRPr="0023754F">
        <w:t>Microsoft</w:t>
      </w:r>
      <w:r w:rsidRPr="0023754F">
        <w:rPr>
          <w:spacing w:val="-1"/>
        </w:rPr>
        <w:t xml:space="preserve"> </w:t>
      </w:r>
      <w:r w:rsidRPr="0023754F">
        <w:t>&amp;</w:t>
      </w:r>
      <w:r w:rsidRPr="0023754F">
        <w:rPr>
          <w:spacing w:val="-2"/>
        </w:rPr>
        <w:t xml:space="preserve"> </w:t>
      </w:r>
      <w:r w:rsidRPr="0023754F">
        <w:t>Atos for</w:t>
      </w:r>
      <w:r w:rsidRPr="0023754F">
        <w:rPr>
          <w:spacing w:val="-3"/>
        </w:rPr>
        <w:t xml:space="preserve"> </w:t>
      </w:r>
      <w:r w:rsidRPr="0023754F">
        <w:t>Hyper-V.</w:t>
      </w:r>
    </w:p>
    <w:p w14:paraId="26F9A467" w14:textId="77777777" w:rsidR="00A03B63" w:rsidRPr="0023754F" w:rsidRDefault="00A03B63" w:rsidP="00A03B63">
      <w:pPr>
        <w:jc w:val="both"/>
      </w:pPr>
      <w:r w:rsidRPr="0023754F">
        <w:t>Any storage support &amp; network support is again adherent to the vendor contracts with storage &amp;</w:t>
      </w:r>
      <w:r w:rsidRPr="0023754F">
        <w:rPr>
          <w:spacing w:val="-61"/>
        </w:rPr>
        <w:t xml:space="preserve"> </w:t>
      </w:r>
      <w:r w:rsidRPr="0023754F">
        <w:t>network</w:t>
      </w:r>
      <w:r w:rsidRPr="0023754F">
        <w:rPr>
          <w:spacing w:val="-3"/>
        </w:rPr>
        <w:t xml:space="preserve"> </w:t>
      </w:r>
      <w:r w:rsidRPr="0023754F">
        <w:t>vendors.</w:t>
      </w:r>
    </w:p>
    <w:p w14:paraId="5224D504" w14:textId="77777777" w:rsidR="00A03B63" w:rsidRPr="00957CE2" w:rsidRDefault="00A03B63" w:rsidP="00A03B63"/>
    <w:p w14:paraId="6A0CCCDF" w14:textId="77777777" w:rsidR="00A03B63" w:rsidRPr="0023754F" w:rsidRDefault="00A03B63" w:rsidP="00A03B63">
      <w:pPr>
        <w:pStyle w:val="Heading1"/>
      </w:pPr>
      <w:bookmarkStart w:id="1498" w:name="_Toc154499743"/>
      <w:bookmarkStart w:id="1499" w:name="_Toc155084341"/>
      <w:bookmarkStart w:id="1500" w:name="_Toc155084571"/>
      <w:bookmarkStart w:id="1501" w:name="_Toc155084833"/>
      <w:bookmarkStart w:id="1502" w:name="_Toc155085052"/>
      <w:bookmarkStart w:id="1503" w:name="_Toc155090888"/>
      <w:bookmarkStart w:id="1504" w:name="_Toc155091777"/>
      <w:bookmarkStart w:id="1505" w:name="_Toc155790763"/>
      <w:bookmarkStart w:id="1506" w:name="_Toc191914672"/>
      <w:bookmarkStart w:id="1507" w:name="_Toc193746983"/>
      <w:bookmarkStart w:id="1508" w:name="_Toc194683668"/>
      <w:r w:rsidRPr="0023754F">
        <w:lastRenderedPageBreak/>
        <w:t>Logical</w:t>
      </w:r>
      <w:r w:rsidRPr="0023754F">
        <w:rPr>
          <w:spacing w:val="-4"/>
        </w:rPr>
        <w:t xml:space="preserve"> </w:t>
      </w:r>
      <w:r w:rsidRPr="0023754F">
        <w:t>Design</w:t>
      </w:r>
      <w:bookmarkEnd w:id="1498"/>
      <w:bookmarkEnd w:id="1499"/>
      <w:bookmarkEnd w:id="1500"/>
      <w:bookmarkEnd w:id="1501"/>
      <w:bookmarkEnd w:id="1502"/>
      <w:bookmarkEnd w:id="1503"/>
      <w:bookmarkEnd w:id="1504"/>
      <w:bookmarkEnd w:id="1505"/>
      <w:bookmarkEnd w:id="1506"/>
      <w:bookmarkEnd w:id="1507"/>
      <w:bookmarkEnd w:id="1508"/>
    </w:p>
    <w:p w14:paraId="081C7FBA" w14:textId="77777777" w:rsidR="00A03B63" w:rsidRDefault="00A03B63" w:rsidP="00A03B63">
      <w:r w:rsidRPr="0023754F">
        <w:t>Would</w:t>
      </w:r>
      <w:r w:rsidRPr="0023754F">
        <w:rPr>
          <w:spacing w:val="-3"/>
        </w:rPr>
        <w:t xml:space="preserve"> </w:t>
      </w:r>
      <w:r w:rsidRPr="0023754F">
        <w:t>be</w:t>
      </w:r>
      <w:r w:rsidRPr="0023754F">
        <w:rPr>
          <w:spacing w:val="-2"/>
        </w:rPr>
        <w:t xml:space="preserve"> </w:t>
      </w:r>
      <w:r w:rsidRPr="0023754F">
        <w:t>created</w:t>
      </w:r>
      <w:r w:rsidRPr="0023754F">
        <w:rPr>
          <w:spacing w:val="-3"/>
        </w:rPr>
        <w:t xml:space="preserve"> </w:t>
      </w:r>
      <w:r w:rsidRPr="0023754F">
        <w:t>by</w:t>
      </w:r>
      <w:r w:rsidRPr="0023754F">
        <w:rPr>
          <w:spacing w:val="-3"/>
        </w:rPr>
        <w:t xml:space="preserve"> </w:t>
      </w:r>
      <w:r w:rsidRPr="0023754F">
        <w:t>Project</w:t>
      </w:r>
      <w:r w:rsidRPr="0023754F">
        <w:rPr>
          <w:spacing w:val="-3"/>
        </w:rPr>
        <w:t xml:space="preserve"> </w:t>
      </w:r>
      <w:r w:rsidRPr="0023754F">
        <w:t>Technical</w:t>
      </w:r>
      <w:r w:rsidRPr="0023754F">
        <w:rPr>
          <w:spacing w:val="-1"/>
        </w:rPr>
        <w:t xml:space="preserve"> </w:t>
      </w:r>
      <w:r w:rsidRPr="0023754F">
        <w:t>Architect</w:t>
      </w:r>
      <w:r>
        <w:t>.</w:t>
      </w:r>
    </w:p>
    <w:p w14:paraId="485CA796" w14:textId="77777777" w:rsidR="00A03B63" w:rsidRDefault="00A03B63" w:rsidP="00A03B63">
      <w:pPr>
        <w:pStyle w:val="Heading2"/>
        <w:numPr>
          <w:ilvl w:val="1"/>
          <w:numId w:val="1"/>
        </w:numPr>
        <w:tabs>
          <w:tab w:val="clear" w:pos="360"/>
        </w:tabs>
        <w:ind w:hanging="357"/>
      </w:pPr>
      <w:bookmarkStart w:id="1509" w:name="_Toc154499744"/>
      <w:bookmarkStart w:id="1510" w:name="_Toc155084342"/>
      <w:bookmarkStart w:id="1511" w:name="_Toc155084572"/>
      <w:bookmarkStart w:id="1512" w:name="_Toc155084834"/>
      <w:bookmarkStart w:id="1513" w:name="_Toc155085053"/>
      <w:bookmarkStart w:id="1514" w:name="_Toc155090889"/>
      <w:bookmarkStart w:id="1515" w:name="_Toc155091778"/>
      <w:bookmarkStart w:id="1516" w:name="_Toc155790764"/>
      <w:bookmarkStart w:id="1517" w:name="_Toc191914673"/>
      <w:bookmarkStart w:id="1518" w:name="_Toc193746984"/>
      <w:bookmarkStart w:id="1519" w:name="_Toc194683669"/>
      <w:r w:rsidRPr="0023754F">
        <w:t>Component</w:t>
      </w:r>
      <w:r w:rsidRPr="0023754F">
        <w:rPr>
          <w:spacing w:val="-8"/>
        </w:rPr>
        <w:t xml:space="preserve"> </w:t>
      </w:r>
      <w:r w:rsidRPr="0023754F">
        <w:t>Descriptions</w:t>
      </w:r>
      <w:bookmarkEnd w:id="1509"/>
      <w:bookmarkEnd w:id="1510"/>
      <w:bookmarkEnd w:id="1511"/>
      <w:bookmarkEnd w:id="1512"/>
      <w:bookmarkEnd w:id="1513"/>
      <w:bookmarkEnd w:id="1514"/>
      <w:bookmarkEnd w:id="1515"/>
      <w:bookmarkEnd w:id="1516"/>
      <w:bookmarkEnd w:id="1517"/>
      <w:bookmarkEnd w:id="1518"/>
      <w:bookmarkEnd w:id="1519"/>
    </w:p>
    <w:p w14:paraId="2595F4FE" w14:textId="77777777" w:rsidR="00A03B63" w:rsidRPr="00DC7598" w:rsidRDefault="00A03B63" w:rsidP="00A03B63"/>
    <w:p w14:paraId="04E48367" w14:textId="77777777" w:rsidR="00A03B63" w:rsidRPr="00DC7598" w:rsidRDefault="00A03B63" w:rsidP="00A03B63">
      <w:r w:rsidRPr="0023754F">
        <w:t>This</w:t>
      </w:r>
      <w:r w:rsidRPr="0023754F">
        <w:rPr>
          <w:spacing w:val="-3"/>
        </w:rPr>
        <w:t xml:space="preserve"> </w:t>
      </w:r>
      <w:r w:rsidRPr="0023754F">
        <w:t>section</w:t>
      </w:r>
      <w:r w:rsidRPr="0023754F">
        <w:rPr>
          <w:spacing w:val="-2"/>
        </w:rPr>
        <w:t xml:space="preserve"> </w:t>
      </w:r>
      <w:r w:rsidRPr="0023754F">
        <w:t>mentions</w:t>
      </w:r>
      <w:r w:rsidRPr="0023754F">
        <w:rPr>
          <w:spacing w:val="-2"/>
        </w:rPr>
        <w:t xml:space="preserve"> </w:t>
      </w:r>
      <w:r w:rsidRPr="0023754F">
        <w:t>about</w:t>
      </w:r>
      <w:r w:rsidRPr="0023754F">
        <w:rPr>
          <w:spacing w:val="-2"/>
        </w:rPr>
        <w:t xml:space="preserve"> </w:t>
      </w:r>
      <w:r w:rsidRPr="0023754F">
        <w:t>various</w:t>
      </w:r>
      <w:r w:rsidRPr="0023754F">
        <w:rPr>
          <w:spacing w:val="-3"/>
        </w:rPr>
        <w:t xml:space="preserve"> </w:t>
      </w:r>
      <w:r w:rsidRPr="0023754F">
        <w:t>components</w:t>
      </w:r>
      <w:r w:rsidRPr="0023754F">
        <w:rPr>
          <w:spacing w:val="-2"/>
        </w:rPr>
        <w:t xml:space="preserve"> </w:t>
      </w:r>
      <w:r w:rsidRPr="0023754F">
        <w:t>considered</w:t>
      </w:r>
      <w:r w:rsidRPr="0023754F">
        <w:rPr>
          <w:spacing w:val="-3"/>
        </w:rPr>
        <w:t xml:space="preserve"> </w:t>
      </w:r>
      <w:r w:rsidRPr="0023754F">
        <w:t>during Hyper-V</w:t>
      </w:r>
      <w:r w:rsidRPr="0023754F">
        <w:rPr>
          <w:spacing w:val="-3"/>
        </w:rPr>
        <w:t xml:space="preserve"> </w:t>
      </w:r>
      <w:r w:rsidRPr="0023754F">
        <w:t>Server</w:t>
      </w:r>
      <w:r w:rsidRPr="0023754F">
        <w:rPr>
          <w:spacing w:val="-3"/>
        </w:rPr>
        <w:t xml:space="preserve"> </w:t>
      </w:r>
      <w:r w:rsidRPr="0023754F">
        <w:t>Build.</w:t>
      </w:r>
    </w:p>
    <w:p w14:paraId="4D91B2B3" w14:textId="77777777" w:rsidR="00A03B63" w:rsidRPr="0023754F" w:rsidRDefault="00A03B63" w:rsidP="00A03B63">
      <w:pPr>
        <w:pStyle w:val="Heading3"/>
        <w:numPr>
          <w:ilvl w:val="2"/>
          <w:numId w:val="1"/>
        </w:numPr>
        <w:tabs>
          <w:tab w:val="clear" w:pos="360"/>
        </w:tabs>
        <w:ind w:hanging="357"/>
      </w:pPr>
      <w:r w:rsidRPr="0023754F">
        <w:t>Components</w:t>
      </w:r>
    </w:p>
    <w:p w14:paraId="69816447" w14:textId="77777777" w:rsidR="00A03B63" w:rsidRPr="0023754F" w:rsidRDefault="00A03B63" w:rsidP="00A03B63">
      <w:pPr>
        <w:pStyle w:val="BodyText"/>
        <w:spacing w:before="218"/>
        <w:rPr>
          <w:sz w:val="16"/>
          <w:szCs w:val="16"/>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28"/>
        <w:gridCol w:w="5432"/>
      </w:tblGrid>
      <w:tr w:rsidR="00A1409C" w:rsidRPr="0023754F" w14:paraId="40E7723B" w14:textId="77777777" w:rsidTr="00A1409C">
        <w:trPr>
          <w:trHeight w:val="299"/>
          <w:tblHeader/>
        </w:trPr>
        <w:tc>
          <w:tcPr>
            <w:tcW w:w="3328" w:type="dxa"/>
            <w:tcBorders>
              <w:right w:val="single" w:sz="4" w:space="0" w:color="FFFFFF"/>
            </w:tcBorders>
            <w:shd w:val="clear" w:color="auto" w:fill="1985FF"/>
            <w:tcMar>
              <w:top w:w="57" w:type="dxa"/>
              <w:left w:w="85" w:type="dxa"/>
              <w:right w:w="85" w:type="dxa"/>
            </w:tcMar>
          </w:tcPr>
          <w:p w14:paraId="23F0DD2C" w14:textId="77777777" w:rsidR="00A03B63" w:rsidRPr="0023754F" w:rsidRDefault="00A03B63" w:rsidP="00F10749">
            <w:pPr>
              <w:pStyle w:val="TableHeader"/>
              <w:jc w:val="center"/>
            </w:pPr>
            <w:r w:rsidRPr="0023754F">
              <w:t>Type</w:t>
            </w:r>
          </w:p>
        </w:tc>
        <w:tc>
          <w:tcPr>
            <w:tcW w:w="5432" w:type="dxa"/>
            <w:tcBorders>
              <w:left w:val="single" w:sz="4" w:space="0" w:color="FFFFFF"/>
            </w:tcBorders>
            <w:shd w:val="clear" w:color="auto" w:fill="1985FF"/>
            <w:tcMar>
              <w:top w:w="57" w:type="dxa"/>
              <w:left w:w="85" w:type="dxa"/>
              <w:right w:w="85" w:type="dxa"/>
            </w:tcMar>
          </w:tcPr>
          <w:p w14:paraId="6A61B19B" w14:textId="77777777" w:rsidR="00A03B63" w:rsidRPr="0023754F" w:rsidRDefault="00A03B63" w:rsidP="00F10749">
            <w:pPr>
              <w:pStyle w:val="TableHeader"/>
              <w:jc w:val="center"/>
            </w:pPr>
            <w:r w:rsidRPr="0023754F">
              <w:t>Role</w:t>
            </w:r>
          </w:p>
        </w:tc>
      </w:tr>
      <w:tr w:rsidR="00A03B63" w:rsidRPr="0023754F" w14:paraId="28E13F93" w14:textId="77777777" w:rsidTr="00A1409C">
        <w:trPr>
          <w:trHeight w:val="263"/>
        </w:trPr>
        <w:tc>
          <w:tcPr>
            <w:tcW w:w="3328" w:type="dxa"/>
            <w:shd w:val="clear" w:color="auto" w:fill="auto"/>
            <w:tcMar>
              <w:top w:w="28" w:type="dxa"/>
              <w:left w:w="85" w:type="dxa"/>
              <w:right w:w="85" w:type="dxa"/>
            </w:tcMar>
          </w:tcPr>
          <w:p w14:paraId="0A1622FE" w14:textId="77777777" w:rsidR="00A03B63" w:rsidRPr="0023754F" w:rsidRDefault="00A03B63" w:rsidP="00F10749">
            <w:pPr>
              <w:pStyle w:val="Table"/>
              <w:jc w:val="center"/>
            </w:pPr>
            <w:r w:rsidRPr="0023754F">
              <w:t>Operating</w:t>
            </w:r>
            <w:r w:rsidRPr="0023754F">
              <w:rPr>
                <w:spacing w:val="-1"/>
              </w:rPr>
              <w:t xml:space="preserve"> </w:t>
            </w:r>
            <w:r w:rsidRPr="0023754F">
              <w:t>System</w:t>
            </w:r>
          </w:p>
        </w:tc>
        <w:tc>
          <w:tcPr>
            <w:tcW w:w="5432" w:type="dxa"/>
            <w:shd w:val="clear" w:color="auto" w:fill="auto"/>
            <w:tcMar>
              <w:top w:w="28" w:type="dxa"/>
              <w:left w:w="85" w:type="dxa"/>
              <w:right w:w="85" w:type="dxa"/>
            </w:tcMar>
          </w:tcPr>
          <w:p w14:paraId="0E4930C9" w14:textId="7DEED182" w:rsidR="00A03B63" w:rsidRPr="0023754F" w:rsidRDefault="00A03B63" w:rsidP="00F10749">
            <w:pPr>
              <w:pStyle w:val="Table"/>
              <w:jc w:val="center"/>
            </w:pPr>
            <w:r w:rsidRPr="0023754F">
              <w:t>Windows 202</w:t>
            </w:r>
            <w:r w:rsidR="00E40844">
              <w:t>5</w:t>
            </w:r>
            <w:r w:rsidRPr="0023754F">
              <w:t xml:space="preserve"> Data Center Edition</w:t>
            </w:r>
            <w:r w:rsidRPr="0023754F">
              <w:rPr>
                <w:spacing w:val="-54"/>
              </w:rPr>
              <w:t xml:space="preserve"> </w:t>
            </w:r>
            <w:r w:rsidRPr="0023754F">
              <w:t>(Preferred)</w:t>
            </w:r>
          </w:p>
        </w:tc>
      </w:tr>
      <w:tr w:rsidR="00A03B63" w:rsidRPr="0023754F" w14:paraId="6093882C" w14:textId="77777777" w:rsidTr="00A1409C">
        <w:trPr>
          <w:trHeight w:val="161"/>
        </w:trPr>
        <w:tc>
          <w:tcPr>
            <w:tcW w:w="3328" w:type="dxa"/>
            <w:shd w:val="clear" w:color="auto" w:fill="auto"/>
            <w:tcMar>
              <w:top w:w="28" w:type="dxa"/>
              <w:left w:w="85" w:type="dxa"/>
              <w:right w:w="85" w:type="dxa"/>
            </w:tcMar>
          </w:tcPr>
          <w:p w14:paraId="6450B8DA" w14:textId="77777777" w:rsidR="00A03B63" w:rsidRPr="0023754F" w:rsidRDefault="00A03B63" w:rsidP="00F10749">
            <w:pPr>
              <w:pStyle w:val="Table"/>
              <w:jc w:val="center"/>
            </w:pPr>
            <w:r w:rsidRPr="0023754F">
              <w:t>Antivirus</w:t>
            </w:r>
          </w:p>
        </w:tc>
        <w:tc>
          <w:tcPr>
            <w:tcW w:w="5432" w:type="dxa"/>
            <w:shd w:val="clear" w:color="auto" w:fill="auto"/>
            <w:tcMar>
              <w:top w:w="28" w:type="dxa"/>
              <w:left w:w="85" w:type="dxa"/>
              <w:right w:w="85" w:type="dxa"/>
            </w:tcMar>
          </w:tcPr>
          <w:p w14:paraId="07D063DB" w14:textId="3E523569" w:rsidR="00A03B63" w:rsidRPr="0023754F" w:rsidRDefault="00E40844" w:rsidP="00F10749">
            <w:pPr>
              <w:pStyle w:val="Table"/>
              <w:jc w:val="center"/>
            </w:pPr>
            <w:r>
              <w:t>Microsoft Defender</w:t>
            </w:r>
          </w:p>
        </w:tc>
      </w:tr>
      <w:tr w:rsidR="00A03B63" w:rsidRPr="0023754F" w14:paraId="2FAB70A0" w14:textId="77777777" w:rsidTr="00A1409C">
        <w:trPr>
          <w:trHeight w:val="173"/>
        </w:trPr>
        <w:tc>
          <w:tcPr>
            <w:tcW w:w="3328" w:type="dxa"/>
            <w:shd w:val="clear" w:color="auto" w:fill="auto"/>
            <w:tcMar>
              <w:top w:w="28" w:type="dxa"/>
              <w:left w:w="85" w:type="dxa"/>
              <w:right w:w="85" w:type="dxa"/>
            </w:tcMar>
          </w:tcPr>
          <w:p w14:paraId="16DBE1FE" w14:textId="77777777" w:rsidR="00A03B63" w:rsidRPr="0023754F" w:rsidRDefault="00A03B63" w:rsidP="00F10749">
            <w:pPr>
              <w:pStyle w:val="Table"/>
              <w:jc w:val="center"/>
            </w:pPr>
            <w:r w:rsidRPr="0023754F">
              <w:t>Monitoring</w:t>
            </w:r>
          </w:p>
        </w:tc>
        <w:tc>
          <w:tcPr>
            <w:tcW w:w="5432" w:type="dxa"/>
            <w:shd w:val="clear" w:color="auto" w:fill="auto"/>
            <w:tcMar>
              <w:top w:w="28" w:type="dxa"/>
              <w:left w:w="85" w:type="dxa"/>
              <w:right w:w="85" w:type="dxa"/>
            </w:tcMar>
          </w:tcPr>
          <w:p w14:paraId="0C79973B" w14:textId="30407325" w:rsidR="00A03B63" w:rsidRPr="0023754F" w:rsidRDefault="00E40844" w:rsidP="00F10749">
            <w:pPr>
              <w:pStyle w:val="Table"/>
              <w:jc w:val="center"/>
            </w:pPr>
            <w:r>
              <w:t xml:space="preserve">CMF </w:t>
            </w:r>
            <w:r w:rsidR="00A03B63">
              <w:t>Nagios</w:t>
            </w:r>
          </w:p>
        </w:tc>
      </w:tr>
    </w:tbl>
    <w:p w14:paraId="5F0C7AD2" w14:textId="77777777" w:rsidR="00A03B63" w:rsidRPr="0023754F" w:rsidRDefault="00A03B63" w:rsidP="00A03B63"/>
    <w:p w14:paraId="7CD0BC2D" w14:textId="77777777" w:rsidR="00A03B63" w:rsidRDefault="00A03B63" w:rsidP="00A03B63">
      <w:pPr>
        <w:pStyle w:val="Heading3"/>
        <w:numPr>
          <w:ilvl w:val="2"/>
          <w:numId w:val="1"/>
        </w:numPr>
        <w:tabs>
          <w:tab w:val="clear" w:pos="360"/>
        </w:tabs>
        <w:ind w:hanging="357"/>
      </w:pPr>
      <w:r w:rsidRPr="0023754F">
        <w:t>Hyper-V</w:t>
      </w:r>
      <w:r w:rsidRPr="0023754F">
        <w:rPr>
          <w:spacing w:val="-5"/>
        </w:rPr>
        <w:t xml:space="preserve"> </w:t>
      </w:r>
      <w:r w:rsidRPr="0023754F">
        <w:t>Manager</w:t>
      </w:r>
    </w:p>
    <w:p w14:paraId="6ED00E25" w14:textId="77777777" w:rsidR="00A03B63" w:rsidRPr="00203453" w:rsidRDefault="00A03B63" w:rsidP="00A03B63"/>
    <w:p w14:paraId="3EBB8EC3" w14:textId="77777777" w:rsidR="00A03B63" w:rsidRDefault="00A03B63" w:rsidP="00A03B63">
      <w:pPr>
        <w:jc w:val="both"/>
      </w:pPr>
      <w:r w:rsidRPr="001167D5">
        <w:t>Hyper-V Manager serves as a Microsoft Management Console (MMC) snap-in, offering fundamental administrative functionalities for overseeing individual instances of Hyper-V or multiple stand-alone hosts. It is specifically designed for the management of hosts that are not part of a cluster. Hyper-V Manager is an introductory tool suitable for beginners, and it can be accessed through Administrative Tools in the Windows Control Panel.</w:t>
      </w:r>
    </w:p>
    <w:p w14:paraId="3C60A947" w14:textId="77777777" w:rsidR="00A03B63" w:rsidRPr="0023754F" w:rsidRDefault="00A03B63" w:rsidP="00A03B63">
      <w:pPr>
        <w:pStyle w:val="BodyText"/>
        <w:spacing w:before="1"/>
        <w:rPr>
          <w:sz w:val="16"/>
          <w:szCs w:val="16"/>
        </w:rPr>
      </w:pPr>
    </w:p>
    <w:p w14:paraId="634AEBD9" w14:textId="77777777" w:rsidR="00A03B63" w:rsidRPr="0023754F" w:rsidRDefault="00A03B63" w:rsidP="00A03B63">
      <w:pPr>
        <w:pStyle w:val="Heading3"/>
        <w:numPr>
          <w:ilvl w:val="2"/>
          <w:numId w:val="1"/>
        </w:numPr>
        <w:tabs>
          <w:tab w:val="clear" w:pos="360"/>
        </w:tabs>
        <w:ind w:hanging="357"/>
      </w:pPr>
      <w:r w:rsidRPr="0023754F">
        <w:t>Failover</w:t>
      </w:r>
      <w:r w:rsidRPr="0023754F">
        <w:rPr>
          <w:spacing w:val="-5"/>
        </w:rPr>
        <w:t xml:space="preserve"> </w:t>
      </w:r>
      <w:r w:rsidRPr="0023754F">
        <w:t>Cluster</w:t>
      </w:r>
      <w:r w:rsidRPr="0023754F">
        <w:rPr>
          <w:spacing w:val="-3"/>
        </w:rPr>
        <w:t xml:space="preserve"> </w:t>
      </w:r>
      <w:r w:rsidRPr="0023754F">
        <w:t>Manager</w:t>
      </w:r>
    </w:p>
    <w:p w14:paraId="4C46C29E" w14:textId="77777777" w:rsidR="00A03B63" w:rsidRPr="00D43BD5" w:rsidRDefault="00A03B63" w:rsidP="00A03B63">
      <w:pPr>
        <w:pStyle w:val="BodyText"/>
        <w:ind w:left="1254" w:right="2050"/>
        <w:rPr>
          <w:sz w:val="16"/>
          <w:szCs w:val="16"/>
        </w:rPr>
      </w:pPr>
    </w:p>
    <w:p w14:paraId="51A4F89F" w14:textId="77777777" w:rsidR="00A03B63" w:rsidRPr="0023754F" w:rsidRDefault="00A03B63" w:rsidP="00A03B63">
      <w:pPr>
        <w:jc w:val="both"/>
      </w:pPr>
      <w:r w:rsidRPr="00D43BD5">
        <w:t>Failover Cluster Manager shares a familiar interface with Hyper-V Manager, being an MMC (Microsoft Management Console), but provides enhanced capabilities. Tailored for the administration of small, clustered Hyper-V environments, it serves as the default management tool in such scenarios. Rather than starting from scratch, Microsoft leveraged existing clustering technologies within this Windows Server role. This utility can be accessed through Administrative Tools in the Windows Control Panel</w:t>
      </w:r>
      <w:r>
        <w:t>.</w:t>
      </w:r>
    </w:p>
    <w:p w14:paraId="40E2C1B4" w14:textId="77777777" w:rsidR="00A03B63" w:rsidRPr="0023754F" w:rsidRDefault="00A03B63" w:rsidP="00A03B63">
      <w:pPr>
        <w:pStyle w:val="BodyText"/>
        <w:spacing w:before="9"/>
        <w:rPr>
          <w:sz w:val="16"/>
          <w:szCs w:val="16"/>
        </w:rPr>
      </w:pPr>
    </w:p>
    <w:p w14:paraId="562DFD57" w14:textId="77777777" w:rsidR="00A03B63" w:rsidRPr="0023754F" w:rsidRDefault="00A03B63" w:rsidP="00A03B63">
      <w:pPr>
        <w:pStyle w:val="Heading3"/>
        <w:numPr>
          <w:ilvl w:val="2"/>
          <w:numId w:val="1"/>
        </w:numPr>
        <w:tabs>
          <w:tab w:val="clear" w:pos="360"/>
        </w:tabs>
        <w:ind w:hanging="357"/>
      </w:pPr>
      <w:r w:rsidRPr="0023754F">
        <w:t>System</w:t>
      </w:r>
      <w:r w:rsidRPr="0023754F">
        <w:rPr>
          <w:spacing w:val="-6"/>
        </w:rPr>
        <w:t xml:space="preserve"> </w:t>
      </w:r>
      <w:r w:rsidRPr="0023754F">
        <w:t>Center</w:t>
      </w:r>
      <w:r w:rsidRPr="0023754F">
        <w:rPr>
          <w:spacing w:val="-3"/>
        </w:rPr>
        <w:t xml:space="preserve"> </w:t>
      </w:r>
      <w:r w:rsidRPr="0023754F">
        <w:t>Virtual</w:t>
      </w:r>
      <w:r w:rsidRPr="0023754F">
        <w:rPr>
          <w:spacing w:val="-4"/>
        </w:rPr>
        <w:t xml:space="preserve"> </w:t>
      </w:r>
      <w:r w:rsidRPr="0023754F">
        <w:t>Machine</w:t>
      </w:r>
      <w:r w:rsidRPr="0023754F">
        <w:rPr>
          <w:spacing w:val="-4"/>
        </w:rPr>
        <w:t xml:space="preserve"> </w:t>
      </w:r>
      <w:r w:rsidRPr="0023754F">
        <w:t>Manager</w:t>
      </w:r>
    </w:p>
    <w:p w14:paraId="3D5CE279" w14:textId="77777777" w:rsidR="00A03B63" w:rsidRDefault="00A03B63" w:rsidP="00A03B63">
      <w:pPr>
        <w:pStyle w:val="BodyText"/>
        <w:ind w:left="1254" w:right="1994"/>
        <w:rPr>
          <w:sz w:val="16"/>
          <w:szCs w:val="16"/>
        </w:rPr>
      </w:pPr>
    </w:p>
    <w:p w14:paraId="2F691D11" w14:textId="77777777" w:rsidR="00A03B63" w:rsidRPr="0023754F" w:rsidRDefault="00A03B63" w:rsidP="00A03B63">
      <w:pPr>
        <w:jc w:val="both"/>
      </w:pPr>
      <w:r w:rsidRPr="001D19AC">
        <w:t>System Center Virtual Machine Manager (SCVMM) is a comprehensive management solution designed for large-scale virtualized environments, including Hyper-V. It provides advanced capabilities for deploying, managing, and optimizing virtualized infrastructure. System Center Virtual Machine Manager plays a crucial role in managing Hyper-V environments at scale, offering advanced features for automation, optimization, and overall efficiency in virtualized datacenters</w:t>
      </w:r>
      <w:r>
        <w:t>.</w:t>
      </w:r>
    </w:p>
    <w:p w14:paraId="6E8CD83C" w14:textId="77777777" w:rsidR="00A03B63" w:rsidRPr="0023754F" w:rsidRDefault="00A03B63" w:rsidP="00A03B63">
      <w:pPr>
        <w:pStyle w:val="BodyText"/>
        <w:spacing w:before="11"/>
        <w:rPr>
          <w:sz w:val="16"/>
          <w:szCs w:val="16"/>
        </w:rPr>
      </w:pPr>
    </w:p>
    <w:p w14:paraId="2C506571" w14:textId="77777777" w:rsidR="00A03B63" w:rsidRDefault="00A03B63" w:rsidP="00A03B63">
      <w:pPr>
        <w:pStyle w:val="Heading3"/>
        <w:numPr>
          <w:ilvl w:val="2"/>
          <w:numId w:val="1"/>
        </w:numPr>
        <w:tabs>
          <w:tab w:val="clear" w:pos="360"/>
        </w:tabs>
        <w:ind w:hanging="357"/>
      </w:pPr>
      <w:r w:rsidRPr="0023754F">
        <w:t>Windows</w:t>
      </w:r>
      <w:r w:rsidRPr="0023754F">
        <w:rPr>
          <w:spacing w:val="-3"/>
        </w:rPr>
        <w:t xml:space="preserve"> </w:t>
      </w:r>
      <w:r w:rsidRPr="0023754F">
        <w:t>Admin</w:t>
      </w:r>
      <w:r w:rsidRPr="0023754F">
        <w:rPr>
          <w:spacing w:val="-2"/>
        </w:rPr>
        <w:t xml:space="preserve"> </w:t>
      </w:r>
      <w:r w:rsidRPr="0023754F">
        <w:t>Center</w:t>
      </w:r>
    </w:p>
    <w:p w14:paraId="23506C68" w14:textId="77777777" w:rsidR="00A03B63" w:rsidRPr="00203453" w:rsidRDefault="00A03B63" w:rsidP="00A03B63"/>
    <w:p w14:paraId="5F5B88C7" w14:textId="77777777" w:rsidR="00A03B63" w:rsidRDefault="00A03B63" w:rsidP="00A03B63">
      <w:pPr>
        <w:jc w:val="both"/>
      </w:pPr>
      <w:r w:rsidRPr="00E87FFC">
        <w:t>Windows Admin Center (WAC) for Hyper-V is a web-based management tool specifically designed for overseeing and administering Hyper-V environments. It provides a user-friendly interface to manage Hyper-V hosts, virtual machines (VMs), and associated resources. WAC simplifies various tasks related to Hyper-V management, making it accessible and efficient for administrator</w:t>
      </w:r>
      <w:r>
        <w:t>s</w:t>
      </w:r>
      <w:r w:rsidRPr="00E87FFC">
        <w:t>.</w:t>
      </w:r>
    </w:p>
    <w:p w14:paraId="559B2092" w14:textId="77777777" w:rsidR="00A03B63" w:rsidRDefault="00A03B63" w:rsidP="00A03B63">
      <w:pPr>
        <w:jc w:val="both"/>
      </w:pPr>
    </w:p>
    <w:p w14:paraId="3B3D588E" w14:textId="77777777" w:rsidR="00A03B63" w:rsidRDefault="00A03B63" w:rsidP="00A03B63">
      <w:pPr>
        <w:pStyle w:val="Heading2"/>
        <w:numPr>
          <w:ilvl w:val="1"/>
          <w:numId w:val="1"/>
        </w:numPr>
        <w:tabs>
          <w:tab w:val="clear" w:pos="360"/>
        </w:tabs>
        <w:ind w:hanging="357"/>
      </w:pPr>
      <w:bookmarkStart w:id="1520" w:name="_Toc154499745"/>
      <w:bookmarkStart w:id="1521" w:name="_Toc155084343"/>
      <w:bookmarkStart w:id="1522" w:name="_Toc155084573"/>
      <w:bookmarkStart w:id="1523" w:name="_Toc155084835"/>
      <w:bookmarkStart w:id="1524" w:name="_Toc155085054"/>
      <w:bookmarkStart w:id="1525" w:name="_Toc155090890"/>
      <w:bookmarkStart w:id="1526" w:name="_Toc155091779"/>
      <w:bookmarkStart w:id="1527" w:name="_Toc155790765"/>
      <w:bookmarkStart w:id="1528" w:name="_Toc191914674"/>
      <w:bookmarkStart w:id="1529" w:name="_Toc193746985"/>
      <w:bookmarkStart w:id="1530" w:name="_Toc194683670"/>
      <w:r w:rsidRPr="0023754F">
        <w:t>ATF</w:t>
      </w:r>
      <w:r w:rsidRPr="0023754F">
        <w:rPr>
          <w:spacing w:val="-4"/>
        </w:rPr>
        <w:t xml:space="preserve"> </w:t>
      </w:r>
      <w:r w:rsidRPr="0023754F">
        <w:t>Tooling</w:t>
      </w:r>
      <w:r w:rsidRPr="0023754F">
        <w:rPr>
          <w:spacing w:val="-3"/>
        </w:rPr>
        <w:t xml:space="preserve"> </w:t>
      </w:r>
      <w:r w:rsidRPr="0023754F">
        <w:t>Integration</w:t>
      </w:r>
      <w:bookmarkEnd w:id="1520"/>
      <w:bookmarkEnd w:id="1521"/>
      <w:bookmarkEnd w:id="1522"/>
      <w:bookmarkEnd w:id="1523"/>
      <w:bookmarkEnd w:id="1524"/>
      <w:bookmarkEnd w:id="1525"/>
      <w:bookmarkEnd w:id="1526"/>
      <w:bookmarkEnd w:id="1527"/>
      <w:bookmarkEnd w:id="1528"/>
      <w:bookmarkEnd w:id="1529"/>
      <w:bookmarkEnd w:id="1530"/>
    </w:p>
    <w:p w14:paraId="3B7B1F6B" w14:textId="77777777" w:rsidR="00A03B63" w:rsidRPr="00334014" w:rsidRDefault="00A03B63" w:rsidP="00A03B63"/>
    <w:p w14:paraId="7D7131EC" w14:textId="77777777" w:rsidR="00A03B63" w:rsidRDefault="00A03B63" w:rsidP="00A03B63">
      <w:pPr>
        <w:jc w:val="both"/>
      </w:pPr>
      <w:r w:rsidRPr="002A0DA5">
        <w:t xml:space="preserve">The Atos Technology Framework offers a comprehensive tooling solution designed for the Atos Service Management Model (ASMM) and its associated processes. It ensures consistent </w:t>
      </w:r>
      <w:r w:rsidRPr="002A0DA5">
        <w:lastRenderedPageBreak/>
        <w:t>management of interactions among all components, services, and users, built upon a flexible IT architecture.</w:t>
      </w:r>
    </w:p>
    <w:p w14:paraId="7A9513B5" w14:textId="77777777" w:rsidR="00A03B63" w:rsidRPr="00266E83" w:rsidRDefault="00A03B63" w:rsidP="00A03B63">
      <w:pPr>
        <w:jc w:val="both"/>
      </w:pPr>
    </w:p>
    <w:p w14:paraId="4421F306" w14:textId="77777777" w:rsidR="00A03B63" w:rsidRDefault="00A03B63" w:rsidP="00A03B63">
      <w:pPr>
        <w:pStyle w:val="Heading3"/>
        <w:numPr>
          <w:ilvl w:val="2"/>
          <w:numId w:val="1"/>
        </w:numPr>
        <w:tabs>
          <w:tab w:val="clear" w:pos="360"/>
        </w:tabs>
        <w:ind w:hanging="357"/>
      </w:pPr>
      <w:r w:rsidRPr="0023754F">
        <w:t>ATF Tooling</w:t>
      </w:r>
    </w:p>
    <w:p w14:paraId="65751926" w14:textId="77777777" w:rsidR="00A03B63" w:rsidRPr="00334014" w:rsidRDefault="00A03B63" w:rsidP="00A03B63"/>
    <w:p w14:paraId="5852BD31" w14:textId="77777777" w:rsidR="00A03B63" w:rsidRDefault="00A03B63" w:rsidP="00A03B63">
      <w:pPr>
        <w:jc w:val="both"/>
      </w:pPr>
      <w:r w:rsidRPr="0023754F">
        <w:t>ATF</w:t>
      </w:r>
      <w:r w:rsidRPr="0023754F">
        <w:rPr>
          <w:spacing w:val="-4"/>
        </w:rPr>
        <w:t xml:space="preserve"> </w:t>
      </w:r>
      <w:r w:rsidRPr="0023754F">
        <w:t>tooling</w:t>
      </w:r>
      <w:r w:rsidRPr="0023754F">
        <w:rPr>
          <w:spacing w:val="-3"/>
        </w:rPr>
        <w:t xml:space="preserve"> </w:t>
      </w:r>
      <w:r w:rsidRPr="0023754F">
        <w:t>is</w:t>
      </w:r>
      <w:r w:rsidRPr="0023754F">
        <w:rPr>
          <w:spacing w:val="-3"/>
        </w:rPr>
        <w:t xml:space="preserve"> </w:t>
      </w:r>
      <w:r w:rsidRPr="0023754F">
        <w:t>developed</w:t>
      </w:r>
      <w:r w:rsidRPr="0023754F">
        <w:rPr>
          <w:spacing w:val="-3"/>
        </w:rPr>
        <w:t xml:space="preserve"> </w:t>
      </w:r>
      <w:r w:rsidRPr="0023754F">
        <w:t>to</w:t>
      </w:r>
      <w:r w:rsidRPr="0023754F">
        <w:rPr>
          <w:spacing w:val="-5"/>
        </w:rPr>
        <w:t xml:space="preserve"> </w:t>
      </w:r>
      <w:r w:rsidRPr="0023754F">
        <w:t>support</w:t>
      </w:r>
      <w:r w:rsidRPr="0023754F">
        <w:rPr>
          <w:spacing w:val="-2"/>
        </w:rPr>
        <w:t xml:space="preserve"> </w:t>
      </w:r>
      <w:r w:rsidRPr="0023754F">
        <w:t>different</w:t>
      </w:r>
      <w:r w:rsidRPr="0023754F">
        <w:rPr>
          <w:spacing w:val="-2"/>
        </w:rPr>
        <w:t xml:space="preserve"> </w:t>
      </w:r>
      <w:r w:rsidRPr="0023754F">
        <w:t>Service</w:t>
      </w:r>
      <w:r w:rsidRPr="0023754F">
        <w:rPr>
          <w:spacing w:val="-2"/>
        </w:rPr>
        <w:t xml:space="preserve"> </w:t>
      </w:r>
      <w:r w:rsidRPr="0023754F">
        <w:t>Management</w:t>
      </w:r>
      <w:r w:rsidRPr="0023754F">
        <w:rPr>
          <w:spacing w:val="-2"/>
        </w:rPr>
        <w:t xml:space="preserve"> </w:t>
      </w:r>
      <w:r w:rsidRPr="0023754F">
        <w:t>components.</w:t>
      </w:r>
    </w:p>
    <w:p w14:paraId="7930DA56" w14:textId="77777777" w:rsidR="00A03B63" w:rsidRPr="00334014" w:rsidRDefault="00A03B63" w:rsidP="00A03B63">
      <w:pPr>
        <w:jc w:val="both"/>
      </w:pPr>
    </w:p>
    <w:p w14:paraId="623517C4" w14:textId="77777777" w:rsidR="00A03B63" w:rsidRPr="0023754F" w:rsidRDefault="00A03B63" w:rsidP="00A03B63">
      <w:pPr>
        <w:pStyle w:val="Heading4"/>
        <w:numPr>
          <w:ilvl w:val="3"/>
          <w:numId w:val="1"/>
        </w:numPr>
        <w:tabs>
          <w:tab w:val="clear" w:pos="360"/>
        </w:tabs>
        <w:ind w:hanging="357"/>
      </w:pPr>
      <w:r w:rsidRPr="0023754F">
        <w:t>Availability</w:t>
      </w:r>
      <w:r w:rsidRPr="0023754F">
        <w:rPr>
          <w:spacing w:val="-3"/>
        </w:rPr>
        <w:t xml:space="preserve"> </w:t>
      </w:r>
      <w:r w:rsidRPr="0023754F">
        <w:t>and</w:t>
      </w:r>
      <w:r w:rsidRPr="0023754F">
        <w:rPr>
          <w:spacing w:val="-6"/>
        </w:rPr>
        <w:t xml:space="preserve"> </w:t>
      </w:r>
      <w:r w:rsidRPr="0023754F">
        <w:t>Event</w:t>
      </w:r>
      <w:r w:rsidRPr="0023754F">
        <w:rPr>
          <w:spacing w:val="-3"/>
        </w:rPr>
        <w:t xml:space="preserve"> </w:t>
      </w:r>
      <w:r w:rsidRPr="0023754F">
        <w:t>Monitoring</w:t>
      </w:r>
    </w:p>
    <w:p w14:paraId="29DDA43A" w14:textId="77777777" w:rsidR="00A03B63" w:rsidRPr="0023754F" w:rsidRDefault="00A03B63" w:rsidP="00A03B63">
      <w:pPr>
        <w:jc w:val="both"/>
      </w:pPr>
    </w:p>
    <w:p w14:paraId="36F21FBC" w14:textId="64E45BDE" w:rsidR="00A03B63" w:rsidRPr="00E1205B" w:rsidRDefault="00F10749" w:rsidP="00A03B63">
      <w:pPr>
        <w:jc w:val="both"/>
      </w:pPr>
      <w:r>
        <w:t xml:space="preserve">CFM </w:t>
      </w:r>
      <w:r w:rsidR="00A03B63" w:rsidRPr="00E1205B">
        <w:t>Nagios serves as the Atos solution dedicated to monitoring and managing Microsoft Windows Operating Systems within Virtual Environments.</w:t>
      </w:r>
    </w:p>
    <w:p w14:paraId="01B840E6" w14:textId="77777777" w:rsidR="00A03B63" w:rsidRPr="0023754F" w:rsidRDefault="00A03B63" w:rsidP="00A03B63">
      <w:pPr>
        <w:pStyle w:val="BodyText"/>
        <w:spacing w:before="4"/>
        <w:rPr>
          <w:sz w:val="16"/>
          <w:szCs w:val="16"/>
        </w:rPr>
      </w:pPr>
    </w:p>
    <w:p w14:paraId="149E639E" w14:textId="77777777" w:rsidR="00A03B63" w:rsidRDefault="00A03B63" w:rsidP="00A03B63">
      <w:pPr>
        <w:pStyle w:val="Heading3"/>
        <w:numPr>
          <w:ilvl w:val="2"/>
          <w:numId w:val="1"/>
        </w:numPr>
        <w:tabs>
          <w:tab w:val="clear" w:pos="360"/>
        </w:tabs>
        <w:ind w:hanging="357"/>
      </w:pPr>
      <w:r w:rsidRPr="0023754F">
        <w:t>Management</w:t>
      </w:r>
      <w:r w:rsidRPr="0023754F">
        <w:rPr>
          <w:spacing w:val="-6"/>
        </w:rPr>
        <w:t xml:space="preserve"> </w:t>
      </w:r>
      <w:r w:rsidRPr="0023754F">
        <w:t>and</w:t>
      </w:r>
      <w:r w:rsidRPr="0023754F">
        <w:rPr>
          <w:spacing w:val="-6"/>
        </w:rPr>
        <w:t xml:space="preserve"> </w:t>
      </w:r>
      <w:r w:rsidRPr="0023754F">
        <w:t>Orchestration</w:t>
      </w:r>
    </w:p>
    <w:p w14:paraId="1B605063" w14:textId="77777777" w:rsidR="00A03B63" w:rsidRPr="00334014" w:rsidRDefault="00A03B63" w:rsidP="00A03B63"/>
    <w:p w14:paraId="58F8A1FB" w14:textId="77777777" w:rsidR="00A03B63" w:rsidRDefault="00A03B63" w:rsidP="00A03B63">
      <w:pPr>
        <w:jc w:val="both"/>
      </w:pPr>
      <w:r w:rsidRPr="00BC0577">
        <w:t>The table presented below outlines the extent of management services offered by the service inherently and those entrusted to upstream systems like the Atos Technology Framework (ATF) or the SIAM provider. Supplementary items can be incorporated as deemed necessary.</w:t>
      </w:r>
    </w:p>
    <w:p w14:paraId="556B06FA" w14:textId="77777777" w:rsidR="00A03B63" w:rsidRDefault="00A03B63" w:rsidP="00A03B63">
      <w:pPr>
        <w:jc w:val="both"/>
      </w:pPr>
    </w:p>
    <w:tbl>
      <w:tblPr>
        <w:tblW w:w="893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5"/>
        <w:gridCol w:w="1200"/>
        <w:gridCol w:w="849"/>
        <w:gridCol w:w="1985"/>
        <w:gridCol w:w="2912"/>
      </w:tblGrid>
      <w:tr w:rsidR="00F10749" w:rsidRPr="0023754F" w14:paraId="1C29A3E9" w14:textId="77777777" w:rsidTr="00F10749">
        <w:trPr>
          <w:trHeight w:val="537"/>
          <w:tblHeader/>
        </w:trPr>
        <w:tc>
          <w:tcPr>
            <w:tcW w:w="1985" w:type="dxa"/>
            <w:tcBorders>
              <w:right w:val="single" w:sz="4" w:space="0" w:color="FFFFFF"/>
            </w:tcBorders>
            <w:shd w:val="clear" w:color="auto" w:fill="1985FF"/>
            <w:tcMar>
              <w:top w:w="57" w:type="dxa"/>
              <w:left w:w="85" w:type="dxa"/>
              <w:right w:w="85" w:type="dxa"/>
            </w:tcMar>
          </w:tcPr>
          <w:p w14:paraId="05F79B23" w14:textId="77777777" w:rsidR="00A03B63" w:rsidRPr="0023754F" w:rsidRDefault="00A03B63" w:rsidP="00F45434">
            <w:pPr>
              <w:pStyle w:val="TableHeader"/>
              <w:jc w:val="center"/>
            </w:pPr>
            <w:r w:rsidRPr="0023754F">
              <w:t>Item</w:t>
            </w:r>
          </w:p>
        </w:tc>
        <w:tc>
          <w:tcPr>
            <w:tcW w:w="1200" w:type="dxa"/>
            <w:tcBorders>
              <w:left w:val="single" w:sz="4" w:space="0" w:color="FFFFFF"/>
              <w:right w:val="single" w:sz="4" w:space="0" w:color="FFFFFF"/>
            </w:tcBorders>
            <w:shd w:val="clear" w:color="auto" w:fill="1985FF"/>
            <w:tcMar>
              <w:top w:w="57" w:type="dxa"/>
              <w:left w:w="85" w:type="dxa"/>
              <w:right w:w="85" w:type="dxa"/>
            </w:tcMar>
          </w:tcPr>
          <w:p w14:paraId="070739ED" w14:textId="77777777" w:rsidR="00A03B63" w:rsidRPr="0023754F" w:rsidRDefault="00A03B63" w:rsidP="00F45434">
            <w:pPr>
              <w:pStyle w:val="TableHeader"/>
              <w:jc w:val="center"/>
            </w:pPr>
            <w:r w:rsidRPr="0023754F">
              <w:t>Included in</w:t>
            </w:r>
            <w:r w:rsidRPr="0023754F">
              <w:rPr>
                <w:spacing w:val="1"/>
              </w:rPr>
              <w:t xml:space="preserve"> </w:t>
            </w:r>
            <w:r w:rsidRPr="0023754F">
              <w:t>core</w:t>
            </w:r>
            <w:r w:rsidRPr="0023754F">
              <w:rPr>
                <w:spacing w:val="-6"/>
              </w:rPr>
              <w:t xml:space="preserve"> </w:t>
            </w:r>
            <w:r w:rsidRPr="0023754F">
              <w:t>Service</w:t>
            </w:r>
          </w:p>
        </w:tc>
        <w:tc>
          <w:tcPr>
            <w:tcW w:w="849" w:type="dxa"/>
            <w:tcBorders>
              <w:left w:val="single" w:sz="4" w:space="0" w:color="FFFFFF"/>
              <w:right w:val="single" w:sz="4" w:space="0" w:color="FFFFFF"/>
            </w:tcBorders>
            <w:shd w:val="clear" w:color="auto" w:fill="1985FF"/>
            <w:tcMar>
              <w:top w:w="57" w:type="dxa"/>
              <w:left w:w="85" w:type="dxa"/>
              <w:right w:w="85" w:type="dxa"/>
            </w:tcMar>
          </w:tcPr>
          <w:p w14:paraId="3B45F305" w14:textId="77777777" w:rsidR="00A03B63" w:rsidRPr="0023754F" w:rsidRDefault="00A03B63" w:rsidP="00F45434">
            <w:pPr>
              <w:pStyle w:val="TableHeader"/>
              <w:jc w:val="center"/>
            </w:pPr>
            <w:r w:rsidRPr="0023754F">
              <w:t>ATF</w:t>
            </w:r>
          </w:p>
        </w:tc>
        <w:tc>
          <w:tcPr>
            <w:tcW w:w="1985" w:type="dxa"/>
            <w:tcBorders>
              <w:left w:val="single" w:sz="4" w:space="0" w:color="FFFFFF"/>
              <w:right w:val="single" w:sz="4" w:space="0" w:color="FFFFFF"/>
            </w:tcBorders>
            <w:shd w:val="clear" w:color="auto" w:fill="1985FF"/>
            <w:tcMar>
              <w:top w:w="57" w:type="dxa"/>
              <w:left w:w="85" w:type="dxa"/>
              <w:right w:w="85" w:type="dxa"/>
            </w:tcMar>
          </w:tcPr>
          <w:p w14:paraId="0588C9F5" w14:textId="77777777" w:rsidR="00A03B63" w:rsidRPr="0023754F" w:rsidRDefault="00A03B63" w:rsidP="00F45434">
            <w:pPr>
              <w:pStyle w:val="TableHeader"/>
              <w:jc w:val="center"/>
            </w:pPr>
            <w:r w:rsidRPr="0023754F">
              <w:t>Toolset</w:t>
            </w:r>
          </w:p>
        </w:tc>
        <w:tc>
          <w:tcPr>
            <w:tcW w:w="2912" w:type="dxa"/>
            <w:tcBorders>
              <w:left w:val="single" w:sz="4" w:space="0" w:color="FFFFFF"/>
            </w:tcBorders>
            <w:shd w:val="clear" w:color="auto" w:fill="1985FF"/>
            <w:tcMar>
              <w:top w:w="57" w:type="dxa"/>
              <w:left w:w="85" w:type="dxa"/>
              <w:right w:w="85" w:type="dxa"/>
            </w:tcMar>
          </w:tcPr>
          <w:p w14:paraId="6BB865E3" w14:textId="77777777" w:rsidR="00A03B63" w:rsidRPr="0023754F" w:rsidRDefault="00A03B63" w:rsidP="00F45434">
            <w:pPr>
              <w:pStyle w:val="TableHeader"/>
              <w:jc w:val="center"/>
            </w:pPr>
            <w:r w:rsidRPr="0023754F">
              <w:t>Comments</w:t>
            </w:r>
          </w:p>
        </w:tc>
      </w:tr>
      <w:tr w:rsidR="00F10749" w:rsidRPr="0023754F" w14:paraId="13EE5728" w14:textId="77777777" w:rsidTr="00F10749">
        <w:trPr>
          <w:trHeight w:val="652"/>
        </w:trPr>
        <w:tc>
          <w:tcPr>
            <w:tcW w:w="1985" w:type="dxa"/>
            <w:shd w:val="clear" w:color="auto" w:fill="auto"/>
            <w:tcMar>
              <w:top w:w="28" w:type="dxa"/>
              <w:left w:w="85" w:type="dxa"/>
              <w:right w:w="85" w:type="dxa"/>
            </w:tcMar>
          </w:tcPr>
          <w:p w14:paraId="0481F199" w14:textId="77777777" w:rsidR="00A03B63" w:rsidRPr="0023754F" w:rsidRDefault="00A03B63" w:rsidP="00F45434">
            <w:pPr>
              <w:pStyle w:val="Table"/>
              <w:jc w:val="center"/>
            </w:pPr>
            <w:r w:rsidRPr="0023754F">
              <w:t>Compute</w:t>
            </w:r>
            <w:r w:rsidRPr="0023754F">
              <w:rPr>
                <w:spacing w:val="1"/>
              </w:rPr>
              <w:t xml:space="preserve"> </w:t>
            </w:r>
            <w:r w:rsidRPr="0023754F">
              <w:t>Management (OS</w:t>
            </w:r>
            <w:r w:rsidRPr="0023754F">
              <w:rPr>
                <w:spacing w:val="-54"/>
              </w:rPr>
              <w:t xml:space="preserve"> </w:t>
            </w:r>
            <w:r w:rsidRPr="0023754F">
              <w:t>and Hardware)</w:t>
            </w:r>
          </w:p>
        </w:tc>
        <w:tc>
          <w:tcPr>
            <w:tcW w:w="1200" w:type="dxa"/>
            <w:shd w:val="clear" w:color="auto" w:fill="auto"/>
            <w:tcMar>
              <w:top w:w="28" w:type="dxa"/>
              <w:left w:w="85" w:type="dxa"/>
              <w:right w:w="85" w:type="dxa"/>
            </w:tcMar>
          </w:tcPr>
          <w:p w14:paraId="081E26CB" w14:textId="77777777" w:rsidR="00A03B63" w:rsidRPr="0023754F" w:rsidRDefault="00A03B63" w:rsidP="00F45434">
            <w:pPr>
              <w:pStyle w:val="Table"/>
              <w:jc w:val="center"/>
            </w:pPr>
            <w:r w:rsidRPr="0023754F">
              <w:t>√</w:t>
            </w:r>
          </w:p>
        </w:tc>
        <w:tc>
          <w:tcPr>
            <w:tcW w:w="849" w:type="dxa"/>
            <w:shd w:val="clear" w:color="auto" w:fill="auto"/>
            <w:tcMar>
              <w:top w:w="28" w:type="dxa"/>
              <w:left w:w="85" w:type="dxa"/>
              <w:right w:w="85" w:type="dxa"/>
            </w:tcMar>
          </w:tcPr>
          <w:p w14:paraId="07C2F3AB" w14:textId="77777777" w:rsidR="00A03B63" w:rsidRPr="0023754F" w:rsidRDefault="00A03B63" w:rsidP="00F45434">
            <w:pPr>
              <w:pStyle w:val="Table"/>
              <w:jc w:val="center"/>
            </w:pPr>
            <w:r w:rsidRPr="0023754F">
              <w:t>√</w:t>
            </w:r>
          </w:p>
        </w:tc>
        <w:tc>
          <w:tcPr>
            <w:tcW w:w="1985" w:type="dxa"/>
            <w:shd w:val="clear" w:color="auto" w:fill="auto"/>
            <w:tcMar>
              <w:top w:w="28" w:type="dxa"/>
              <w:left w:w="85" w:type="dxa"/>
              <w:right w:w="85" w:type="dxa"/>
            </w:tcMar>
          </w:tcPr>
          <w:p w14:paraId="5D0AAA41" w14:textId="4FD91934" w:rsidR="00A03B63" w:rsidRPr="0023754F" w:rsidRDefault="00F45434" w:rsidP="00F45434">
            <w:pPr>
              <w:pStyle w:val="Table"/>
              <w:jc w:val="center"/>
            </w:pPr>
            <w:r>
              <w:t>CMF Nagios</w:t>
            </w:r>
            <w:r w:rsidR="00A03B63" w:rsidRPr="0023754F">
              <w:t>,</w:t>
            </w:r>
            <w:r w:rsidR="00A03B63" w:rsidRPr="0023754F">
              <w:rPr>
                <w:spacing w:val="-3"/>
              </w:rPr>
              <w:t xml:space="preserve"> </w:t>
            </w:r>
            <w:r w:rsidR="00A03B63">
              <w:t>TSSA</w:t>
            </w:r>
          </w:p>
        </w:tc>
        <w:tc>
          <w:tcPr>
            <w:tcW w:w="2912" w:type="dxa"/>
            <w:shd w:val="clear" w:color="auto" w:fill="auto"/>
            <w:tcMar>
              <w:top w:w="28" w:type="dxa"/>
              <w:left w:w="85" w:type="dxa"/>
              <w:right w:w="85" w:type="dxa"/>
            </w:tcMar>
          </w:tcPr>
          <w:p w14:paraId="7D327639" w14:textId="77777777" w:rsidR="00A03B63" w:rsidRPr="0023754F" w:rsidRDefault="00A03B63" w:rsidP="00F45434">
            <w:pPr>
              <w:pStyle w:val="Table"/>
              <w:jc w:val="center"/>
            </w:pPr>
            <w:r w:rsidRPr="0023754F">
              <w:t>Patching, provisioning,</w:t>
            </w:r>
            <w:r w:rsidRPr="0023754F">
              <w:rPr>
                <w:spacing w:val="1"/>
              </w:rPr>
              <w:t xml:space="preserve"> </w:t>
            </w:r>
            <w:r w:rsidRPr="0023754F">
              <w:t>steppingstone,</w:t>
            </w:r>
            <w:r w:rsidRPr="0023754F">
              <w:rPr>
                <w:spacing w:val="-8"/>
              </w:rPr>
              <w:t xml:space="preserve"> </w:t>
            </w:r>
            <w:r w:rsidRPr="0023754F">
              <w:t>OS</w:t>
            </w:r>
            <w:r w:rsidRPr="0023754F">
              <w:rPr>
                <w:spacing w:val="-7"/>
              </w:rPr>
              <w:t xml:space="preserve"> </w:t>
            </w:r>
            <w:r w:rsidRPr="0023754F">
              <w:t>backup</w:t>
            </w:r>
          </w:p>
        </w:tc>
      </w:tr>
      <w:tr w:rsidR="00F10749" w:rsidRPr="0023754F" w14:paraId="1EFC3835" w14:textId="77777777" w:rsidTr="00F10749">
        <w:trPr>
          <w:trHeight w:val="455"/>
        </w:trPr>
        <w:tc>
          <w:tcPr>
            <w:tcW w:w="1985" w:type="dxa"/>
            <w:shd w:val="clear" w:color="auto" w:fill="auto"/>
            <w:tcMar>
              <w:top w:w="28" w:type="dxa"/>
              <w:left w:w="85" w:type="dxa"/>
              <w:right w:w="85" w:type="dxa"/>
            </w:tcMar>
          </w:tcPr>
          <w:p w14:paraId="3992431E" w14:textId="77777777" w:rsidR="00A03B63" w:rsidRPr="0023754F" w:rsidRDefault="00A03B63" w:rsidP="00F45434">
            <w:pPr>
              <w:pStyle w:val="Table"/>
              <w:jc w:val="center"/>
            </w:pPr>
            <w:r w:rsidRPr="0023754F">
              <w:t>Virtualization</w:t>
            </w:r>
            <w:r w:rsidRPr="0023754F">
              <w:rPr>
                <w:spacing w:val="-55"/>
              </w:rPr>
              <w:t xml:space="preserve"> </w:t>
            </w:r>
            <w:r w:rsidRPr="0023754F">
              <w:t>Management</w:t>
            </w:r>
          </w:p>
        </w:tc>
        <w:tc>
          <w:tcPr>
            <w:tcW w:w="1200" w:type="dxa"/>
            <w:shd w:val="clear" w:color="auto" w:fill="auto"/>
            <w:tcMar>
              <w:top w:w="28" w:type="dxa"/>
              <w:left w:w="85" w:type="dxa"/>
              <w:right w:w="85" w:type="dxa"/>
            </w:tcMar>
          </w:tcPr>
          <w:p w14:paraId="3B25A878" w14:textId="77777777" w:rsidR="00A03B63" w:rsidRPr="0023754F" w:rsidRDefault="00A03B63" w:rsidP="00F45434">
            <w:pPr>
              <w:pStyle w:val="Table"/>
              <w:jc w:val="center"/>
            </w:pPr>
            <w:r w:rsidRPr="0023754F">
              <w:t>√</w:t>
            </w:r>
          </w:p>
        </w:tc>
        <w:tc>
          <w:tcPr>
            <w:tcW w:w="849" w:type="dxa"/>
            <w:shd w:val="clear" w:color="auto" w:fill="auto"/>
            <w:tcMar>
              <w:top w:w="28" w:type="dxa"/>
              <w:left w:w="85" w:type="dxa"/>
              <w:right w:w="85" w:type="dxa"/>
            </w:tcMar>
          </w:tcPr>
          <w:p w14:paraId="2EBCE3E1" w14:textId="77777777" w:rsidR="00A03B63" w:rsidRPr="0023754F" w:rsidRDefault="00A03B63" w:rsidP="00F45434">
            <w:pPr>
              <w:pStyle w:val="Table"/>
              <w:jc w:val="center"/>
            </w:pPr>
            <w:r w:rsidRPr="0023754F">
              <w:t>X</w:t>
            </w:r>
          </w:p>
        </w:tc>
        <w:tc>
          <w:tcPr>
            <w:tcW w:w="1985" w:type="dxa"/>
            <w:shd w:val="clear" w:color="auto" w:fill="auto"/>
            <w:tcMar>
              <w:top w:w="28" w:type="dxa"/>
              <w:left w:w="85" w:type="dxa"/>
              <w:right w:w="85" w:type="dxa"/>
            </w:tcMar>
          </w:tcPr>
          <w:p w14:paraId="1F7EF1E0" w14:textId="77777777" w:rsidR="00A03B63" w:rsidRPr="0023754F" w:rsidRDefault="00A03B63" w:rsidP="00F45434">
            <w:pPr>
              <w:pStyle w:val="Table"/>
              <w:jc w:val="center"/>
            </w:pPr>
            <w:r w:rsidRPr="0023754F">
              <w:t>Hyper-V</w:t>
            </w:r>
          </w:p>
        </w:tc>
        <w:tc>
          <w:tcPr>
            <w:tcW w:w="2912" w:type="dxa"/>
            <w:shd w:val="clear" w:color="auto" w:fill="auto"/>
            <w:tcMar>
              <w:top w:w="28" w:type="dxa"/>
              <w:left w:w="85" w:type="dxa"/>
              <w:right w:w="85" w:type="dxa"/>
            </w:tcMar>
          </w:tcPr>
          <w:p w14:paraId="6411EE9F" w14:textId="77777777" w:rsidR="00A03B63" w:rsidRPr="0023754F" w:rsidRDefault="00A03B63" w:rsidP="00F45434">
            <w:pPr>
              <w:pStyle w:val="Table"/>
              <w:jc w:val="center"/>
            </w:pPr>
            <w:r w:rsidRPr="0023754F">
              <w:t>Virtualization</w:t>
            </w:r>
            <w:r w:rsidRPr="0023754F">
              <w:rPr>
                <w:spacing w:val="-6"/>
              </w:rPr>
              <w:t xml:space="preserve"> </w:t>
            </w:r>
            <w:r w:rsidRPr="0023754F">
              <w:t>platforms</w:t>
            </w:r>
            <w:r w:rsidRPr="0023754F">
              <w:rPr>
                <w:spacing w:val="-6"/>
              </w:rPr>
              <w:t xml:space="preserve"> </w:t>
            </w:r>
            <w:r w:rsidRPr="0023754F">
              <w:t>currently</w:t>
            </w:r>
            <w:r w:rsidRPr="0023754F">
              <w:rPr>
                <w:spacing w:val="-54"/>
              </w:rPr>
              <w:t xml:space="preserve"> </w:t>
            </w:r>
            <w:r w:rsidRPr="0023754F">
              <w:t>used</w:t>
            </w:r>
          </w:p>
        </w:tc>
      </w:tr>
      <w:tr w:rsidR="00F10749" w:rsidRPr="0023754F" w14:paraId="7DAC0CC2" w14:textId="77777777" w:rsidTr="00F10749">
        <w:trPr>
          <w:trHeight w:val="227"/>
        </w:trPr>
        <w:tc>
          <w:tcPr>
            <w:tcW w:w="1985" w:type="dxa"/>
            <w:shd w:val="clear" w:color="auto" w:fill="auto"/>
            <w:tcMar>
              <w:top w:w="28" w:type="dxa"/>
              <w:left w:w="85" w:type="dxa"/>
              <w:right w:w="85" w:type="dxa"/>
            </w:tcMar>
          </w:tcPr>
          <w:p w14:paraId="4D05190D" w14:textId="77777777" w:rsidR="00A03B63" w:rsidRPr="0023754F" w:rsidRDefault="00A03B63" w:rsidP="00F45434">
            <w:pPr>
              <w:pStyle w:val="Table"/>
              <w:jc w:val="center"/>
            </w:pPr>
            <w:r w:rsidRPr="0023754F">
              <w:t>Orchestration</w:t>
            </w:r>
          </w:p>
        </w:tc>
        <w:tc>
          <w:tcPr>
            <w:tcW w:w="1200" w:type="dxa"/>
            <w:shd w:val="clear" w:color="auto" w:fill="auto"/>
            <w:tcMar>
              <w:top w:w="28" w:type="dxa"/>
              <w:left w:w="85" w:type="dxa"/>
              <w:right w:w="85" w:type="dxa"/>
            </w:tcMar>
          </w:tcPr>
          <w:p w14:paraId="579EF2B8" w14:textId="77777777" w:rsidR="00A03B63" w:rsidRPr="0023754F" w:rsidRDefault="00A03B63" w:rsidP="00F45434">
            <w:pPr>
              <w:pStyle w:val="Table"/>
              <w:jc w:val="center"/>
            </w:pPr>
            <w:r w:rsidRPr="0023754F">
              <w:t>X</w:t>
            </w:r>
          </w:p>
        </w:tc>
        <w:tc>
          <w:tcPr>
            <w:tcW w:w="849" w:type="dxa"/>
            <w:shd w:val="clear" w:color="auto" w:fill="auto"/>
            <w:tcMar>
              <w:top w:w="28" w:type="dxa"/>
              <w:left w:w="85" w:type="dxa"/>
              <w:right w:w="85" w:type="dxa"/>
            </w:tcMar>
          </w:tcPr>
          <w:p w14:paraId="07D2655F" w14:textId="77777777" w:rsidR="00A03B63" w:rsidRPr="0023754F" w:rsidRDefault="00A03B63" w:rsidP="00F45434">
            <w:pPr>
              <w:pStyle w:val="Table"/>
              <w:jc w:val="center"/>
            </w:pPr>
            <w:r w:rsidRPr="0023754F">
              <w:t>√</w:t>
            </w:r>
          </w:p>
        </w:tc>
        <w:tc>
          <w:tcPr>
            <w:tcW w:w="1985" w:type="dxa"/>
            <w:shd w:val="clear" w:color="auto" w:fill="auto"/>
            <w:tcMar>
              <w:top w:w="28" w:type="dxa"/>
              <w:left w:w="85" w:type="dxa"/>
              <w:right w:w="85" w:type="dxa"/>
            </w:tcMar>
          </w:tcPr>
          <w:p w14:paraId="2D87AFE6" w14:textId="77777777" w:rsidR="00A03B63" w:rsidRPr="0023754F" w:rsidRDefault="00A03B63" w:rsidP="00F45434">
            <w:pPr>
              <w:pStyle w:val="Table"/>
              <w:jc w:val="center"/>
            </w:pPr>
            <w:r>
              <w:t>TSSA</w:t>
            </w:r>
          </w:p>
        </w:tc>
        <w:tc>
          <w:tcPr>
            <w:tcW w:w="2912" w:type="dxa"/>
            <w:shd w:val="clear" w:color="auto" w:fill="auto"/>
            <w:tcMar>
              <w:top w:w="28" w:type="dxa"/>
              <w:left w:w="85" w:type="dxa"/>
              <w:right w:w="85" w:type="dxa"/>
            </w:tcMar>
          </w:tcPr>
          <w:p w14:paraId="4973E1D9" w14:textId="77777777" w:rsidR="00A03B63" w:rsidRPr="0023754F" w:rsidRDefault="00A03B63" w:rsidP="00F45434">
            <w:pPr>
              <w:pStyle w:val="Table"/>
              <w:jc w:val="center"/>
            </w:pPr>
          </w:p>
        </w:tc>
      </w:tr>
      <w:tr w:rsidR="00F10749" w:rsidRPr="0023754F" w14:paraId="11F8F4AD" w14:textId="77777777" w:rsidTr="00F10749">
        <w:trPr>
          <w:trHeight w:val="244"/>
        </w:trPr>
        <w:tc>
          <w:tcPr>
            <w:tcW w:w="1985" w:type="dxa"/>
            <w:shd w:val="clear" w:color="auto" w:fill="auto"/>
            <w:tcMar>
              <w:top w:w="28" w:type="dxa"/>
              <w:left w:w="85" w:type="dxa"/>
              <w:right w:w="85" w:type="dxa"/>
            </w:tcMar>
          </w:tcPr>
          <w:p w14:paraId="4C7260E4" w14:textId="77777777" w:rsidR="00A03B63" w:rsidRPr="0023754F" w:rsidRDefault="00A03B63" w:rsidP="00F45434">
            <w:pPr>
              <w:pStyle w:val="Table"/>
              <w:jc w:val="center"/>
            </w:pPr>
            <w:r w:rsidRPr="0023754F">
              <w:t>User Self</w:t>
            </w:r>
            <w:r w:rsidRPr="0023754F">
              <w:rPr>
                <w:spacing w:val="-1"/>
              </w:rPr>
              <w:t xml:space="preserve"> </w:t>
            </w:r>
            <w:r w:rsidRPr="0023754F">
              <w:t>Service</w:t>
            </w:r>
          </w:p>
        </w:tc>
        <w:tc>
          <w:tcPr>
            <w:tcW w:w="1200" w:type="dxa"/>
            <w:shd w:val="clear" w:color="auto" w:fill="auto"/>
            <w:tcMar>
              <w:top w:w="28" w:type="dxa"/>
              <w:left w:w="85" w:type="dxa"/>
              <w:right w:w="85" w:type="dxa"/>
            </w:tcMar>
          </w:tcPr>
          <w:p w14:paraId="5AFBF2C1" w14:textId="77777777" w:rsidR="00A03B63" w:rsidRPr="0023754F" w:rsidRDefault="00A03B63" w:rsidP="00F45434">
            <w:pPr>
              <w:pStyle w:val="Table"/>
              <w:jc w:val="center"/>
            </w:pPr>
            <w:r w:rsidRPr="0023754F">
              <w:t>X</w:t>
            </w:r>
          </w:p>
        </w:tc>
        <w:tc>
          <w:tcPr>
            <w:tcW w:w="849" w:type="dxa"/>
            <w:shd w:val="clear" w:color="auto" w:fill="auto"/>
            <w:tcMar>
              <w:top w:w="28" w:type="dxa"/>
              <w:left w:w="85" w:type="dxa"/>
              <w:right w:w="85" w:type="dxa"/>
            </w:tcMar>
          </w:tcPr>
          <w:p w14:paraId="0E9CAD7C" w14:textId="77777777" w:rsidR="00A03B63" w:rsidRPr="0023754F" w:rsidRDefault="00A03B63" w:rsidP="00F45434">
            <w:pPr>
              <w:pStyle w:val="Table"/>
              <w:jc w:val="center"/>
            </w:pPr>
            <w:r w:rsidRPr="0023754F">
              <w:t>√</w:t>
            </w:r>
          </w:p>
        </w:tc>
        <w:tc>
          <w:tcPr>
            <w:tcW w:w="1985" w:type="dxa"/>
            <w:shd w:val="clear" w:color="auto" w:fill="auto"/>
            <w:tcMar>
              <w:top w:w="28" w:type="dxa"/>
              <w:left w:w="85" w:type="dxa"/>
              <w:right w:w="85" w:type="dxa"/>
            </w:tcMar>
          </w:tcPr>
          <w:p w14:paraId="2BB81995" w14:textId="77777777" w:rsidR="00A03B63" w:rsidRPr="0023754F" w:rsidRDefault="00A03B63" w:rsidP="00F45434">
            <w:pPr>
              <w:pStyle w:val="Table"/>
              <w:jc w:val="center"/>
            </w:pPr>
            <w:r w:rsidRPr="0023754F">
              <w:t>Service</w:t>
            </w:r>
            <w:r w:rsidRPr="0023754F">
              <w:rPr>
                <w:spacing w:val="-2"/>
              </w:rPr>
              <w:t xml:space="preserve"> </w:t>
            </w:r>
            <w:r w:rsidRPr="0023754F">
              <w:t>Now</w:t>
            </w:r>
          </w:p>
        </w:tc>
        <w:tc>
          <w:tcPr>
            <w:tcW w:w="2912" w:type="dxa"/>
            <w:shd w:val="clear" w:color="auto" w:fill="auto"/>
            <w:tcMar>
              <w:top w:w="28" w:type="dxa"/>
              <w:left w:w="85" w:type="dxa"/>
              <w:right w:w="85" w:type="dxa"/>
            </w:tcMar>
          </w:tcPr>
          <w:p w14:paraId="50BA310F" w14:textId="77777777" w:rsidR="00A03B63" w:rsidRPr="0023754F" w:rsidRDefault="00A03B63" w:rsidP="00F45434">
            <w:pPr>
              <w:pStyle w:val="Table"/>
              <w:jc w:val="center"/>
            </w:pPr>
          </w:p>
        </w:tc>
      </w:tr>
      <w:tr w:rsidR="00F10749" w:rsidRPr="0023754F" w14:paraId="143FC322" w14:textId="77777777" w:rsidTr="00F10749">
        <w:trPr>
          <w:trHeight w:val="414"/>
        </w:trPr>
        <w:tc>
          <w:tcPr>
            <w:tcW w:w="1985" w:type="dxa"/>
            <w:shd w:val="clear" w:color="auto" w:fill="auto"/>
            <w:tcMar>
              <w:top w:w="28" w:type="dxa"/>
              <w:left w:w="85" w:type="dxa"/>
              <w:right w:w="85" w:type="dxa"/>
            </w:tcMar>
          </w:tcPr>
          <w:p w14:paraId="16CF5DBA" w14:textId="77777777" w:rsidR="00A03B63" w:rsidRPr="0023754F" w:rsidRDefault="00A03B63" w:rsidP="00F45434">
            <w:pPr>
              <w:pStyle w:val="Table"/>
              <w:jc w:val="center"/>
            </w:pPr>
            <w:r w:rsidRPr="0023754F">
              <w:t>Service</w:t>
            </w:r>
            <w:r w:rsidRPr="0023754F">
              <w:rPr>
                <w:spacing w:val="-2"/>
              </w:rPr>
              <w:t xml:space="preserve"> </w:t>
            </w:r>
            <w:r w:rsidRPr="0023754F">
              <w:t>Catalog</w:t>
            </w:r>
          </w:p>
        </w:tc>
        <w:tc>
          <w:tcPr>
            <w:tcW w:w="1200" w:type="dxa"/>
            <w:shd w:val="clear" w:color="auto" w:fill="auto"/>
            <w:tcMar>
              <w:top w:w="28" w:type="dxa"/>
              <w:left w:w="85" w:type="dxa"/>
              <w:right w:w="85" w:type="dxa"/>
            </w:tcMar>
          </w:tcPr>
          <w:p w14:paraId="2C4B69FC" w14:textId="77777777" w:rsidR="00A03B63" w:rsidRPr="0023754F" w:rsidRDefault="00A03B63" w:rsidP="00F45434">
            <w:pPr>
              <w:pStyle w:val="Table"/>
              <w:jc w:val="center"/>
            </w:pPr>
            <w:r w:rsidRPr="0023754F">
              <w:t>X</w:t>
            </w:r>
          </w:p>
        </w:tc>
        <w:tc>
          <w:tcPr>
            <w:tcW w:w="849" w:type="dxa"/>
            <w:shd w:val="clear" w:color="auto" w:fill="auto"/>
            <w:tcMar>
              <w:top w:w="28" w:type="dxa"/>
              <w:left w:w="85" w:type="dxa"/>
              <w:right w:w="85" w:type="dxa"/>
            </w:tcMar>
          </w:tcPr>
          <w:p w14:paraId="642DB1FA" w14:textId="77777777" w:rsidR="00A03B63" w:rsidRPr="0023754F" w:rsidRDefault="00A03B63" w:rsidP="00F45434">
            <w:pPr>
              <w:pStyle w:val="Table"/>
              <w:jc w:val="center"/>
            </w:pPr>
            <w:r w:rsidRPr="0023754F">
              <w:t>√</w:t>
            </w:r>
          </w:p>
        </w:tc>
        <w:tc>
          <w:tcPr>
            <w:tcW w:w="1985" w:type="dxa"/>
            <w:shd w:val="clear" w:color="auto" w:fill="auto"/>
            <w:tcMar>
              <w:top w:w="28" w:type="dxa"/>
              <w:left w:w="85" w:type="dxa"/>
              <w:right w:w="85" w:type="dxa"/>
            </w:tcMar>
          </w:tcPr>
          <w:p w14:paraId="48119DF5" w14:textId="77777777" w:rsidR="00A03B63" w:rsidRPr="0023754F" w:rsidRDefault="00A03B63" w:rsidP="00F45434">
            <w:pPr>
              <w:pStyle w:val="Table"/>
              <w:jc w:val="center"/>
            </w:pPr>
            <w:r w:rsidRPr="0023754F">
              <w:t>Service</w:t>
            </w:r>
            <w:r w:rsidRPr="0023754F">
              <w:rPr>
                <w:spacing w:val="-2"/>
              </w:rPr>
              <w:t xml:space="preserve"> </w:t>
            </w:r>
            <w:r w:rsidRPr="0023754F">
              <w:t>Now</w:t>
            </w:r>
          </w:p>
        </w:tc>
        <w:tc>
          <w:tcPr>
            <w:tcW w:w="2912" w:type="dxa"/>
            <w:shd w:val="clear" w:color="auto" w:fill="auto"/>
            <w:tcMar>
              <w:top w:w="28" w:type="dxa"/>
              <w:left w:w="85" w:type="dxa"/>
              <w:right w:w="85" w:type="dxa"/>
            </w:tcMar>
          </w:tcPr>
          <w:p w14:paraId="66E5AD8C" w14:textId="77777777" w:rsidR="00A03B63" w:rsidRPr="0023754F" w:rsidRDefault="00A03B63" w:rsidP="00F45434">
            <w:pPr>
              <w:pStyle w:val="Table"/>
              <w:jc w:val="center"/>
            </w:pPr>
          </w:p>
        </w:tc>
      </w:tr>
      <w:tr w:rsidR="00F10749" w:rsidRPr="0023754F" w14:paraId="49A66B1A" w14:textId="77777777" w:rsidTr="00F10749">
        <w:trPr>
          <w:trHeight w:val="458"/>
        </w:trPr>
        <w:tc>
          <w:tcPr>
            <w:tcW w:w="1985" w:type="dxa"/>
            <w:shd w:val="clear" w:color="auto" w:fill="auto"/>
            <w:tcMar>
              <w:top w:w="28" w:type="dxa"/>
              <w:left w:w="85" w:type="dxa"/>
              <w:right w:w="85" w:type="dxa"/>
            </w:tcMar>
          </w:tcPr>
          <w:p w14:paraId="6D2D98B6" w14:textId="77777777" w:rsidR="00A03B63" w:rsidRPr="0023754F" w:rsidRDefault="00A03B63" w:rsidP="00F45434">
            <w:pPr>
              <w:pStyle w:val="Table"/>
              <w:jc w:val="center"/>
            </w:pPr>
            <w:r w:rsidRPr="0023754F">
              <w:t>CMDB / Asset &amp;</w:t>
            </w:r>
            <w:r w:rsidRPr="0023754F">
              <w:rPr>
                <w:spacing w:val="-54"/>
              </w:rPr>
              <w:t xml:space="preserve"> </w:t>
            </w:r>
            <w:r w:rsidRPr="0023754F">
              <w:t>Config</w:t>
            </w:r>
            <w:r w:rsidRPr="0023754F">
              <w:rPr>
                <w:spacing w:val="1"/>
              </w:rPr>
              <w:t xml:space="preserve"> </w:t>
            </w:r>
            <w:r w:rsidRPr="0023754F">
              <w:t>Management</w:t>
            </w:r>
          </w:p>
        </w:tc>
        <w:tc>
          <w:tcPr>
            <w:tcW w:w="1200" w:type="dxa"/>
            <w:shd w:val="clear" w:color="auto" w:fill="auto"/>
            <w:tcMar>
              <w:top w:w="28" w:type="dxa"/>
              <w:left w:w="85" w:type="dxa"/>
              <w:right w:w="85" w:type="dxa"/>
            </w:tcMar>
          </w:tcPr>
          <w:p w14:paraId="09486226" w14:textId="77777777" w:rsidR="00A03B63" w:rsidRPr="0023754F" w:rsidRDefault="00A03B63" w:rsidP="00F45434">
            <w:pPr>
              <w:pStyle w:val="Table"/>
              <w:jc w:val="center"/>
            </w:pPr>
            <w:r w:rsidRPr="0023754F">
              <w:t>X</w:t>
            </w:r>
          </w:p>
        </w:tc>
        <w:tc>
          <w:tcPr>
            <w:tcW w:w="849" w:type="dxa"/>
            <w:shd w:val="clear" w:color="auto" w:fill="auto"/>
            <w:tcMar>
              <w:top w:w="28" w:type="dxa"/>
              <w:left w:w="85" w:type="dxa"/>
              <w:right w:w="85" w:type="dxa"/>
            </w:tcMar>
          </w:tcPr>
          <w:p w14:paraId="38EA122A" w14:textId="77777777" w:rsidR="00A03B63" w:rsidRPr="0023754F" w:rsidRDefault="00A03B63" w:rsidP="00F45434">
            <w:pPr>
              <w:pStyle w:val="Table"/>
              <w:jc w:val="center"/>
            </w:pPr>
            <w:r w:rsidRPr="0023754F">
              <w:t>√</w:t>
            </w:r>
          </w:p>
        </w:tc>
        <w:tc>
          <w:tcPr>
            <w:tcW w:w="1985" w:type="dxa"/>
            <w:shd w:val="clear" w:color="auto" w:fill="auto"/>
            <w:tcMar>
              <w:top w:w="28" w:type="dxa"/>
              <w:left w:w="85" w:type="dxa"/>
              <w:right w:w="85" w:type="dxa"/>
            </w:tcMar>
          </w:tcPr>
          <w:p w14:paraId="06C79E3E" w14:textId="77777777" w:rsidR="00A03B63" w:rsidRPr="0023754F" w:rsidRDefault="00A03B63" w:rsidP="00F45434">
            <w:pPr>
              <w:pStyle w:val="Table"/>
              <w:jc w:val="center"/>
            </w:pPr>
            <w:r w:rsidRPr="0023754F">
              <w:t>Service</w:t>
            </w:r>
            <w:r w:rsidRPr="0023754F">
              <w:rPr>
                <w:spacing w:val="-2"/>
              </w:rPr>
              <w:t xml:space="preserve"> </w:t>
            </w:r>
            <w:r w:rsidRPr="0023754F">
              <w:t>Now</w:t>
            </w:r>
          </w:p>
        </w:tc>
        <w:tc>
          <w:tcPr>
            <w:tcW w:w="2912" w:type="dxa"/>
            <w:shd w:val="clear" w:color="auto" w:fill="auto"/>
            <w:tcMar>
              <w:top w:w="28" w:type="dxa"/>
              <w:left w:w="85" w:type="dxa"/>
              <w:right w:w="85" w:type="dxa"/>
            </w:tcMar>
          </w:tcPr>
          <w:p w14:paraId="330E60DA" w14:textId="77777777" w:rsidR="00A03B63" w:rsidRPr="0023754F" w:rsidRDefault="00A03B63" w:rsidP="00F45434">
            <w:pPr>
              <w:pStyle w:val="Table"/>
              <w:jc w:val="center"/>
            </w:pPr>
            <w:r w:rsidRPr="0023754F">
              <w:t>The service will update the CMDB as</w:t>
            </w:r>
            <w:r w:rsidRPr="0023754F">
              <w:rPr>
                <w:spacing w:val="-54"/>
              </w:rPr>
              <w:t xml:space="preserve"> </w:t>
            </w:r>
            <w:r w:rsidRPr="0023754F">
              <w:t>necessary.</w:t>
            </w:r>
          </w:p>
        </w:tc>
      </w:tr>
      <w:tr w:rsidR="00F10749" w:rsidRPr="0023754F" w14:paraId="18AE8388" w14:textId="77777777" w:rsidTr="00F10749">
        <w:trPr>
          <w:trHeight w:val="252"/>
        </w:trPr>
        <w:tc>
          <w:tcPr>
            <w:tcW w:w="1985" w:type="dxa"/>
            <w:shd w:val="clear" w:color="auto" w:fill="auto"/>
            <w:tcMar>
              <w:top w:w="28" w:type="dxa"/>
              <w:left w:w="85" w:type="dxa"/>
              <w:right w:w="85" w:type="dxa"/>
            </w:tcMar>
          </w:tcPr>
          <w:p w14:paraId="1067B178" w14:textId="77777777" w:rsidR="00A03B63" w:rsidRPr="0023754F" w:rsidRDefault="00A03B63" w:rsidP="00F45434">
            <w:pPr>
              <w:pStyle w:val="Table"/>
              <w:jc w:val="center"/>
            </w:pPr>
            <w:r w:rsidRPr="0023754F">
              <w:t>Incident</w:t>
            </w:r>
            <w:r w:rsidRPr="0023754F">
              <w:rPr>
                <w:spacing w:val="-1"/>
              </w:rPr>
              <w:t xml:space="preserve"> </w:t>
            </w:r>
            <w:r w:rsidRPr="0023754F">
              <w:t>Mgt</w:t>
            </w:r>
          </w:p>
        </w:tc>
        <w:tc>
          <w:tcPr>
            <w:tcW w:w="1200" w:type="dxa"/>
            <w:shd w:val="clear" w:color="auto" w:fill="auto"/>
            <w:tcMar>
              <w:top w:w="28" w:type="dxa"/>
              <w:left w:w="85" w:type="dxa"/>
              <w:right w:w="85" w:type="dxa"/>
            </w:tcMar>
          </w:tcPr>
          <w:p w14:paraId="75100715" w14:textId="77777777" w:rsidR="00A03B63" w:rsidRPr="0023754F" w:rsidRDefault="00A03B63" w:rsidP="00F45434">
            <w:pPr>
              <w:pStyle w:val="Table"/>
              <w:jc w:val="center"/>
            </w:pPr>
            <w:r w:rsidRPr="0023754F">
              <w:t>√</w:t>
            </w:r>
          </w:p>
        </w:tc>
        <w:tc>
          <w:tcPr>
            <w:tcW w:w="849" w:type="dxa"/>
            <w:shd w:val="clear" w:color="auto" w:fill="auto"/>
            <w:tcMar>
              <w:top w:w="28" w:type="dxa"/>
              <w:left w:w="85" w:type="dxa"/>
              <w:right w:w="85" w:type="dxa"/>
            </w:tcMar>
          </w:tcPr>
          <w:p w14:paraId="02EC9D34" w14:textId="77777777" w:rsidR="00A03B63" w:rsidRPr="0023754F" w:rsidRDefault="00A03B63" w:rsidP="00F45434">
            <w:pPr>
              <w:pStyle w:val="Table"/>
              <w:jc w:val="center"/>
            </w:pPr>
            <w:r w:rsidRPr="0023754F">
              <w:t>√</w:t>
            </w:r>
          </w:p>
        </w:tc>
        <w:tc>
          <w:tcPr>
            <w:tcW w:w="1985" w:type="dxa"/>
            <w:shd w:val="clear" w:color="auto" w:fill="auto"/>
            <w:tcMar>
              <w:top w:w="28" w:type="dxa"/>
              <w:left w:w="85" w:type="dxa"/>
              <w:right w:w="85" w:type="dxa"/>
            </w:tcMar>
          </w:tcPr>
          <w:p w14:paraId="4A578F02" w14:textId="75C4AC7B" w:rsidR="00A03B63" w:rsidRPr="0023754F" w:rsidRDefault="00A03B63" w:rsidP="00F45434">
            <w:pPr>
              <w:pStyle w:val="Table"/>
              <w:jc w:val="center"/>
            </w:pPr>
            <w:r w:rsidRPr="0023754F">
              <w:t>Service</w:t>
            </w:r>
            <w:r w:rsidRPr="0023754F">
              <w:rPr>
                <w:spacing w:val="-3"/>
              </w:rPr>
              <w:t xml:space="preserve"> </w:t>
            </w:r>
            <w:r w:rsidRPr="0023754F">
              <w:t>Now</w:t>
            </w:r>
          </w:p>
        </w:tc>
        <w:tc>
          <w:tcPr>
            <w:tcW w:w="2912" w:type="dxa"/>
            <w:shd w:val="clear" w:color="auto" w:fill="auto"/>
            <w:tcMar>
              <w:top w:w="28" w:type="dxa"/>
              <w:left w:w="85" w:type="dxa"/>
              <w:right w:w="85" w:type="dxa"/>
            </w:tcMar>
          </w:tcPr>
          <w:p w14:paraId="1C1625A2" w14:textId="77777777" w:rsidR="00A03B63" w:rsidRPr="0023754F" w:rsidRDefault="00A03B63" w:rsidP="00F45434">
            <w:pPr>
              <w:pStyle w:val="Table"/>
              <w:jc w:val="center"/>
            </w:pPr>
          </w:p>
        </w:tc>
      </w:tr>
      <w:tr w:rsidR="00F10749" w:rsidRPr="0023754F" w14:paraId="49E23557" w14:textId="77777777" w:rsidTr="00F10749">
        <w:trPr>
          <w:trHeight w:val="455"/>
        </w:trPr>
        <w:tc>
          <w:tcPr>
            <w:tcW w:w="1985" w:type="dxa"/>
            <w:shd w:val="clear" w:color="auto" w:fill="auto"/>
            <w:tcMar>
              <w:top w:w="28" w:type="dxa"/>
              <w:left w:w="85" w:type="dxa"/>
              <w:right w:w="85" w:type="dxa"/>
            </w:tcMar>
          </w:tcPr>
          <w:p w14:paraId="79F8BD69" w14:textId="77777777" w:rsidR="00A03B63" w:rsidRPr="0023754F" w:rsidRDefault="00A03B63" w:rsidP="00F45434">
            <w:pPr>
              <w:pStyle w:val="Table"/>
              <w:jc w:val="center"/>
            </w:pPr>
            <w:r w:rsidRPr="0023754F">
              <w:t>Compliance</w:t>
            </w:r>
            <w:r w:rsidRPr="0023754F">
              <w:rPr>
                <w:spacing w:val="1"/>
              </w:rPr>
              <w:t xml:space="preserve"> </w:t>
            </w:r>
            <w:r w:rsidRPr="0023754F">
              <w:t>Management</w:t>
            </w:r>
          </w:p>
        </w:tc>
        <w:tc>
          <w:tcPr>
            <w:tcW w:w="1200" w:type="dxa"/>
            <w:shd w:val="clear" w:color="auto" w:fill="auto"/>
            <w:tcMar>
              <w:top w:w="28" w:type="dxa"/>
              <w:left w:w="85" w:type="dxa"/>
              <w:right w:w="85" w:type="dxa"/>
            </w:tcMar>
          </w:tcPr>
          <w:p w14:paraId="56877083" w14:textId="77777777" w:rsidR="00A03B63" w:rsidRPr="0023754F" w:rsidRDefault="00A03B63" w:rsidP="00F45434">
            <w:pPr>
              <w:pStyle w:val="Table"/>
              <w:jc w:val="center"/>
            </w:pPr>
            <w:r w:rsidRPr="0023754F">
              <w:t>√</w:t>
            </w:r>
          </w:p>
        </w:tc>
        <w:tc>
          <w:tcPr>
            <w:tcW w:w="849" w:type="dxa"/>
            <w:shd w:val="clear" w:color="auto" w:fill="auto"/>
            <w:tcMar>
              <w:top w:w="28" w:type="dxa"/>
              <w:left w:w="85" w:type="dxa"/>
              <w:right w:w="85" w:type="dxa"/>
            </w:tcMar>
          </w:tcPr>
          <w:p w14:paraId="24F425BC" w14:textId="77777777" w:rsidR="00A03B63" w:rsidRPr="0023754F" w:rsidRDefault="00A03B63" w:rsidP="00F45434">
            <w:pPr>
              <w:pStyle w:val="Table"/>
              <w:jc w:val="center"/>
            </w:pPr>
            <w:r w:rsidRPr="0023754F">
              <w:t>X</w:t>
            </w:r>
          </w:p>
        </w:tc>
        <w:tc>
          <w:tcPr>
            <w:tcW w:w="1985" w:type="dxa"/>
            <w:shd w:val="clear" w:color="auto" w:fill="auto"/>
            <w:tcMar>
              <w:top w:w="28" w:type="dxa"/>
              <w:left w:w="85" w:type="dxa"/>
              <w:right w:w="85" w:type="dxa"/>
            </w:tcMar>
          </w:tcPr>
          <w:p w14:paraId="45587676" w14:textId="77777777" w:rsidR="00A03B63" w:rsidRPr="0023754F" w:rsidRDefault="00A03B63" w:rsidP="00F45434">
            <w:pPr>
              <w:pStyle w:val="Table"/>
              <w:jc w:val="center"/>
            </w:pPr>
            <w:r>
              <w:t>TSSA</w:t>
            </w:r>
          </w:p>
        </w:tc>
        <w:tc>
          <w:tcPr>
            <w:tcW w:w="2912" w:type="dxa"/>
            <w:shd w:val="clear" w:color="auto" w:fill="auto"/>
            <w:tcMar>
              <w:top w:w="28" w:type="dxa"/>
              <w:left w:w="85" w:type="dxa"/>
              <w:right w:w="85" w:type="dxa"/>
            </w:tcMar>
          </w:tcPr>
          <w:p w14:paraId="6DC56C8C" w14:textId="77777777" w:rsidR="00A03B63" w:rsidRPr="0023754F" w:rsidRDefault="00A03B63" w:rsidP="00F45434">
            <w:pPr>
              <w:pStyle w:val="Table"/>
              <w:jc w:val="center"/>
            </w:pPr>
          </w:p>
        </w:tc>
      </w:tr>
      <w:tr w:rsidR="00F10749" w:rsidRPr="0023754F" w14:paraId="7C1A2541" w14:textId="77777777" w:rsidTr="00F10749">
        <w:trPr>
          <w:trHeight w:val="458"/>
        </w:trPr>
        <w:tc>
          <w:tcPr>
            <w:tcW w:w="1985" w:type="dxa"/>
            <w:shd w:val="clear" w:color="auto" w:fill="auto"/>
            <w:tcMar>
              <w:top w:w="28" w:type="dxa"/>
              <w:left w:w="85" w:type="dxa"/>
              <w:right w:w="85" w:type="dxa"/>
            </w:tcMar>
          </w:tcPr>
          <w:p w14:paraId="06251576" w14:textId="77777777" w:rsidR="00A03B63" w:rsidRPr="0023754F" w:rsidRDefault="00A03B63" w:rsidP="00F45434">
            <w:pPr>
              <w:pStyle w:val="Table"/>
              <w:jc w:val="center"/>
            </w:pPr>
            <w:r w:rsidRPr="0023754F">
              <w:t>Standard Service</w:t>
            </w:r>
            <w:r w:rsidRPr="0023754F">
              <w:rPr>
                <w:spacing w:val="-54"/>
              </w:rPr>
              <w:t xml:space="preserve"> </w:t>
            </w:r>
            <w:r w:rsidRPr="0023754F">
              <w:t>Requests</w:t>
            </w:r>
          </w:p>
        </w:tc>
        <w:tc>
          <w:tcPr>
            <w:tcW w:w="1200" w:type="dxa"/>
            <w:shd w:val="clear" w:color="auto" w:fill="auto"/>
            <w:tcMar>
              <w:top w:w="28" w:type="dxa"/>
              <w:left w:w="85" w:type="dxa"/>
              <w:right w:w="85" w:type="dxa"/>
            </w:tcMar>
          </w:tcPr>
          <w:p w14:paraId="57B514F3" w14:textId="77777777" w:rsidR="00A03B63" w:rsidRPr="0023754F" w:rsidRDefault="00A03B63" w:rsidP="00F45434">
            <w:pPr>
              <w:pStyle w:val="Table"/>
              <w:jc w:val="center"/>
            </w:pPr>
            <w:r w:rsidRPr="0023754F">
              <w:t>X</w:t>
            </w:r>
          </w:p>
        </w:tc>
        <w:tc>
          <w:tcPr>
            <w:tcW w:w="849" w:type="dxa"/>
            <w:shd w:val="clear" w:color="auto" w:fill="auto"/>
            <w:tcMar>
              <w:top w:w="28" w:type="dxa"/>
              <w:left w:w="85" w:type="dxa"/>
              <w:right w:w="85" w:type="dxa"/>
            </w:tcMar>
          </w:tcPr>
          <w:p w14:paraId="58F19A3F" w14:textId="77777777" w:rsidR="00A03B63" w:rsidRPr="0023754F" w:rsidRDefault="00A03B63" w:rsidP="00F45434">
            <w:pPr>
              <w:pStyle w:val="Table"/>
              <w:jc w:val="center"/>
            </w:pPr>
            <w:r w:rsidRPr="0023754F">
              <w:t>√</w:t>
            </w:r>
          </w:p>
        </w:tc>
        <w:tc>
          <w:tcPr>
            <w:tcW w:w="1985" w:type="dxa"/>
            <w:shd w:val="clear" w:color="auto" w:fill="auto"/>
            <w:tcMar>
              <w:top w:w="28" w:type="dxa"/>
              <w:left w:w="85" w:type="dxa"/>
              <w:right w:w="85" w:type="dxa"/>
            </w:tcMar>
          </w:tcPr>
          <w:p w14:paraId="47B75946" w14:textId="77777777" w:rsidR="00A03B63" w:rsidRPr="0023754F" w:rsidRDefault="00A03B63" w:rsidP="00F45434">
            <w:pPr>
              <w:pStyle w:val="Table"/>
              <w:jc w:val="center"/>
            </w:pPr>
            <w:r w:rsidRPr="0023754F">
              <w:t>Service</w:t>
            </w:r>
            <w:r w:rsidRPr="0023754F">
              <w:rPr>
                <w:spacing w:val="-2"/>
              </w:rPr>
              <w:t xml:space="preserve"> </w:t>
            </w:r>
            <w:r w:rsidRPr="0023754F">
              <w:t>Now</w:t>
            </w:r>
          </w:p>
        </w:tc>
        <w:tc>
          <w:tcPr>
            <w:tcW w:w="2912" w:type="dxa"/>
            <w:shd w:val="clear" w:color="auto" w:fill="auto"/>
            <w:tcMar>
              <w:top w:w="28" w:type="dxa"/>
              <w:left w:w="85" w:type="dxa"/>
              <w:right w:w="85" w:type="dxa"/>
            </w:tcMar>
          </w:tcPr>
          <w:p w14:paraId="5FE8ABF8" w14:textId="77777777" w:rsidR="00A03B63" w:rsidRPr="0023754F" w:rsidRDefault="00A03B63" w:rsidP="00F45434">
            <w:pPr>
              <w:pStyle w:val="Table"/>
              <w:jc w:val="center"/>
            </w:pPr>
          </w:p>
        </w:tc>
      </w:tr>
    </w:tbl>
    <w:p w14:paraId="1214187D" w14:textId="77777777" w:rsidR="00A03B63" w:rsidRDefault="00A03B63" w:rsidP="00A03B63">
      <w:pPr>
        <w:jc w:val="both"/>
      </w:pPr>
    </w:p>
    <w:p w14:paraId="27FC4037" w14:textId="77777777" w:rsidR="00A03B63" w:rsidRDefault="00A03B63" w:rsidP="00A03B63">
      <w:pPr>
        <w:pStyle w:val="Heading3"/>
        <w:numPr>
          <w:ilvl w:val="2"/>
          <w:numId w:val="1"/>
        </w:numPr>
        <w:tabs>
          <w:tab w:val="clear" w:pos="360"/>
        </w:tabs>
        <w:ind w:hanging="357"/>
      </w:pPr>
      <w:r w:rsidRPr="0023754F">
        <w:t>Monitoring</w:t>
      </w:r>
    </w:p>
    <w:p w14:paraId="1338386D" w14:textId="77777777" w:rsidR="00A03B63" w:rsidRPr="00266E83" w:rsidRDefault="00A03B63" w:rsidP="00A03B63"/>
    <w:p w14:paraId="6ED97B25" w14:textId="77777777" w:rsidR="00A03B63" w:rsidRPr="0023754F" w:rsidRDefault="00A03B63" w:rsidP="00A03B63">
      <w:pPr>
        <w:jc w:val="both"/>
      </w:pPr>
      <w:r w:rsidRPr="00C851A8">
        <w:t>The designated monitoring software for Hyper-V is SCOM. In the case of infrastructure machines, the monitoring of Guest VMs can be conducted using either Nagios or SCOM</w:t>
      </w:r>
      <w:r>
        <w:t>.</w:t>
      </w:r>
    </w:p>
    <w:p w14:paraId="28563A92" w14:textId="77777777" w:rsidR="00A03B63" w:rsidRPr="0023754F" w:rsidRDefault="00A03B63" w:rsidP="00A03B63">
      <w:pPr>
        <w:pStyle w:val="BodyText"/>
        <w:ind w:right="2129"/>
        <w:rPr>
          <w:sz w:val="16"/>
          <w:szCs w:val="16"/>
        </w:rPr>
      </w:pPr>
    </w:p>
    <w:tbl>
      <w:tblPr>
        <w:tblpPr w:leftFromText="180" w:rightFromText="180" w:vertAnchor="text" w:horzAnchor="margin" w:tblpXSpec="center" w:tblpY="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25"/>
        <w:gridCol w:w="2139"/>
        <w:gridCol w:w="2127"/>
        <w:gridCol w:w="2850"/>
      </w:tblGrid>
      <w:tr w:rsidR="00F45434" w:rsidRPr="0023754F" w14:paraId="0E42D798" w14:textId="77777777" w:rsidTr="00F45434">
        <w:trPr>
          <w:trHeight w:val="501"/>
          <w:tblHeader/>
        </w:trPr>
        <w:tc>
          <w:tcPr>
            <w:tcW w:w="1825" w:type="dxa"/>
            <w:tcBorders>
              <w:right w:val="single" w:sz="4" w:space="0" w:color="FFFFFF"/>
            </w:tcBorders>
            <w:shd w:val="clear" w:color="auto" w:fill="1985FF"/>
            <w:tcMar>
              <w:top w:w="57" w:type="dxa"/>
              <w:left w:w="85" w:type="dxa"/>
              <w:right w:w="85" w:type="dxa"/>
            </w:tcMar>
          </w:tcPr>
          <w:p w14:paraId="0F11BDE5" w14:textId="77777777" w:rsidR="00A03B63" w:rsidRPr="0023754F" w:rsidRDefault="00A03B63" w:rsidP="00D64790">
            <w:pPr>
              <w:pStyle w:val="TableHeader"/>
              <w:jc w:val="center"/>
            </w:pPr>
            <w:r w:rsidRPr="0023754F">
              <w:t>Service</w:t>
            </w:r>
            <w:r w:rsidRPr="0023754F">
              <w:rPr>
                <w:spacing w:val="-5"/>
              </w:rPr>
              <w:t xml:space="preserve"> </w:t>
            </w:r>
            <w:r w:rsidRPr="0023754F">
              <w:t>Element</w:t>
            </w:r>
          </w:p>
        </w:tc>
        <w:tc>
          <w:tcPr>
            <w:tcW w:w="2139" w:type="dxa"/>
            <w:tcBorders>
              <w:left w:val="single" w:sz="4" w:space="0" w:color="FFFFFF"/>
              <w:right w:val="single" w:sz="4" w:space="0" w:color="FFFFFF"/>
            </w:tcBorders>
            <w:shd w:val="clear" w:color="auto" w:fill="1985FF"/>
            <w:tcMar>
              <w:top w:w="57" w:type="dxa"/>
              <w:left w:w="85" w:type="dxa"/>
              <w:right w:w="85" w:type="dxa"/>
            </w:tcMar>
          </w:tcPr>
          <w:p w14:paraId="36AEBF47" w14:textId="77777777" w:rsidR="00A03B63" w:rsidRPr="0023754F" w:rsidRDefault="00A03B63" w:rsidP="00D64790">
            <w:pPr>
              <w:pStyle w:val="TableHeader"/>
              <w:jc w:val="center"/>
            </w:pPr>
            <w:r w:rsidRPr="0023754F">
              <w:t>Monitoring</w:t>
            </w:r>
            <w:r w:rsidRPr="0023754F">
              <w:rPr>
                <w:spacing w:val="-59"/>
              </w:rPr>
              <w:t xml:space="preserve"> </w:t>
            </w:r>
            <w:r w:rsidRPr="0023754F">
              <w:t>Required?</w:t>
            </w:r>
            <w:r w:rsidRPr="0023754F">
              <w:rPr>
                <w:spacing w:val="1"/>
              </w:rPr>
              <w:t xml:space="preserve"> </w:t>
            </w:r>
            <w:r w:rsidRPr="0023754F">
              <w:t>(Y/N)</w:t>
            </w:r>
          </w:p>
        </w:tc>
        <w:tc>
          <w:tcPr>
            <w:tcW w:w="2127" w:type="dxa"/>
            <w:tcBorders>
              <w:left w:val="single" w:sz="4" w:space="0" w:color="FFFFFF"/>
              <w:right w:val="single" w:sz="4" w:space="0" w:color="FFFFFF"/>
            </w:tcBorders>
            <w:shd w:val="clear" w:color="auto" w:fill="1985FF"/>
            <w:tcMar>
              <w:top w:w="57" w:type="dxa"/>
              <w:left w:w="85" w:type="dxa"/>
              <w:right w:w="85" w:type="dxa"/>
            </w:tcMar>
          </w:tcPr>
          <w:p w14:paraId="68ECCC66" w14:textId="77777777" w:rsidR="00A03B63" w:rsidRPr="0023754F" w:rsidRDefault="00A03B63" w:rsidP="00D64790">
            <w:pPr>
              <w:pStyle w:val="TableHeader"/>
              <w:jc w:val="center"/>
            </w:pPr>
            <w:r w:rsidRPr="0023754F">
              <w:t>Toolset</w:t>
            </w:r>
          </w:p>
        </w:tc>
        <w:tc>
          <w:tcPr>
            <w:tcW w:w="2850" w:type="dxa"/>
            <w:tcBorders>
              <w:left w:val="single" w:sz="4" w:space="0" w:color="FFFFFF"/>
            </w:tcBorders>
            <w:shd w:val="clear" w:color="auto" w:fill="1985FF"/>
            <w:tcMar>
              <w:top w:w="57" w:type="dxa"/>
              <w:left w:w="85" w:type="dxa"/>
              <w:right w:w="85" w:type="dxa"/>
            </w:tcMar>
          </w:tcPr>
          <w:p w14:paraId="5F6A5B71" w14:textId="77777777" w:rsidR="00A03B63" w:rsidRPr="0023754F" w:rsidRDefault="00A03B63" w:rsidP="00D64790">
            <w:pPr>
              <w:pStyle w:val="TableHeader"/>
              <w:jc w:val="center"/>
            </w:pPr>
            <w:r w:rsidRPr="0023754F">
              <w:t>Comments</w:t>
            </w:r>
          </w:p>
        </w:tc>
      </w:tr>
      <w:tr w:rsidR="00F45434" w:rsidRPr="0023754F" w14:paraId="27283775" w14:textId="77777777" w:rsidTr="00F45434">
        <w:trPr>
          <w:trHeight w:val="455"/>
        </w:trPr>
        <w:tc>
          <w:tcPr>
            <w:tcW w:w="1825" w:type="dxa"/>
            <w:shd w:val="clear" w:color="auto" w:fill="auto"/>
            <w:tcMar>
              <w:top w:w="28" w:type="dxa"/>
              <w:left w:w="85" w:type="dxa"/>
              <w:right w:w="85" w:type="dxa"/>
            </w:tcMar>
          </w:tcPr>
          <w:p w14:paraId="35559805" w14:textId="77777777" w:rsidR="00A03B63" w:rsidRPr="0023754F" w:rsidRDefault="00A03B63" w:rsidP="00D64790">
            <w:pPr>
              <w:pStyle w:val="Table"/>
              <w:jc w:val="center"/>
            </w:pPr>
            <w:r w:rsidRPr="0023754F">
              <w:t>Availability</w:t>
            </w:r>
          </w:p>
        </w:tc>
        <w:tc>
          <w:tcPr>
            <w:tcW w:w="2139" w:type="dxa"/>
            <w:shd w:val="clear" w:color="auto" w:fill="auto"/>
            <w:tcMar>
              <w:top w:w="28" w:type="dxa"/>
              <w:left w:w="85" w:type="dxa"/>
              <w:right w:w="85" w:type="dxa"/>
            </w:tcMar>
          </w:tcPr>
          <w:p w14:paraId="2FB5BB54" w14:textId="77777777" w:rsidR="00A03B63" w:rsidRPr="0023754F" w:rsidRDefault="00A03B63" w:rsidP="00D64790">
            <w:pPr>
              <w:pStyle w:val="Table"/>
              <w:jc w:val="center"/>
            </w:pPr>
            <w:r w:rsidRPr="0023754F">
              <w:t>Y</w:t>
            </w:r>
          </w:p>
        </w:tc>
        <w:tc>
          <w:tcPr>
            <w:tcW w:w="2127" w:type="dxa"/>
            <w:shd w:val="clear" w:color="auto" w:fill="auto"/>
            <w:tcMar>
              <w:top w:w="28" w:type="dxa"/>
              <w:left w:w="85" w:type="dxa"/>
              <w:right w:w="85" w:type="dxa"/>
            </w:tcMar>
          </w:tcPr>
          <w:p w14:paraId="69E0523D" w14:textId="77777777" w:rsidR="00A03B63" w:rsidRPr="0023754F" w:rsidRDefault="00A03B63" w:rsidP="00D64790">
            <w:pPr>
              <w:pStyle w:val="Table"/>
              <w:jc w:val="center"/>
            </w:pPr>
            <w:r w:rsidRPr="0023754F">
              <w:t>System-Center</w:t>
            </w:r>
            <w:r w:rsidRPr="0023754F">
              <w:rPr>
                <w:spacing w:val="1"/>
              </w:rPr>
              <w:t xml:space="preserve"> </w:t>
            </w:r>
            <w:r w:rsidRPr="0023754F">
              <w:t>Operations</w:t>
            </w:r>
            <w:r w:rsidRPr="0023754F">
              <w:rPr>
                <w:spacing w:val="-12"/>
              </w:rPr>
              <w:t xml:space="preserve"> </w:t>
            </w:r>
            <w:r w:rsidRPr="0023754F">
              <w:t>Manager</w:t>
            </w:r>
          </w:p>
        </w:tc>
        <w:tc>
          <w:tcPr>
            <w:tcW w:w="2850" w:type="dxa"/>
            <w:shd w:val="clear" w:color="auto" w:fill="auto"/>
            <w:tcMar>
              <w:top w:w="28" w:type="dxa"/>
              <w:left w:w="85" w:type="dxa"/>
              <w:right w:w="85" w:type="dxa"/>
            </w:tcMar>
          </w:tcPr>
          <w:p w14:paraId="5DBFEE5C" w14:textId="77777777" w:rsidR="00A03B63" w:rsidRPr="0023754F" w:rsidRDefault="00A03B63" w:rsidP="00D64790">
            <w:pPr>
              <w:pStyle w:val="Table"/>
              <w:jc w:val="center"/>
            </w:pPr>
            <w:r w:rsidRPr="0023754F">
              <w:t>NA</w:t>
            </w:r>
          </w:p>
        </w:tc>
      </w:tr>
      <w:tr w:rsidR="00F45434" w:rsidRPr="0023754F" w14:paraId="3790BF33" w14:textId="77777777" w:rsidTr="00F45434">
        <w:trPr>
          <w:trHeight w:val="458"/>
        </w:trPr>
        <w:tc>
          <w:tcPr>
            <w:tcW w:w="1825" w:type="dxa"/>
            <w:shd w:val="clear" w:color="auto" w:fill="auto"/>
            <w:tcMar>
              <w:top w:w="28" w:type="dxa"/>
              <w:left w:w="85" w:type="dxa"/>
              <w:right w:w="85" w:type="dxa"/>
            </w:tcMar>
          </w:tcPr>
          <w:p w14:paraId="4CE45CE5" w14:textId="77777777" w:rsidR="00A03B63" w:rsidRPr="0023754F" w:rsidRDefault="00A03B63" w:rsidP="00D64790">
            <w:pPr>
              <w:pStyle w:val="Table"/>
              <w:jc w:val="center"/>
            </w:pPr>
            <w:r w:rsidRPr="0023754F">
              <w:t>Performance</w:t>
            </w:r>
          </w:p>
        </w:tc>
        <w:tc>
          <w:tcPr>
            <w:tcW w:w="2139" w:type="dxa"/>
            <w:shd w:val="clear" w:color="auto" w:fill="auto"/>
            <w:tcMar>
              <w:top w:w="28" w:type="dxa"/>
              <w:left w:w="85" w:type="dxa"/>
              <w:right w:w="85" w:type="dxa"/>
            </w:tcMar>
          </w:tcPr>
          <w:p w14:paraId="6FCC8B6A" w14:textId="77777777" w:rsidR="00A03B63" w:rsidRPr="0023754F" w:rsidRDefault="00A03B63" w:rsidP="00D64790">
            <w:pPr>
              <w:pStyle w:val="Table"/>
              <w:jc w:val="center"/>
            </w:pPr>
            <w:r w:rsidRPr="0023754F">
              <w:t>Y</w:t>
            </w:r>
          </w:p>
        </w:tc>
        <w:tc>
          <w:tcPr>
            <w:tcW w:w="2127" w:type="dxa"/>
            <w:shd w:val="clear" w:color="auto" w:fill="auto"/>
            <w:tcMar>
              <w:top w:w="28" w:type="dxa"/>
              <w:left w:w="85" w:type="dxa"/>
              <w:right w:w="85" w:type="dxa"/>
            </w:tcMar>
          </w:tcPr>
          <w:p w14:paraId="150D53A0" w14:textId="77777777" w:rsidR="00A03B63" w:rsidRPr="0023754F" w:rsidRDefault="00A03B63" w:rsidP="00D64790">
            <w:pPr>
              <w:pStyle w:val="Table"/>
              <w:jc w:val="center"/>
            </w:pPr>
            <w:r w:rsidRPr="0023754F">
              <w:t>System-Center</w:t>
            </w:r>
            <w:r w:rsidRPr="0023754F">
              <w:rPr>
                <w:spacing w:val="1"/>
              </w:rPr>
              <w:t xml:space="preserve"> </w:t>
            </w:r>
            <w:r w:rsidRPr="0023754F">
              <w:t>Operations</w:t>
            </w:r>
            <w:r w:rsidRPr="0023754F">
              <w:rPr>
                <w:spacing w:val="-12"/>
              </w:rPr>
              <w:t xml:space="preserve"> </w:t>
            </w:r>
            <w:r w:rsidRPr="0023754F">
              <w:t>Manager</w:t>
            </w:r>
          </w:p>
        </w:tc>
        <w:tc>
          <w:tcPr>
            <w:tcW w:w="2850" w:type="dxa"/>
            <w:shd w:val="clear" w:color="auto" w:fill="auto"/>
            <w:tcMar>
              <w:top w:w="28" w:type="dxa"/>
              <w:left w:w="85" w:type="dxa"/>
              <w:right w:w="85" w:type="dxa"/>
            </w:tcMar>
          </w:tcPr>
          <w:p w14:paraId="3B4DED2E" w14:textId="77777777" w:rsidR="00A03B63" w:rsidRPr="0023754F" w:rsidRDefault="00A03B63" w:rsidP="00D64790">
            <w:pPr>
              <w:pStyle w:val="Table"/>
              <w:jc w:val="center"/>
            </w:pPr>
            <w:r w:rsidRPr="00573AB7">
              <w:t>Exclusively for hypervisor elements, without addressing performance issues at the application level</w:t>
            </w:r>
            <w:r>
              <w:t>.</w:t>
            </w:r>
          </w:p>
        </w:tc>
      </w:tr>
      <w:tr w:rsidR="00F45434" w:rsidRPr="0023754F" w14:paraId="11C4FDD2" w14:textId="77777777" w:rsidTr="00F45434">
        <w:trPr>
          <w:trHeight w:val="455"/>
        </w:trPr>
        <w:tc>
          <w:tcPr>
            <w:tcW w:w="1825" w:type="dxa"/>
            <w:shd w:val="clear" w:color="auto" w:fill="auto"/>
            <w:tcMar>
              <w:top w:w="28" w:type="dxa"/>
              <w:left w:w="85" w:type="dxa"/>
              <w:right w:w="85" w:type="dxa"/>
            </w:tcMar>
          </w:tcPr>
          <w:p w14:paraId="4703D7ED" w14:textId="77777777" w:rsidR="00A03B63" w:rsidRPr="0023754F" w:rsidRDefault="00A03B63" w:rsidP="00D64790">
            <w:pPr>
              <w:pStyle w:val="Table"/>
              <w:jc w:val="center"/>
            </w:pPr>
            <w:r w:rsidRPr="0023754F">
              <w:lastRenderedPageBreak/>
              <w:t>Faults</w:t>
            </w:r>
          </w:p>
        </w:tc>
        <w:tc>
          <w:tcPr>
            <w:tcW w:w="2139" w:type="dxa"/>
            <w:shd w:val="clear" w:color="auto" w:fill="auto"/>
            <w:tcMar>
              <w:top w:w="28" w:type="dxa"/>
              <w:left w:w="85" w:type="dxa"/>
              <w:right w:w="85" w:type="dxa"/>
            </w:tcMar>
          </w:tcPr>
          <w:p w14:paraId="797F751D" w14:textId="77777777" w:rsidR="00A03B63" w:rsidRPr="0023754F" w:rsidRDefault="00A03B63" w:rsidP="00D64790">
            <w:pPr>
              <w:pStyle w:val="Table"/>
              <w:jc w:val="center"/>
            </w:pPr>
            <w:r w:rsidRPr="0023754F">
              <w:t>Y</w:t>
            </w:r>
          </w:p>
        </w:tc>
        <w:tc>
          <w:tcPr>
            <w:tcW w:w="2127" w:type="dxa"/>
            <w:shd w:val="clear" w:color="auto" w:fill="auto"/>
            <w:tcMar>
              <w:top w:w="28" w:type="dxa"/>
              <w:left w:w="85" w:type="dxa"/>
              <w:right w:w="85" w:type="dxa"/>
            </w:tcMar>
          </w:tcPr>
          <w:p w14:paraId="29BCC775" w14:textId="77777777" w:rsidR="00A03B63" w:rsidRPr="0023754F" w:rsidRDefault="00A03B63" w:rsidP="00D64790">
            <w:pPr>
              <w:pStyle w:val="Table"/>
              <w:jc w:val="center"/>
            </w:pPr>
            <w:r w:rsidRPr="0023754F">
              <w:t>System-Center</w:t>
            </w:r>
            <w:r w:rsidRPr="0023754F">
              <w:rPr>
                <w:spacing w:val="1"/>
              </w:rPr>
              <w:t xml:space="preserve"> </w:t>
            </w:r>
            <w:r w:rsidRPr="0023754F">
              <w:t>Operations</w:t>
            </w:r>
            <w:r w:rsidRPr="0023754F">
              <w:rPr>
                <w:spacing w:val="-12"/>
              </w:rPr>
              <w:t xml:space="preserve"> </w:t>
            </w:r>
            <w:r w:rsidRPr="0023754F">
              <w:t>Manager</w:t>
            </w:r>
          </w:p>
        </w:tc>
        <w:tc>
          <w:tcPr>
            <w:tcW w:w="2850" w:type="dxa"/>
            <w:shd w:val="clear" w:color="auto" w:fill="auto"/>
            <w:tcMar>
              <w:top w:w="28" w:type="dxa"/>
              <w:left w:w="85" w:type="dxa"/>
              <w:right w:w="85" w:type="dxa"/>
            </w:tcMar>
          </w:tcPr>
          <w:p w14:paraId="4A3C98F6" w14:textId="77777777" w:rsidR="00A03B63" w:rsidRPr="0023754F" w:rsidRDefault="00A03B63" w:rsidP="00D64790">
            <w:pPr>
              <w:pStyle w:val="Table"/>
              <w:jc w:val="center"/>
            </w:pPr>
            <w:r w:rsidRPr="0023754F">
              <w:t>HW</w:t>
            </w:r>
            <w:r w:rsidRPr="0023754F">
              <w:rPr>
                <w:spacing w:val="-1"/>
              </w:rPr>
              <w:t xml:space="preserve"> </w:t>
            </w:r>
            <w:r w:rsidRPr="0023754F">
              <w:t>and</w:t>
            </w:r>
            <w:r w:rsidRPr="0023754F">
              <w:rPr>
                <w:spacing w:val="-2"/>
              </w:rPr>
              <w:t xml:space="preserve"> </w:t>
            </w:r>
            <w:r w:rsidRPr="0023754F">
              <w:t>SW</w:t>
            </w:r>
            <w:r w:rsidRPr="0023754F">
              <w:rPr>
                <w:spacing w:val="-3"/>
              </w:rPr>
              <w:t xml:space="preserve"> </w:t>
            </w:r>
            <w:r w:rsidRPr="0023754F">
              <w:t>faults as</w:t>
            </w:r>
            <w:r w:rsidRPr="0023754F">
              <w:rPr>
                <w:spacing w:val="-2"/>
              </w:rPr>
              <w:t xml:space="preserve"> </w:t>
            </w:r>
            <w:r w:rsidRPr="0023754F">
              <w:t>reported</w:t>
            </w:r>
            <w:r w:rsidRPr="0023754F">
              <w:rPr>
                <w:spacing w:val="-2"/>
              </w:rPr>
              <w:t xml:space="preserve"> </w:t>
            </w:r>
            <w:r w:rsidRPr="0023754F">
              <w:t>by the</w:t>
            </w:r>
            <w:r w:rsidRPr="0023754F">
              <w:rPr>
                <w:spacing w:val="-3"/>
              </w:rPr>
              <w:t xml:space="preserve"> </w:t>
            </w:r>
            <w:r w:rsidRPr="0023754F">
              <w:t>system</w:t>
            </w:r>
          </w:p>
        </w:tc>
      </w:tr>
    </w:tbl>
    <w:p w14:paraId="4D4A1CB5" w14:textId="77777777" w:rsidR="00A03B63" w:rsidRPr="0023754F" w:rsidRDefault="00A03B63" w:rsidP="00D64790">
      <w:pPr>
        <w:pStyle w:val="BodyText"/>
        <w:spacing w:before="1"/>
        <w:jc w:val="center"/>
        <w:rPr>
          <w:sz w:val="16"/>
          <w:szCs w:val="16"/>
        </w:rPr>
      </w:pPr>
    </w:p>
    <w:p w14:paraId="2F3C272B" w14:textId="77777777" w:rsidR="00A03B63" w:rsidRDefault="00A03B63" w:rsidP="00A03B63">
      <w:pPr>
        <w:pStyle w:val="Heading2"/>
        <w:numPr>
          <w:ilvl w:val="1"/>
          <w:numId w:val="1"/>
        </w:numPr>
        <w:tabs>
          <w:tab w:val="clear" w:pos="360"/>
        </w:tabs>
        <w:ind w:hanging="357"/>
      </w:pPr>
      <w:bookmarkStart w:id="1531" w:name="_Toc154499746"/>
      <w:bookmarkStart w:id="1532" w:name="_Toc155084344"/>
      <w:bookmarkStart w:id="1533" w:name="_Toc155084574"/>
      <w:bookmarkStart w:id="1534" w:name="_Toc155084836"/>
      <w:bookmarkStart w:id="1535" w:name="_Toc155085055"/>
      <w:bookmarkStart w:id="1536" w:name="_Toc155090891"/>
      <w:bookmarkStart w:id="1537" w:name="_Toc155091780"/>
      <w:bookmarkStart w:id="1538" w:name="_Toc155790766"/>
      <w:bookmarkStart w:id="1539" w:name="_Toc191914675"/>
      <w:bookmarkStart w:id="1540" w:name="_Toc193746986"/>
      <w:bookmarkStart w:id="1541" w:name="_Toc194683671"/>
      <w:r w:rsidRPr="0023754F">
        <w:t>Anti-Virus/Anti-Malware</w:t>
      </w:r>
      <w:r w:rsidRPr="0023754F">
        <w:rPr>
          <w:spacing w:val="-8"/>
        </w:rPr>
        <w:t xml:space="preserve"> </w:t>
      </w:r>
      <w:r w:rsidRPr="0023754F">
        <w:t>Services</w:t>
      </w:r>
      <w:bookmarkEnd w:id="1531"/>
      <w:bookmarkEnd w:id="1532"/>
      <w:bookmarkEnd w:id="1533"/>
      <w:bookmarkEnd w:id="1534"/>
      <w:bookmarkEnd w:id="1535"/>
      <w:bookmarkEnd w:id="1536"/>
      <w:bookmarkEnd w:id="1537"/>
      <w:bookmarkEnd w:id="1538"/>
      <w:bookmarkEnd w:id="1539"/>
      <w:bookmarkEnd w:id="1540"/>
      <w:bookmarkEnd w:id="1541"/>
    </w:p>
    <w:p w14:paraId="31B7672D" w14:textId="77777777" w:rsidR="00A03B63" w:rsidRPr="00266E83" w:rsidRDefault="00A03B63" w:rsidP="00A03B63"/>
    <w:p w14:paraId="63FDF8EB" w14:textId="5319D4D9" w:rsidR="00A03B63" w:rsidRPr="0023754F" w:rsidRDefault="00A03B63" w:rsidP="00A03B63">
      <w:pPr>
        <w:jc w:val="both"/>
      </w:pPr>
      <w:r w:rsidRPr="00B4727A">
        <w:t xml:space="preserve">The selection of Anti-virus and Anti-Malware solutions is in accordance with customer agreements. Customers have the option to either employ their own Anti-Virus Solution or opt for the Atos solution. Common solutions such as </w:t>
      </w:r>
      <w:del w:id="1542" w:author="Omkar Kulthe" w:date="2025-03-07T19:56:00Z">
        <w:r w:rsidRPr="00B4727A" w:rsidDel="00D508F7">
          <w:delText xml:space="preserve">McAfee and </w:delText>
        </w:r>
      </w:del>
      <w:r w:rsidRPr="00B4727A">
        <w:t>Windows Defender</w:t>
      </w:r>
      <w:del w:id="1543" w:author="Omkar Kulthe" w:date="2025-03-07T19:56:00Z">
        <w:r w:rsidRPr="00B4727A" w:rsidDel="00D508F7">
          <w:delText xml:space="preserve"> are frequently utilized</w:delText>
        </w:r>
      </w:del>
      <w:r w:rsidRPr="0023754F">
        <w:t>.</w:t>
      </w:r>
    </w:p>
    <w:p w14:paraId="21434BD4" w14:textId="77777777" w:rsidR="00A03B63" w:rsidRPr="0023754F" w:rsidRDefault="00A03B63" w:rsidP="00A03B63">
      <w:pPr>
        <w:pStyle w:val="BodyText"/>
        <w:spacing w:before="11"/>
        <w:rPr>
          <w:sz w:val="16"/>
          <w:szCs w:val="16"/>
        </w:rPr>
      </w:pPr>
    </w:p>
    <w:p w14:paraId="2DC0D28B" w14:textId="77777777" w:rsidR="00A03B63" w:rsidRDefault="00A03B63" w:rsidP="00A03B63">
      <w:pPr>
        <w:pStyle w:val="Heading2"/>
        <w:numPr>
          <w:ilvl w:val="1"/>
          <w:numId w:val="1"/>
        </w:numPr>
        <w:tabs>
          <w:tab w:val="clear" w:pos="360"/>
        </w:tabs>
        <w:ind w:hanging="357"/>
      </w:pPr>
      <w:bookmarkStart w:id="1544" w:name="_Toc154499747"/>
      <w:bookmarkStart w:id="1545" w:name="_Toc155084345"/>
      <w:bookmarkStart w:id="1546" w:name="_Toc155084575"/>
      <w:bookmarkStart w:id="1547" w:name="_Toc155084837"/>
      <w:bookmarkStart w:id="1548" w:name="_Toc155085056"/>
      <w:bookmarkStart w:id="1549" w:name="_Toc155090892"/>
      <w:bookmarkStart w:id="1550" w:name="_Toc155091781"/>
      <w:bookmarkStart w:id="1551" w:name="_Toc155790767"/>
      <w:bookmarkStart w:id="1552" w:name="_Toc191914676"/>
      <w:bookmarkStart w:id="1553" w:name="_Toc193746987"/>
      <w:bookmarkStart w:id="1554" w:name="_Toc194683672"/>
      <w:r w:rsidRPr="0023754F">
        <w:t>Data</w:t>
      </w:r>
      <w:r w:rsidRPr="0023754F">
        <w:rPr>
          <w:spacing w:val="-6"/>
        </w:rPr>
        <w:t xml:space="preserve"> </w:t>
      </w:r>
      <w:r w:rsidRPr="0023754F">
        <w:t>protection</w:t>
      </w:r>
      <w:r w:rsidRPr="0023754F">
        <w:rPr>
          <w:spacing w:val="-7"/>
        </w:rPr>
        <w:t xml:space="preserve"> </w:t>
      </w:r>
      <w:r w:rsidRPr="0023754F">
        <w:t>requirements</w:t>
      </w:r>
      <w:bookmarkEnd w:id="1544"/>
      <w:bookmarkEnd w:id="1545"/>
      <w:bookmarkEnd w:id="1546"/>
      <w:bookmarkEnd w:id="1547"/>
      <w:bookmarkEnd w:id="1548"/>
      <w:bookmarkEnd w:id="1549"/>
      <w:bookmarkEnd w:id="1550"/>
      <w:bookmarkEnd w:id="1551"/>
      <w:bookmarkEnd w:id="1552"/>
      <w:bookmarkEnd w:id="1553"/>
      <w:bookmarkEnd w:id="1554"/>
    </w:p>
    <w:p w14:paraId="5959DFC2" w14:textId="77777777" w:rsidR="00A03B63" w:rsidRPr="00266E83" w:rsidRDefault="00A03B63" w:rsidP="00A03B63"/>
    <w:p w14:paraId="67E9F755" w14:textId="77777777" w:rsidR="00A03B63" w:rsidRDefault="00A03B63" w:rsidP="00A03B63">
      <w:pPr>
        <w:jc w:val="both"/>
      </w:pPr>
      <w:r w:rsidRPr="008D10B2">
        <w:t>The Recovery Time Objective (RTO) and Recovery Point Objective (RPO) for Windows Servers are determined by the design specifications and customer requirements</w:t>
      </w:r>
      <w:r w:rsidRPr="0023754F">
        <w:t>.</w:t>
      </w:r>
    </w:p>
    <w:p w14:paraId="15C25A43" w14:textId="77777777" w:rsidR="00A03B63" w:rsidRPr="00802041" w:rsidRDefault="00A03B63" w:rsidP="00A03B63">
      <w:pPr>
        <w:pStyle w:val="Heading3"/>
        <w:numPr>
          <w:ilvl w:val="2"/>
          <w:numId w:val="1"/>
        </w:numPr>
        <w:tabs>
          <w:tab w:val="clear" w:pos="360"/>
        </w:tabs>
        <w:ind w:hanging="357"/>
      </w:pPr>
      <w:r w:rsidRPr="00802041">
        <w:t>Data protection solution</w:t>
      </w:r>
    </w:p>
    <w:p w14:paraId="5C0D82C5" w14:textId="77777777" w:rsidR="00A03B63" w:rsidRDefault="00A03B63" w:rsidP="00A03B63">
      <w:pPr>
        <w:jc w:val="both"/>
      </w:pPr>
    </w:p>
    <w:p w14:paraId="0D5EB5E2" w14:textId="77777777" w:rsidR="00A03B63" w:rsidRDefault="00A03B63" w:rsidP="00A03B63">
      <w:pPr>
        <w:pStyle w:val="Heading4"/>
        <w:numPr>
          <w:ilvl w:val="3"/>
          <w:numId w:val="1"/>
        </w:numPr>
        <w:tabs>
          <w:tab w:val="clear" w:pos="360"/>
        </w:tabs>
        <w:ind w:hanging="357"/>
      </w:pPr>
      <w:r w:rsidRPr="0023754F">
        <w:t>Physical</w:t>
      </w:r>
      <w:r w:rsidRPr="0023754F">
        <w:rPr>
          <w:spacing w:val="-5"/>
        </w:rPr>
        <w:t xml:space="preserve"> </w:t>
      </w:r>
      <w:r w:rsidRPr="0023754F">
        <w:t>Servers</w:t>
      </w:r>
    </w:p>
    <w:p w14:paraId="05744B50" w14:textId="77777777" w:rsidR="00A03B63" w:rsidRPr="00D65E6A" w:rsidRDefault="00A03B63" w:rsidP="00A03B63"/>
    <w:p w14:paraId="5979F5FB" w14:textId="77777777" w:rsidR="00A03B63" w:rsidRPr="00CA197F" w:rsidRDefault="00A03B63" w:rsidP="00A03B63">
      <w:r w:rsidRPr="00CA197F">
        <w:t>The recommended data protection measures for Physical Servers include:</w:t>
      </w:r>
    </w:p>
    <w:p w14:paraId="36DE87AF" w14:textId="77777777" w:rsidR="00A03B63" w:rsidRPr="00CA197F" w:rsidRDefault="00A03B63" w:rsidP="00A03B63"/>
    <w:p w14:paraId="120814D3" w14:textId="77777777" w:rsidR="00A03B63" w:rsidRPr="00CA197F" w:rsidRDefault="00A03B63" w:rsidP="00A03B63">
      <w:pPr>
        <w:pStyle w:val="ListBullet"/>
        <w:numPr>
          <w:ilvl w:val="0"/>
          <w:numId w:val="16"/>
        </w:numPr>
        <w:tabs>
          <w:tab w:val="num" w:pos="284"/>
        </w:tabs>
        <w:ind w:left="284" w:hanging="284"/>
        <w:jc w:val="both"/>
      </w:pPr>
      <w:r w:rsidRPr="00CA197F">
        <w:t>To guard against single disk errors, utilize mirrored disks (RAID 1) or a RAID level higher than 1 if the OS is installed locally.</w:t>
      </w:r>
    </w:p>
    <w:p w14:paraId="5B13AABB" w14:textId="77777777" w:rsidR="00A03B63" w:rsidRPr="00CA197F" w:rsidRDefault="00A03B63" w:rsidP="00A03B63">
      <w:pPr>
        <w:pStyle w:val="ListBullet"/>
        <w:numPr>
          <w:ilvl w:val="0"/>
          <w:numId w:val="16"/>
        </w:numPr>
        <w:tabs>
          <w:tab w:val="num" w:pos="284"/>
        </w:tabs>
        <w:ind w:left="284" w:hanging="284"/>
        <w:jc w:val="both"/>
      </w:pPr>
      <w:r w:rsidRPr="00CA197F">
        <w:t>Perform daily incremental and weekly full backups.</w:t>
      </w:r>
    </w:p>
    <w:p w14:paraId="1C89BE19" w14:textId="77777777" w:rsidR="00A03B63" w:rsidRPr="00CA197F" w:rsidRDefault="00A03B63" w:rsidP="00A03B63">
      <w:pPr>
        <w:pStyle w:val="ListBullet"/>
        <w:numPr>
          <w:ilvl w:val="0"/>
          <w:numId w:val="16"/>
        </w:numPr>
        <w:tabs>
          <w:tab w:val="num" w:pos="284"/>
        </w:tabs>
        <w:ind w:left="284" w:hanging="284"/>
        <w:jc w:val="both"/>
      </w:pPr>
      <w:r w:rsidRPr="00CA197F">
        <w:t>Conduct regular restore tests to ensure the effectiveness of the backup strategy.</w:t>
      </w:r>
    </w:p>
    <w:p w14:paraId="6B4E89B7" w14:textId="77777777" w:rsidR="00A03B63" w:rsidRPr="00CA197F" w:rsidRDefault="00A03B63" w:rsidP="00A03B63">
      <w:pPr>
        <w:pStyle w:val="ListBullet"/>
        <w:numPr>
          <w:ilvl w:val="0"/>
          <w:numId w:val="16"/>
        </w:numPr>
        <w:tabs>
          <w:tab w:val="num" w:pos="284"/>
        </w:tabs>
        <w:ind w:left="284" w:hanging="284"/>
        <w:jc w:val="both"/>
      </w:pPr>
      <w:r w:rsidRPr="00CA197F">
        <w:t>Back up the system state to ensure comprehensive data protection.</w:t>
      </w:r>
    </w:p>
    <w:p w14:paraId="3F061A01" w14:textId="77777777" w:rsidR="00A03B63" w:rsidRPr="0023754F" w:rsidRDefault="00A03B63" w:rsidP="00A03B63">
      <w:pPr>
        <w:pStyle w:val="BodyText"/>
        <w:spacing w:before="3"/>
        <w:rPr>
          <w:sz w:val="16"/>
          <w:szCs w:val="16"/>
        </w:rPr>
      </w:pPr>
    </w:p>
    <w:p w14:paraId="68208130" w14:textId="77777777" w:rsidR="00A03B63" w:rsidRDefault="00A03B63" w:rsidP="00A03B63">
      <w:pPr>
        <w:pStyle w:val="Heading2"/>
        <w:numPr>
          <w:ilvl w:val="1"/>
          <w:numId w:val="1"/>
        </w:numPr>
        <w:tabs>
          <w:tab w:val="clear" w:pos="360"/>
        </w:tabs>
        <w:ind w:hanging="357"/>
      </w:pPr>
      <w:bookmarkStart w:id="1555" w:name="_Toc154499748"/>
      <w:bookmarkStart w:id="1556" w:name="_Toc155084346"/>
      <w:bookmarkStart w:id="1557" w:name="_Toc155084576"/>
      <w:bookmarkStart w:id="1558" w:name="_Toc155084838"/>
      <w:bookmarkStart w:id="1559" w:name="_Toc155085057"/>
      <w:bookmarkStart w:id="1560" w:name="_Toc155090893"/>
      <w:bookmarkStart w:id="1561" w:name="_Toc155091782"/>
      <w:bookmarkStart w:id="1562" w:name="_Toc155790768"/>
      <w:bookmarkStart w:id="1563" w:name="_Toc191914677"/>
      <w:bookmarkStart w:id="1564" w:name="_Toc193746988"/>
      <w:bookmarkStart w:id="1565" w:name="_Toc194683673"/>
      <w:r w:rsidRPr="0023754F">
        <w:t>High</w:t>
      </w:r>
      <w:r w:rsidRPr="0023754F">
        <w:rPr>
          <w:spacing w:val="-5"/>
        </w:rPr>
        <w:t xml:space="preserve"> </w:t>
      </w:r>
      <w:r w:rsidRPr="0023754F">
        <w:t>Availability</w:t>
      </w:r>
      <w:r w:rsidRPr="0023754F">
        <w:rPr>
          <w:spacing w:val="-3"/>
        </w:rPr>
        <w:t xml:space="preserve"> </w:t>
      </w:r>
      <w:r w:rsidRPr="0023754F">
        <w:t>/</w:t>
      </w:r>
      <w:r w:rsidRPr="0023754F">
        <w:rPr>
          <w:spacing w:val="-4"/>
        </w:rPr>
        <w:t xml:space="preserve"> </w:t>
      </w:r>
      <w:r w:rsidRPr="0023754F">
        <w:t>Disaster</w:t>
      </w:r>
      <w:r w:rsidRPr="0023754F">
        <w:rPr>
          <w:spacing w:val="-3"/>
        </w:rPr>
        <w:t xml:space="preserve"> </w:t>
      </w:r>
      <w:r w:rsidRPr="0023754F">
        <w:t>Recovery</w:t>
      </w:r>
      <w:bookmarkEnd w:id="1555"/>
      <w:bookmarkEnd w:id="1556"/>
      <w:bookmarkEnd w:id="1557"/>
      <w:bookmarkEnd w:id="1558"/>
      <w:bookmarkEnd w:id="1559"/>
      <w:bookmarkEnd w:id="1560"/>
      <w:bookmarkEnd w:id="1561"/>
      <w:bookmarkEnd w:id="1562"/>
      <w:bookmarkEnd w:id="1563"/>
      <w:bookmarkEnd w:id="1564"/>
      <w:bookmarkEnd w:id="1565"/>
    </w:p>
    <w:p w14:paraId="4208ECB3" w14:textId="77777777" w:rsidR="00A03B63" w:rsidRPr="00B4025B" w:rsidRDefault="00A03B63" w:rsidP="00A03B63"/>
    <w:p w14:paraId="6B6D55D5" w14:textId="77777777" w:rsidR="00A03B63" w:rsidRDefault="00A03B63" w:rsidP="00A03B63">
      <w:pPr>
        <w:jc w:val="both"/>
      </w:pPr>
      <w:r w:rsidRPr="0029245A">
        <w:t>Achieving High Availability (HA) and Disaster Recovery (DR) in Hyper-V is facilitated through the utilization of the Clustering role within the operating system. Resilience considerations should be integral to all designs, encompassing hardware, hypervisor, and operating system to ensure a robust and fault-tolerant virtualized environment</w:t>
      </w:r>
      <w:r w:rsidRPr="0023754F">
        <w:t>.</w:t>
      </w:r>
    </w:p>
    <w:p w14:paraId="5C82BF2B" w14:textId="77777777" w:rsidR="00A03B63" w:rsidRPr="0023754F" w:rsidRDefault="00A03B63" w:rsidP="00A03B63">
      <w:pPr>
        <w:pStyle w:val="BodyText"/>
        <w:spacing w:before="3"/>
        <w:rPr>
          <w:sz w:val="16"/>
          <w:szCs w:val="16"/>
        </w:rPr>
      </w:pPr>
    </w:p>
    <w:p w14:paraId="1EECB8F4" w14:textId="77777777" w:rsidR="00A03B63" w:rsidRPr="0023754F" w:rsidRDefault="00A03B63" w:rsidP="00A03B63">
      <w:pPr>
        <w:pStyle w:val="Heading3"/>
        <w:numPr>
          <w:ilvl w:val="2"/>
          <w:numId w:val="1"/>
        </w:numPr>
        <w:tabs>
          <w:tab w:val="clear" w:pos="360"/>
        </w:tabs>
        <w:ind w:hanging="357"/>
      </w:pPr>
      <w:r w:rsidRPr="0023754F">
        <w:t>OS</w:t>
      </w:r>
      <w:r w:rsidRPr="0023754F">
        <w:rPr>
          <w:spacing w:val="-7"/>
        </w:rPr>
        <w:t xml:space="preserve"> </w:t>
      </w:r>
      <w:r w:rsidRPr="0023754F">
        <w:t>Availability</w:t>
      </w:r>
    </w:p>
    <w:p w14:paraId="7A80246E" w14:textId="77777777" w:rsidR="00A03B63" w:rsidRPr="0023754F" w:rsidRDefault="00A03B63" w:rsidP="00A03B63">
      <w:r w:rsidRPr="00664FE6">
        <w:t>Achieving Windows availability is ensured through the integration of redundancy across various components</w:t>
      </w:r>
      <w:r w:rsidRPr="0023754F">
        <w:t>:</w:t>
      </w:r>
    </w:p>
    <w:p w14:paraId="21028E38" w14:textId="77777777" w:rsidR="00A03B63" w:rsidRPr="0023754F" w:rsidRDefault="00A03B63" w:rsidP="00A03B63"/>
    <w:p w14:paraId="7A16B05D" w14:textId="77777777" w:rsidR="00A03B63" w:rsidRDefault="00A03B63" w:rsidP="00A03B63">
      <w:pPr>
        <w:pStyle w:val="ListBullet"/>
        <w:numPr>
          <w:ilvl w:val="0"/>
          <w:numId w:val="16"/>
        </w:numPr>
        <w:tabs>
          <w:tab w:val="num" w:pos="284"/>
        </w:tabs>
        <w:ind w:left="284" w:hanging="284"/>
        <w:rPr>
          <w:b/>
          <w:bCs/>
        </w:rPr>
      </w:pPr>
      <w:r w:rsidRPr="00B4025B">
        <w:rPr>
          <w:b/>
          <w:bCs/>
        </w:rPr>
        <w:t>OS</w:t>
      </w:r>
    </w:p>
    <w:p w14:paraId="5378DE90" w14:textId="77777777" w:rsidR="00A03B63" w:rsidRPr="00B4025B" w:rsidRDefault="00A03B63" w:rsidP="00A03B63">
      <w:pPr>
        <w:pStyle w:val="ListBullet"/>
        <w:numPr>
          <w:ilvl w:val="0"/>
          <w:numId w:val="0"/>
        </w:numPr>
        <w:rPr>
          <w:b/>
          <w:bCs/>
        </w:rPr>
      </w:pPr>
    </w:p>
    <w:p w14:paraId="5EFF210A" w14:textId="77777777" w:rsidR="00A03B63" w:rsidRDefault="00A03B63" w:rsidP="00A03B63">
      <w:pPr>
        <w:pStyle w:val="ListBullet2"/>
        <w:numPr>
          <w:ilvl w:val="0"/>
          <w:numId w:val="17"/>
        </w:numPr>
        <w:tabs>
          <w:tab w:val="num" w:pos="568"/>
        </w:tabs>
        <w:ind w:left="568" w:hanging="284"/>
        <w:jc w:val="both"/>
      </w:pPr>
      <w:r w:rsidRPr="00D65E6A">
        <w:t>The OS is installed on resilient storage, safeguarded by mirrored disks or RAID configurations to protect datastores.</w:t>
      </w:r>
    </w:p>
    <w:p w14:paraId="7CA35798" w14:textId="77777777" w:rsidR="00A03B63" w:rsidRPr="00D65E6A" w:rsidRDefault="00A03B63" w:rsidP="00A03B63">
      <w:pPr>
        <w:pStyle w:val="ListBullet2"/>
        <w:numPr>
          <w:ilvl w:val="0"/>
          <w:numId w:val="0"/>
        </w:numPr>
        <w:ind w:left="568"/>
        <w:jc w:val="both"/>
      </w:pPr>
    </w:p>
    <w:p w14:paraId="21644FB1" w14:textId="77777777" w:rsidR="00A03B63" w:rsidRDefault="00A03B63" w:rsidP="00A03B63">
      <w:pPr>
        <w:pStyle w:val="ListBullet"/>
        <w:numPr>
          <w:ilvl w:val="0"/>
          <w:numId w:val="16"/>
        </w:numPr>
        <w:tabs>
          <w:tab w:val="num" w:pos="284"/>
        </w:tabs>
        <w:ind w:left="284" w:hanging="284"/>
        <w:rPr>
          <w:b/>
          <w:bCs/>
        </w:rPr>
      </w:pPr>
      <w:r w:rsidRPr="00B4025B">
        <w:rPr>
          <w:b/>
          <w:bCs/>
        </w:rPr>
        <w:t>Network</w:t>
      </w:r>
    </w:p>
    <w:p w14:paraId="2051FB51" w14:textId="77777777" w:rsidR="00A03B63" w:rsidRPr="00B4025B" w:rsidRDefault="00A03B63" w:rsidP="00A03B63">
      <w:pPr>
        <w:pStyle w:val="ListBullet"/>
        <w:numPr>
          <w:ilvl w:val="0"/>
          <w:numId w:val="0"/>
        </w:numPr>
        <w:rPr>
          <w:b/>
          <w:bCs/>
        </w:rPr>
      </w:pPr>
    </w:p>
    <w:p w14:paraId="042306E1" w14:textId="77777777" w:rsidR="00A03B63" w:rsidRDefault="00A03B63" w:rsidP="00A03B63">
      <w:pPr>
        <w:pStyle w:val="ListBullet2"/>
        <w:numPr>
          <w:ilvl w:val="0"/>
          <w:numId w:val="17"/>
        </w:numPr>
        <w:tabs>
          <w:tab w:val="num" w:pos="568"/>
        </w:tabs>
        <w:ind w:left="568" w:hanging="284"/>
        <w:jc w:val="both"/>
      </w:pPr>
      <w:r w:rsidRPr="000F53D1">
        <w:t>All servers are equipped with fault-resilient networks, including physical network ports or virtual ports secured by robust hardware to ensure network availability</w:t>
      </w:r>
      <w:r w:rsidRPr="0023754F">
        <w:t>.</w:t>
      </w:r>
    </w:p>
    <w:p w14:paraId="4ECB9EE8" w14:textId="77777777" w:rsidR="00A03B63" w:rsidRDefault="00A03B63" w:rsidP="00A03B63">
      <w:pPr>
        <w:pStyle w:val="ListBullet2"/>
        <w:numPr>
          <w:ilvl w:val="0"/>
          <w:numId w:val="0"/>
        </w:numPr>
        <w:ind w:left="568" w:hanging="284"/>
        <w:jc w:val="both"/>
      </w:pPr>
      <w:commentRangeStart w:id="1566"/>
      <w:commentRangeStart w:id="1567"/>
    </w:p>
    <w:p w14:paraId="749C1AD2" w14:textId="77777777" w:rsidR="00A03B63" w:rsidRDefault="00A03B63" w:rsidP="00A03B63">
      <w:pPr>
        <w:pStyle w:val="ListBullet2"/>
        <w:numPr>
          <w:ilvl w:val="0"/>
          <w:numId w:val="0"/>
        </w:numPr>
        <w:ind w:left="568" w:hanging="284"/>
        <w:jc w:val="both"/>
      </w:pPr>
    </w:p>
    <w:commentRangeEnd w:id="1566"/>
    <w:p w14:paraId="23BDE3C0" w14:textId="11F51438" w:rsidR="00A03B63" w:rsidRDefault="00A05A1D" w:rsidP="00A03B63">
      <w:pPr>
        <w:pStyle w:val="ListBullet2"/>
        <w:numPr>
          <w:ilvl w:val="0"/>
          <w:numId w:val="0"/>
        </w:numPr>
        <w:ind w:left="568" w:hanging="284"/>
        <w:jc w:val="both"/>
      </w:pPr>
      <w:r>
        <w:rPr>
          <w:rStyle w:val="CommentReference"/>
        </w:rPr>
        <w:commentReference w:id="1566"/>
      </w:r>
      <w:commentRangeEnd w:id="1567"/>
      <w:r w:rsidR="008D4BEA">
        <w:rPr>
          <w:rStyle w:val="CommentReference"/>
        </w:rPr>
        <w:commentReference w:id="1567"/>
      </w:r>
    </w:p>
    <w:p w14:paraId="46D70129" w14:textId="77777777" w:rsidR="00A03B63" w:rsidRPr="0023754F" w:rsidRDefault="00A03B63" w:rsidP="00A03B63">
      <w:pPr>
        <w:pStyle w:val="ListBullet2"/>
        <w:numPr>
          <w:ilvl w:val="0"/>
          <w:numId w:val="0"/>
        </w:numPr>
        <w:ind w:left="568" w:hanging="284"/>
        <w:jc w:val="both"/>
      </w:pPr>
    </w:p>
    <w:p w14:paraId="41545584" w14:textId="77777777" w:rsidR="00A03B63" w:rsidRDefault="00A03B63" w:rsidP="00A03B63">
      <w:pPr>
        <w:pStyle w:val="ListBullet"/>
        <w:numPr>
          <w:ilvl w:val="0"/>
          <w:numId w:val="16"/>
        </w:numPr>
        <w:tabs>
          <w:tab w:val="num" w:pos="284"/>
        </w:tabs>
        <w:ind w:left="284" w:hanging="284"/>
        <w:rPr>
          <w:b/>
          <w:bCs/>
        </w:rPr>
      </w:pPr>
      <w:r w:rsidRPr="00B4025B">
        <w:rPr>
          <w:b/>
          <w:bCs/>
        </w:rPr>
        <w:lastRenderedPageBreak/>
        <w:t>SAN</w:t>
      </w:r>
    </w:p>
    <w:p w14:paraId="5B6177B4" w14:textId="77777777" w:rsidR="00A03B63" w:rsidRPr="00B4025B" w:rsidRDefault="00A03B63" w:rsidP="00A03B63">
      <w:pPr>
        <w:pStyle w:val="ListBullet"/>
        <w:numPr>
          <w:ilvl w:val="0"/>
          <w:numId w:val="0"/>
        </w:numPr>
        <w:rPr>
          <w:b/>
          <w:bCs/>
        </w:rPr>
      </w:pPr>
    </w:p>
    <w:p w14:paraId="31F8D3E4" w14:textId="0215763B" w:rsidR="00CA2B45" w:rsidRDefault="00CA2B45" w:rsidP="00CA2B45">
      <w:pPr>
        <w:pStyle w:val="ListBullet2"/>
        <w:rPr>
          <w:ins w:id="1568" w:author="Omkar Kulthe" w:date="2025-03-19T15:15:00Z"/>
        </w:rPr>
      </w:pPr>
      <w:ins w:id="1569" w:author="Omkar Kulthe" w:date="2025-03-19T15:15:00Z">
        <w:r w:rsidRPr="00F475A1">
          <w:t xml:space="preserve">Wherever there is SAN connectivity, </w:t>
        </w:r>
        <w:commentRangeStart w:id="1570"/>
        <w:r w:rsidRPr="00F475A1">
          <w:t>there must be multipathing with dual SANs</w:t>
        </w:r>
        <w:r>
          <w:t>.</w:t>
        </w:r>
      </w:ins>
      <w:commentRangeEnd w:id="1570"/>
      <w:r w:rsidR="00A05A1D">
        <w:rPr>
          <w:rStyle w:val="CommentReference"/>
        </w:rPr>
        <w:commentReference w:id="1570"/>
      </w:r>
    </w:p>
    <w:p w14:paraId="31E58F1F" w14:textId="677E6F30" w:rsidR="00CA2B45" w:rsidRDefault="00CA2B45" w:rsidP="00CA2B45">
      <w:pPr>
        <w:pStyle w:val="ListBullet2"/>
        <w:rPr>
          <w:ins w:id="1571" w:author="Omkar Kulthe" w:date="2025-03-19T15:15:00Z"/>
        </w:rPr>
      </w:pPr>
      <w:ins w:id="1572" w:author="Omkar Kulthe" w:date="2025-03-19T15:15:00Z">
        <w:r w:rsidRPr="003B616E">
          <w:t xml:space="preserve">In case </w:t>
        </w:r>
        <w:commentRangeStart w:id="1573"/>
        <w:commentRangeStart w:id="1574"/>
        <w:r w:rsidRPr="003B616E">
          <w:t>of</w:t>
        </w:r>
      </w:ins>
      <w:r w:rsidR="009B0CEF">
        <w:t xml:space="preserve"> an</w:t>
      </w:r>
      <w:ins w:id="1575" w:author="Omkar Kulthe" w:date="2025-03-19T15:15:00Z">
        <w:r w:rsidRPr="003B616E">
          <w:t xml:space="preserve"> interface</w:t>
        </w:r>
      </w:ins>
      <w:commentRangeEnd w:id="1573"/>
      <w:r w:rsidR="00A05A1D">
        <w:rPr>
          <w:rStyle w:val="CommentReference"/>
        </w:rPr>
        <w:commentReference w:id="1573"/>
      </w:r>
      <w:commentRangeEnd w:id="1574"/>
      <w:r w:rsidR="00F06F25">
        <w:rPr>
          <w:rStyle w:val="CommentReference"/>
        </w:rPr>
        <w:commentReference w:id="1574"/>
      </w:r>
      <w:ins w:id="1576" w:author="Omkar Kulthe" w:date="2025-03-19T15:15:00Z">
        <w:r w:rsidRPr="003B616E">
          <w:t>,</w:t>
        </w:r>
      </w:ins>
      <w:r w:rsidR="00F06F25">
        <w:t xml:space="preserve"> cable</w:t>
      </w:r>
      <w:ins w:id="1577" w:author="Omkar Kulthe" w:date="2025-03-19T15:15:00Z">
        <w:r w:rsidRPr="003B616E">
          <w:t xml:space="preserve"> or SAN switch problems</w:t>
        </w:r>
        <w:r>
          <w:t>,</w:t>
        </w:r>
        <w:r w:rsidRPr="003B616E">
          <w:t xml:space="preserve"> a failover</w:t>
        </w:r>
        <w:r>
          <w:t xml:space="preserve"> can</w:t>
        </w:r>
        <w:r w:rsidRPr="003B616E">
          <w:t xml:space="preserve"> take place</w:t>
        </w:r>
        <w:r w:rsidRPr="00F475A1">
          <w:t>.</w:t>
        </w:r>
      </w:ins>
    </w:p>
    <w:p w14:paraId="453A0A8F" w14:textId="46908987" w:rsidR="00A03B63" w:rsidRDefault="00A03B63" w:rsidP="00A03B63">
      <w:pPr>
        <w:pStyle w:val="ListBullet2"/>
        <w:numPr>
          <w:ilvl w:val="0"/>
          <w:numId w:val="17"/>
        </w:numPr>
        <w:tabs>
          <w:tab w:val="num" w:pos="568"/>
        </w:tabs>
        <w:ind w:left="568" w:hanging="284"/>
        <w:jc w:val="both"/>
      </w:pPr>
      <w:del w:id="1578" w:author="Omkar Kulthe" w:date="2025-03-19T15:15:00Z">
        <w:r w:rsidRPr="00DF202C" w:rsidDel="00CA2B45">
          <w:delText>Each server maintains dual SAN connections, with dual fibers connected to different SAN switches. In the event of interface, fiber, or SAN switch issues, an automatic failover is initiated</w:delText>
        </w:r>
      </w:del>
      <w:r w:rsidRPr="0023754F">
        <w:t>.</w:t>
      </w:r>
    </w:p>
    <w:p w14:paraId="5EB3E571" w14:textId="77777777" w:rsidR="00A03B63" w:rsidRPr="0023754F" w:rsidRDefault="00A03B63" w:rsidP="00A03B63">
      <w:pPr>
        <w:pStyle w:val="ListBullet2"/>
        <w:numPr>
          <w:ilvl w:val="0"/>
          <w:numId w:val="0"/>
        </w:numPr>
        <w:ind w:left="284"/>
        <w:jc w:val="both"/>
      </w:pPr>
    </w:p>
    <w:p w14:paraId="3676038E" w14:textId="2A224498" w:rsidR="00A03B63" w:rsidRDefault="00A03B63" w:rsidP="00A03B63">
      <w:pPr>
        <w:pStyle w:val="ListBullet"/>
        <w:numPr>
          <w:ilvl w:val="0"/>
          <w:numId w:val="16"/>
        </w:numPr>
        <w:tabs>
          <w:tab w:val="num" w:pos="284"/>
        </w:tabs>
        <w:ind w:left="284" w:hanging="284"/>
        <w:rPr>
          <w:b/>
          <w:bCs/>
        </w:rPr>
      </w:pPr>
      <w:commentRangeStart w:id="1579"/>
      <w:commentRangeStart w:id="1580"/>
      <w:r w:rsidRPr="00B4025B">
        <w:rPr>
          <w:b/>
          <w:bCs/>
        </w:rPr>
        <w:t>Backups</w:t>
      </w:r>
      <w:commentRangeEnd w:id="1579"/>
      <w:r w:rsidR="00A05A1D">
        <w:rPr>
          <w:rStyle w:val="CommentReference"/>
        </w:rPr>
        <w:commentReference w:id="1579"/>
      </w:r>
      <w:commentRangeEnd w:id="1580"/>
      <w:r w:rsidR="00791162">
        <w:rPr>
          <w:rStyle w:val="CommentReference"/>
        </w:rPr>
        <w:commentReference w:id="1580"/>
      </w:r>
    </w:p>
    <w:p w14:paraId="687340D1" w14:textId="77777777" w:rsidR="00A03B63" w:rsidRPr="00B4025B" w:rsidRDefault="00A03B63" w:rsidP="00A03B63">
      <w:pPr>
        <w:pStyle w:val="ListBullet"/>
        <w:numPr>
          <w:ilvl w:val="0"/>
          <w:numId w:val="0"/>
        </w:numPr>
        <w:rPr>
          <w:b/>
          <w:bCs/>
        </w:rPr>
      </w:pPr>
    </w:p>
    <w:p w14:paraId="288A70C9" w14:textId="77777777" w:rsidR="00A03B63" w:rsidRPr="0023754F" w:rsidRDefault="00A03B63" w:rsidP="00A03B63">
      <w:pPr>
        <w:pStyle w:val="ListBullet2"/>
        <w:numPr>
          <w:ilvl w:val="0"/>
          <w:numId w:val="17"/>
        </w:numPr>
        <w:tabs>
          <w:tab w:val="num" w:pos="568"/>
        </w:tabs>
        <w:ind w:left="568" w:hanging="284"/>
        <w:jc w:val="both"/>
      </w:pPr>
      <w:r w:rsidRPr="00744CFF">
        <w:t>All servers are backed up, utilizing various methods such as tape, disk, or snapshot, to ensure data recovery and system restoration capabilities</w:t>
      </w:r>
      <w:r w:rsidRPr="0023754F">
        <w:t>.</w:t>
      </w:r>
    </w:p>
    <w:p w14:paraId="6215A735" w14:textId="77777777" w:rsidR="00A03B63" w:rsidRPr="0023754F" w:rsidRDefault="00A03B63" w:rsidP="00A03B63">
      <w:pPr>
        <w:pStyle w:val="BodyText"/>
        <w:spacing w:before="1"/>
        <w:rPr>
          <w:sz w:val="16"/>
          <w:szCs w:val="16"/>
        </w:rPr>
      </w:pPr>
    </w:p>
    <w:p w14:paraId="73BC9470" w14:textId="77777777" w:rsidR="00A03B63" w:rsidRDefault="00A03B63" w:rsidP="00A03B63">
      <w:pPr>
        <w:pStyle w:val="Heading3"/>
        <w:numPr>
          <w:ilvl w:val="2"/>
          <w:numId w:val="1"/>
        </w:numPr>
        <w:tabs>
          <w:tab w:val="clear" w:pos="360"/>
        </w:tabs>
        <w:ind w:hanging="357"/>
      </w:pPr>
      <w:r w:rsidRPr="0023754F">
        <w:t>High</w:t>
      </w:r>
      <w:r w:rsidRPr="0023754F">
        <w:rPr>
          <w:spacing w:val="-3"/>
        </w:rPr>
        <w:t xml:space="preserve"> </w:t>
      </w:r>
      <w:r w:rsidRPr="0023754F">
        <w:t>Availability</w:t>
      </w:r>
      <w:r w:rsidRPr="0023754F">
        <w:rPr>
          <w:spacing w:val="-4"/>
        </w:rPr>
        <w:t xml:space="preserve"> </w:t>
      </w:r>
      <w:r w:rsidRPr="0023754F">
        <w:t>Cluster</w:t>
      </w:r>
    </w:p>
    <w:p w14:paraId="24977404" w14:textId="77777777" w:rsidR="00A03B63" w:rsidRPr="00B4025B" w:rsidRDefault="00A03B63" w:rsidP="00A03B63"/>
    <w:p w14:paraId="614A8382" w14:textId="77777777" w:rsidR="00A03B63" w:rsidRPr="0023754F" w:rsidRDefault="00A03B63" w:rsidP="00A03B63">
      <w:pPr>
        <w:jc w:val="both"/>
      </w:pPr>
      <w:r w:rsidRPr="00891365">
        <w:t>Windows Clustering has traditionally been tailored for operation within a single physical site, where latencies are anticipated to be LAN-like (under 2 milliseconds). This continues to be the highly recommended and extensively tested configuration for achieving Windows High Availability. The Hyper-V Servers integrate the Clustering features</w:t>
      </w:r>
      <w:r w:rsidRPr="0023754F">
        <w:t>.</w:t>
      </w:r>
    </w:p>
    <w:p w14:paraId="02A40C10" w14:textId="77777777" w:rsidR="00A03B63" w:rsidRPr="0023754F" w:rsidRDefault="00A03B63" w:rsidP="00A03B63">
      <w:pPr>
        <w:jc w:val="both"/>
      </w:pPr>
    </w:p>
    <w:p w14:paraId="6A6F82A0" w14:textId="3C8C79E2" w:rsidR="00A03B63" w:rsidRPr="0023754F" w:rsidRDefault="00A03B63" w:rsidP="00A03B63">
      <w:pPr>
        <w:pStyle w:val="ListBullet"/>
        <w:numPr>
          <w:ilvl w:val="0"/>
          <w:numId w:val="16"/>
        </w:numPr>
        <w:tabs>
          <w:tab w:val="num" w:pos="284"/>
        </w:tabs>
        <w:ind w:left="284" w:hanging="284"/>
        <w:jc w:val="both"/>
      </w:pPr>
      <w:r w:rsidRPr="0023754F">
        <w:t>Several</w:t>
      </w:r>
      <w:r w:rsidRPr="0023754F">
        <w:rPr>
          <w:spacing w:val="-2"/>
        </w:rPr>
        <w:t xml:space="preserve"> </w:t>
      </w:r>
      <w:r w:rsidRPr="0023754F">
        <w:t>new</w:t>
      </w:r>
      <w:r w:rsidRPr="0023754F">
        <w:rPr>
          <w:spacing w:val="-3"/>
        </w:rPr>
        <w:t xml:space="preserve"> </w:t>
      </w:r>
      <w:r w:rsidRPr="0023754F">
        <w:t>features</w:t>
      </w:r>
      <w:r w:rsidRPr="0023754F">
        <w:rPr>
          <w:spacing w:val="-2"/>
        </w:rPr>
        <w:t xml:space="preserve"> </w:t>
      </w:r>
      <w:r w:rsidRPr="0023754F">
        <w:t>have</w:t>
      </w:r>
      <w:r w:rsidRPr="0023754F">
        <w:rPr>
          <w:spacing w:val="-4"/>
        </w:rPr>
        <w:t xml:space="preserve"> </w:t>
      </w:r>
      <w:r w:rsidRPr="0023754F">
        <w:t>been</w:t>
      </w:r>
      <w:r w:rsidRPr="0023754F">
        <w:rPr>
          <w:spacing w:val="-2"/>
        </w:rPr>
        <w:t xml:space="preserve"> </w:t>
      </w:r>
      <w:r w:rsidRPr="0023754F">
        <w:t>developed</w:t>
      </w:r>
      <w:r w:rsidRPr="0023754F">
        <w:rPr>
          <w:spacing w:val="-2"/>
        </w:rPr>
        <w:t xml:space="preserve"> </w:t>
      </w:r>
      <w:r w:rsidRPr="0023754F">
        <w:t>for</w:t>
      </w:r>
      <w:r w:rsidRPr="0023754F">
        <w:rPr>
          <w:spacing w:val="-2"/>
        </w:rPr>
        <w:t xml:space="preserve"> </w:t>
      </w:r>
      <w:r w:rsidRPr="0023754F">
        <w:t>Windows</w:t>
      </w:r>
      <w:r w:rsidRPr="0023754F">
        <w:rPr>
          <w:spacing w:val="-2"/>
        </w:rPr>
        <w:t xml:space="preserve"> </w:t>
      </w:r>
      <w:r w:rsidRPr="0023754F">
        <w:t>20</w:t>
      </w:r>
      <w:r>
        <w:t>2</w:t>
      </w:r>
      <w:r w:rsidR="00D64790">
        <w:t>5</w:t>
      </w:r>
      <w:r w:rsidRPr="0023754F">
        <w:rPr>
          <w:spacing w:val="-2"/>
        </w:rPr>
        <w:t xml:space="preserve"> </w:t>
      </w:r>
      <w:r w:rsidRPr="0023754F">
        <w:t>Clustering</w:t>
      </w:r>
      <w:ins w:id="1581" w:author="Omkar Kulthe" w:date="2025-03-19T15:16:00Z">
        <w:r w:rsidR="000520BB">
          <w:t>.</w:t>
        </w:r>
      </w:ins>
    </w:p>
    <w:p w14:paraId="52F31289" w14:textId="77777777" w:rsidR="00A03B63" w:rsidRPr="00D65E6A" w:rsidRDefault="00A03B63" w:rsidP="00A03B63">
      <w:pPr>
        <w:pStyle w:val="ListBullet"/>
        <w:numPr>
          <w:ilvl w:val="0"/>
          <w:numId w:val="16"/>
        </w:numPr>
        <w:tabs>
          <w:tab w:val="num" w:pos="284"/>
        </w:tabs>
        <w:ind w:left="284" w:hanging="284"/>
        <w:jc w:val="both"/>
      </w:pPr>
      <w:r w:rsidRPr="00D65E6A">
        <w:t>Improvements applicable to both Hyper-Converged Infrastructure (HCI) and non-HCI scenarios.</w:t>
      </w:r>
    </w:p>
    <w:p w14:paraId="521AFD84" w14:textId="77777777" w:rsidR="00A03B63" w:rsidRPr="00D65E6A" w:rsidRDefault="00A03B63" w:rsidP="00A03B63">
      <w:pPr>
        <w:pStyle w:val="ListBullet"/>
        <w:numPr>
          <w:ilvl w:val="0"/>
          <w:numId w:val="16"/>
        </w:numPr>
        <w:tabs>
          <w:tab w:val="num" w:pos="284"/>
        </w:tabs>
        <w:ind w:left="284" w:hanging="284"/>
        <w:jc w:val="both"/>
      </w:pPr>
      <w:r w:rsidRPr="00D65E6A">
        <w:t>Administration through the Windows Admin Center.</w:t>
      </w:r>
    </w:p>
    <w:p w14:paraId="707C926F" w14:textId="77777777" w:rsidR="00A03B63" w:rsidRPr="00D65E6A" w:rsidRDefault="00A03B63" w:rsidP="00A03B63">
      <w:pPr>
        <w:pStyle w:val="ListBullet"/>
        <w:numPr>
          <w:ilvl w:val="0"/>
          <w:numId w:val="16"/>
        </w:numPr>
        <w:tabs>
          <w:tab w:val="num" w:pos="284"/>
        </w:tabs>
        <w:ind w:left="284" w:hanging="284"/>
        <w:jc w:val="both"/>
      </w:pPr>
      <w:r w:rsidRPr="00D65E6A">
        <w:t>Enhancements to the Witness functionality.</w:t>
      </w:r>
    </w:p>
    <w:p w14:paraId="760A9239" w14:textId="77777777" w:rsidR="00A03B63" w:rsidRPr="00D65E6A" w:rsidRDefault="00A03B63" w:rsidP="00A03B63">
      <w:pPr>
        <w:pStyle w:val="ListBullet"/>
        <w:numPr>
          <w:ilvl w:val="0"/>
          <w:numId w:val="16"/>
        </w:numPr>
        <w:tabs>
          <w:tab w:val="num" w:pos="284"/>
        </w:tabs>
        <w:ind w:left="284" w:hanging="284"/>
        <w:jc w:val="both"/>
      </w:pPr>
      <w:r w:rsidRPr="00D65E6A">
        <w:t>Support for Active Directory Domain Migration.</w:t>
      </w:r>
    </w:p>
    <w:p w14:paraId="0E98961D" w14:textId="77777777" w:rsidR="00A03B63" w:rsidRPr="00D65E6A" w:rsidRDefault="00A03B63" w:rsidP="00A03B63">
      <w:pPr>
        <w:pStyle w:val="ListBullet"/>
        <w:numPr>
          <w:ilvl w:val="0"/>
          <w:numId w:val="16"/>
        </w:numPr>
        <w:tabs>
          <w:tab w:val="num" w:pos="284"/>
        </w:tabs>
        <w:ind w:left="284" w:hanging="284"/>
        <w:jc w:val="both"/>
      </w:pPr>
      <w:r w:rsidRPr="00D65E6A">
        <w:t>Enhancements in Cluster Security.</w:t>
      </w:r>
    </w:p>
    <w:p w14:paraId="0EC37E53" w14:textId="77777777" w:rsidR="00A03B63" w:rsidRPr="00D65E6A" w:rsidRDefault="00A03B63" w:rsidP="00A03B63">
      <w:pPr>
        <w:pStyle w:val="ListBullet"/>
        <w:numPr>
          <w:ilvl w:val="0"/>
          <w:numId w:val="16"/>
        </w:numPr>
        <w:tabs>
          <w:tab w:val="num" w:pos="284"/>
        </w:tabs>
        <w:ind w:left="284" w:hanging="284"/>
        <w:jc w:val="both"/>
      </w:pPr>
      <w:r w:rsidRPr="00D65E6A">
        <w:t>Clusters with Azure Awareness.</w:t>
      </w:r>
    </w:p>
    <w:p w14:paraId="7CD1FAEF" w14:textId="77777777" w:rsidR="00A03B63" w:rsidRPr="0023754F" w:rsidRDefault="00A03B63" w:rsidP="00A03B63">
      <w:pPr>
        <w:pStyle w:val="BodyText"/>
        <w:spacing w:before="4"/>
        <w:rPr>
          <w:sz w:val="16"/>
          <w:szCs w:val="16"/>
        </w:rPr>
      </w:pPr>
    </w:p>
    <w:p w14:paraId="1E94994A" w14:textId="77777777" w:rsidR="00A03B63" w:rsidRDefault="00A03B63" w:rsidP="00A03B63">
      <w:pPr>
        <w:pStyle w:val="Heading2"/>
        <w:numPr>
          <w:ilvl w:val="1"/>
          <w:numId w:val="1"/>
        </w:numPr>
        <w:tabs>
          <w:tab w:val="clear" w:pos="360"/>
        </w:tabs>
        <w:ind w:hanging="357"/>
      </w:pPr>
      <w:bookmarkStart w:id="1582" w:name="_Toc154499749"/>
      <w:bookmarkStart w:id="1583" w:name="_Toc155084347"/>
      <w:bookmarkStart w:id="1584" w:name="_Toc155084577"/>
      <w:bookmarkStart w:id="1585" w:name="_Toc155084839"/>
      <w:bookmarkStart w:id="1586" w:name="_Toc155085058"/>
      <w:bookmarkStart w:id="1587" w:name="_Toc155090894"/>
      <w:bookmarkStart w:id="1588" w:name="_Toc155091783"/>
      <w:bookmarkStart w:id="1589" w:name="_Toc155790769"/>
      <w:bookmarkStart w:id="1590" w:name="_Toc191914678"/>
      <w:bookmarkStart w:id="1591" w:name="_Toc193746989"/>
      <w:bookmarkStart w:id="1592" w:name="_Toc194683674"/>
      <w:r w:rsidRPr="0023754F">
        <w:t>Scalability</w:t>
      </w:r>
      <w:bookmarkEnd w:id="1582"/>
      <w:bookmarkEnd w:id="1583"/>
      <w:bookmarkEnd w:id="1584"/>
      <w:bookmarkEnd w:id="1585"/>
      <w:bookmarkEnd w:id="1586"/>
      <w:bookmarkEnd w:id="1587"/>
      <w:bookmarkEnd w:id="1588"/>
      <w:bookmarkEnd w:id="1589"/>
      <w:bookmarkEnd w:id="1590"/>
      <w:bookmarkEnd w:id="1591"/>
      <w:bookmarkEnd w:id="1592"/>
    </w:p>
    <w:p w14:paraId="45C9661A" w14:textId="77777777" w:rsidR="00A03B63" w:rsidRPr="000C5062" w:rsidRDefault="00A03B63" w:rsidP="00A03B63"/>
    <w:p w14:paraId="5A5ED274" w14:textId="77777777" w:rsidR="00A03B63" w:rsidRPr="00055CFB" w:rsidRDefault="00A03B63" w:rsidP="00A03B63">
      <w:pPr>
        <w:jc w:val="both"/>
      </w:pPr>
      <w:r w:rsidRPr="00BE39F9">
        <w:t>Scalability is grounded in horizontal scalability, favoring the addition of more machines over larger individual machines. However, the scalability of a system is significantly influenced by the characteristics and design of the applications it supports</w:t>
      </w:r>
      <w:r w:rsidRPr="0023754F">
        <w:t>.</w:t>
      </w:r>
    </w:p>
    <w:p w14:paraId="02BC9246" w14:textId="77777777" w:rsidR="00A03B63" w:rsidRDefault="00A03B63" w:rsidP="00A03B63">
      <w:pPr>
        <w:pStyle w:val="Heading2"/>
        <w:numPr>
          <w:ilvl w:val="1"/>
          <w:numId w:val="1"/>
        </w:numPr>
        <w:tabs>
          <w:tab w:val="clear" w:pos="360"/>
        </w:tabs>
        <w:ind w:hanging="357"/>
      </w:pPr>
      <w:bookmarkStart w:id="1593" w:name="_Toc154499750"/>
      <w:bookmarkStart w:id="1594" w:name="_Toc155084348"/>
      <w:bookmarkStart w:id="1595" w:name="_Toc155084578"/>
      <w:bookmarkStart w:id="1596" w:name="_Toc155084840"/>
      <w:bookmarkStart w:id="1597" w:name="_Toc155085059"/>
      <w:bookmarkStart w:id="1598" w:name="_Toc155090895"/>
      <w:bookmarkStart w:id="1599" w:name="_Toc155091784"/>
      <w:bookmarkStart w:id="1600" w:name="_Toc155790770"/>
      <w:bookmarkStart w:id="1601" w:name="_Toc191914679"/>
      <w:bookmarkStart w:id="1602" w:name="_Toc193746990"/>
      <w:bookmarkStart w:id="1603" w:name="_Toc194683675"/>
      <w:r w:rsidRPr="0023754F">
        <w:t>Operating</w:t>
      </w:r>
      <w:r w:rsidRPr="0023754F">
        <w:rPr>
          <w:spacing w:val="-6"/>
        </w:rPr>
        <w:t xml:space="preserve"> </w:t>
      </w:r>
      <w:r w:rsidRPr="0023754F">
        <w:t>Model</w:t>
      </w:r>
      <w:bookmarkEnd w:id="1593"/>
      <w:bookmarkEnd w:id="1594"/>
      <w:bookmarkEnd w:id="1595"/>
      <w:bookmarkEnd w:id="1596"/>
      <w:bookmarkEnd w:id="1597"/>
      <w:bookmarkEnd w:id="1598"/>
      <w:bookmarkEnd w:id="1599"/>
      <w:bookmarkEnd w:id="1600"/>
      <w:bookmarkEnd w:id="1601"/>
      <w:bookmarkEnd w:id="1602"/>
      <w:bookmarkEnd w:id="1603"/>
    </w:p>
    <w:p w14:paraId="17442AA6" w14:textId="77777777" w:rsidR="00A03B63" w:rsidRDefault="00A03B63" w:rsidP="00A03B63">
      <w:pPr>
        <w:jc w:val="both"/>
      </w:pPr>
    </w:p>
    <w:tbl>
      <w:tblPr>
        <w:tblW w:w="893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2"/>
        <w:gridCol w:w="6139"/>
      </w:tblGrid>
      <w:tr w:rsidR="00D64790" w:rsidRPr="0023754F" w14:paraId="3D821E6E" w14:textId="77777777" w:rsidTr="00D64790">
        <w:trPr>
          <w:trHeight w:val="407"/>
          <w:tblHeader/>
        </w:trPr>
        <w:tc>
          <w:tcPr>
            <w:tcW w:w="2792" w:type="dxa"/>
            <w:tcBorders>
              <w:right w:val="single" w:sz="4" w:space="0" w:color="FFFFFF"/>
            </w:tcBorders>
            <w:shd w:val="clear" w:color="auto" w:fill="1985FF"/>
            <w:tcMar>
              <w:top w:w="57" w:type="dxa"/>
              <w:left w:w="85" w:type="dxa"/>
              <w:right w:w="85" w:type="dxa"/>
            </w:tcMar>
          </w:tcPr>
          <w:p w14:paraId="2D24E405" w14:textId="77777777" w:rsidR="00A03B63" w:rsidRPr="0023754F" w:rsidRDefault="00A03B63" w:rsidP="001E005C">
            <w:pPr>
              <w:pStyle w:val="TableHeader"/>
              <w:jc w:val="center"/>
            </w:pPr>
            <w:r w:rsidRPr="0023754F">
              <w:t>Leading</w:t>
            </w:r>
            <w:r w:rsidRPr="0023754F">
              <w:rPr>
                <w:spacing w:val="-5"/>
              </w:rPr>
              <w:t xml:space="preserve"> </w:t>
            </w:r>
            <w:r w:rsidRPr="0023754F">
              <w:t>Delivery</w:t>
            </w:r>
            <w:r w:rsidRPr="0023754F">
              <w:rPr>
                <w:spacing w:val="-3"/>
              </w:rPr>
              <w:t xml:space="preserve"> </w:t>
            </w:r>
            <w:r w:rsidRPr="0023754F">
              <w:t>Tower</w:t>
            </w:r>
          </w:p>
        </w:tc>
        <w:tc>
          <w:tcPr>
            <w:tcW w:w="6139" w:type="dxa"/>
            <w:tcBorders>
              <w:left w:val="single" w:sz="4" w:space="0" w:color="FFFFFF"/>
            </w:tcBorders>
            <w:shd w:val="clear" w:color="auto" w:fill="1985FF"/>
            <w:tcMar>
              <w:top w:w="57" w:type="dxa"/>
              <w:left w:w="85" w:type="dxa"/>
              <w:right w:w="85" w:type="dxa"/>
            </w:tcMar>
          </w:tcPr>
          <w:p w14:paraId="7B4C69C2" w14:textId="77777777" w:rsidR="00A03B63" w:rsidRPr="0023754F" w:rsidRDefault="00A03B63" w:rsidP="001E005C">
            <w:pPr>
              <w:pStyle w:val="TableHeader"/>
              <w:jc w:val="center"/>
            </w:pPr>
            <w:r w:rsidRPr="0023754F">
              <w:t>AHS</w:t>
            </w:r>
            <w:r w:rsidRPr="0023754F">
              <w:rPr>
                <w:spacing w:val="-4"/>
              </w:rPr>
              <w:t xml:space="preserve"> </w:t>
            </w:r>
            <w:r w:rsidRPr="0023754F">
              <w:t>(Server</w:t>
            </w:r>
            <w:r w:rsidRPr="0023754F">
              <w:rPr>
                <w:spacing w:val="-3"/>
              </w:rPr>
              <w:t xml:space="preserve"> </w:t>
            </w:r>
            <w:r w:rsidRPr="0023754F">
              <w:t>Hosting)</w:t>
            </w:r>
          </w:p>
        </w:tc>
      </w:tr>
      <w:tr w:rsidR="00A03B63" w:rsidRPr="0023754F" w14:paraId="56B98172" w14:textId="77777777" w:rsidTr="00D64790">
        <w:trPr>
          <w:trHeight w:val="381"/>
        </w:trPr>
        <w:tc>
          <w:tcPr>
            <w:tcW w:w="2792" w:type="dxa"/>
            <w:shd w:val="clear" w:color="auto" w:fill="auto"/>
            <w:tcMar>
              <w:top w:w="28" w:type="dxa"/>
              <w:left w:w="85" w:type="dxa"/>
              <w:right w:w="85" w:type="dxa"/>
            </w:tcMar>
          </w:tcPr>
          <w:p w14:paraId="43D62B9E" w14:textId="77777777" w:rsidR="00A03B63" w:rsidRPr="0023754F" w:rsidRDefault="00A03B63" w:rsidP="001E005C">
            <w:pPr>
              <w:pStyle w:val="Table"/>
              <w:jc w:val="center"/>
            </w:pPr>
            <w:r w:rsidRPr="0023754F">
              <w:t>Other</w:t>
            </w:r>
            <w:r w:rsidRPr="0023754F">
              <w:rPr>
                <w:spacing w:val="-3"/>
              </w:rPr>
              <w:t xml:space="preserve"> </w:t>
            </w:r>
            <w:r w:rsidRPr="0023754F">
              <w:t>Delivery</w:t>
            </w:r>
            <w:r w:rsidRPr="0023754F">
              <w:rPr>
                <w:spacing w:val="-1"/>
              </w:rPr>
              <w:t xml:space="preserve"> </w:t>
            </w:r>
            <w:r w:rsidRPr="0023754F">
              <w:t>Towers</w:t>
            </w:r>
          </w:p>
        </w:tc>
        <w:tc>
          <w:tcPr>
            <w:tcW w:w="6139" w:type="dxa"/>
            <w:shd w:val="clear" w:color="auto" w:fill="auto"/>
            <w:tcMar>
              <w:top w:w="28" w:type="dxa"/>
              <w:left w:w="85" w:type="dxa"/>
              <w:right w:w="85" w:type="dxa"/>
            </w:tcMar>
          </w:tcPr>
          <w:p w14:paraId="0A541515" w14:textId="77777777" w:rsidR="00A03B63" w:rsidRPr="0023754F" w:rsidRDefault="00A03B63" w:rsidP="001E005C">
            <w:pPr>
              <w:pStyle w:val="Table"/>
              <w:jc w:val="center"/>
            </w:pPr>
            <w:r w:rsidRPr="0023754F">
              <w:t>Cloud,</w:t>
            </w:r>
            <w:r w:rsidRPr="0023754F">
              <w:rPr>
                <w:spacing w:val="-3"/>
              </w:rPr>
              <w:t xml:space="preserve"> </w:t>
            </w:r>
            <w:r w:rsidRPr="0023754F">
              <w:t>N</w:t>
            </w:r>
            <w:r>
              <w:t>etwork</w:t>
            </w:r>
            <w:r w:rsidRPr="0023754F">
              <w:rPr>
                <w:spacing w:val="-1"/>
              </w:rPr>
              <w:t xml:space="preserve"> </w:t>
            </w:r>
            <w:r w:rsidRPr="0023754F">
              <w:t>(Network,</w:t>
            </w:r>
            <w:r w:rsidRPr="0023754F">
              <w:rPr>
                <w:spacing w:val="-5"/>
              </w:rPr>
              <w:t xml:space="preserve"> </w:t>
            </w:r>
            <w:r w:rsidRPr="0023754F">
              <w:t>Datacenter)</w:t>
            </w:r>
          </w:p>
        </w:tc>
      </w:tr>
      <w:tr w:rsidR="00A03B63" w:rsidRPr="0023754F" w14:paraId="6D3D70D4" w14:textId="77777777" w:rsidTr="00D64790">
        <w:trPr>
          <w:trHeight w:val="418"/>
        </w:trPr>
        <w:tc>
          <w:tcPr>
            <w:tcW w:w="2792" w:type="dxa"/>
            <w:shd w:val="clear" w:color="auto" w:fill="auto"/>
            <w:tcMar>
              <w:top w:w="28" w:type="dxa"/>
              <w:left w:w="85" w:type="dxa"/>
              <w:right w:w="85" w:type="dxa"/>
            </w:tcMar>
          </w:tcPr>
          <w:p w14:paraId="25A7E2CF" w14:textId="77777777" w:rsidR="00A03B63" w:rsidRPr="0023754F" w:rsidRDefault="00A03B63" w:rsidP="001E005C">
            <w:pPr>
              <w:pStyle w:val="Table"/>
              <w:jc w:val="center"/>
            </w:pPr>
            <w:r w:rsidRPr="0023754F">
              <w:t>Competency</w:t>
            </w:r>
            <w:r w:rsidRPr="0023754F">
              <w:rPr>
                <w:spacing w:val="-3"/>
              </w:rPr>
              <w:t xml:space="preserve"> </w:t>
            </w:r>
            <w:r w:rsidRPr="0023754F">
              <w:t>Center</w:t>
            </w:r>
          </w:p>
        </w:tc>
        <w:tc>
          <w:tcPr>
            <w:tcW w:w="6139" w:type="dxa"/>
            <w:shd w:val="clear" w:color="auto" w:fill="auto"/>
            <w:tcMar>
              <w:top w:w="28" w:type="dxa"/>
              <w:left w:w="85" w:type="dxa"/>
              <w:right w:w="85" w:type="dxa"/>
            </w:tcMar>
          </w:tcPr>
          <w:p w14:paraId="34B4E45C" w14:textId="77777777" w:rsidR="00A03B63" w:rsidRDefault="00A03B63" w:rsidP="001E005C">
            <w:pPr>
              <w:pStyle w:val="Table"/>
              <w:jc w:val="center"/>
            </w:pPr>
            <w:r>
              <w:t xml:space="preserve">HCI </w:t>
            </w:r>
            <w:r w:rsidRPr="0023754F">
              <w:t>Server Hosting</w:t>
            </w:r>
          </w:p>
          <w:p w14:paraId="1AA96A00" w14:textId="01EE198D" w:rsidR="00A03B63" w:rsidRPr="0023754F" w:rsidRDefault="00A03B63" w:rsidP="001E005C">
            <w:pPr>
              <w:pStyle w:val="Table"/>
              <w:jc w:val="center"/>
            </w:pPr>
            <w:r w:rsidRPr="0023754F">
              <w:t>GPP</w:t>
            </w:r>
          </w:p>
          <w:p w14:paraId="70544DE6" w14:textId="77777777" w:rsidR="00A03B63" w:rsidRPr="0023754F" w:rsidRDefault="00A03B63" w:rsidP="001E005C">
            <w:pPr>
              <w:pStyle w:val="Table"/>
              <w:jc w:val="center"/>
            </w:pPr>
            <w:r w:rsidRPr="0023754F">
              <w:t>Global</w:t>
            </w:r>
            <w:r w:rsidRPr="0023754F">
              <w:rPr>
                <w:spacing w:val="-2"/>
              </w:rPr>
              <w:t xml:space="preserve"> </w:t>
            </w:r>
            <w:r w:rsidRPr="0023754F">
              <w:t>Architect</w:t>
            </w:r>
          </w:p>
        </w:tc>
      </w:tr>
      <w:tr w:rsidR="00A03B63" w:rsidRPr="0023754F" w14:paraId="03AD2F77" w14:textId="77777777" w:rsidTr="00D64790">
        <w:trPr>
          <w:trHeight w:val="145"/>
        </w:trPr>
        <w:tc>
          <w:tcPr>
            <w:tcW w:w="2792" w:type="dxa"/>
            <w:shd w:val="clear" w:color="auto" w:fill="auto"/>
            <w:tcMar>
              <w:top w:w="28" w:type="dxa"/>
              <w:left w:w="85" w:type="dxa"/>
              <w:right w:w="85" w:type="dxa"/>
            </w:tcMar>
          </w:tcPr>
          <w:p w14:paraId="691E7404" w14:textId="77777777" w:rsidR="00A03B63" w:rsidRPr="0023754F" w:rsidRDefault="00A03B63" w:rsidP="001E005C">
            <w:pPr>
              <w:pStyle w:val="Table"/>
              <w:jc w:val="center"/>
            </w:pPr>
            <w:r w:rsidRPr="0023754F">
              <w:t>Production</w:t>
            </w:r>
            <w:r w:rsidRPr="0023754F">
              <w:rPr>
                <w:spacing w:val="-5"/>
              </w:rPr>
              <w:t xml:space="preserve"> </w:t>
            </w:r>
            <w:r w:rsidRPr="0023754F">
              <w:t>Center</w:t>
            </w:r>
          </w:p>
        </w:tc>
        <w:tc>
          <w:tcPr>
            <w:tcW w:w="6139" w:type="dxa"/>
            <w:shd w:val="clear" w:color="auto" w:fill="auto"/>
            <w:tcMar>
              <w:top w:w="28" w:type="dxa"/>
              <w:left w:w="85" w:type="dxa"/>
              <w:right w:w="85" w:type="dxa"/>
            </w:tcMar>
          </w:tcPr>
          <w:p w14:paraId="5055B929" w14:textId="77777777" w:rsidR="00A03B63" w:rsidRPr="0023754F" w:rsidRDefault="00A03B63" w:rsidP="001E005C">
            <w:pPr>
              <w:pStyle w:val="Table"/>
              <w:jc w:val="center"/>
            </w:pPr>
            <w:r>
              <w:t>HCI</w:t>
            </w:r>
            <w:r w:rsidRPr="0023754F">
              <w:t xml:space="preserve"> Server Hosting</w:t>
            </w:r>
            <w:r w:rsidRPr="0023754F">
              <w:rPr>
                <w:spacing w:val="-54"/>
              </w:rPr>
              <w:t xml:space="preserve"> </w:t>
            </w:r>
            <w:r w:rsidRPr="0023754F">
              <w:t>Architect</w:t>
            </w:r>
          </w:p>
        </w:tc>
      </w:tr>
      <w:tr w:rsidR="00A03B63" w:rsidRPr="0023754F" w14:paraId="70F042B6" w14:textId="77777777" w:rsidTr="00D64790">
        <w:trPr>
          <w:trHeight w:val="149"/>
        </w:trPr>
        <w:tc>
          <w:tcPr>
            <w:tcW w:w="2792" w:type="dxa"/>
            <w:shd w:val="clear" w:color="auto" w:fill="auto"/>
            <w:tcMar>
              <w:top w:w="28" w:type="dxa"/>
              <w:left w:w="85" w:type="dxa"/>
              <w:right w:w="85" w:type="dxa"/>
            </w:tcMar>
          </w:tcPr>
          <w:p w14:paraId="2602AC58" w14:textId="77777777" w:rsidR="00A03B63" w:rsidRPr="0023754F" w:rsidRDefault="00A03B63" w:rsidP="001E005C">
            <w:pPr>
              <w:pStyle w:val="Table"/>
              <w:jc w:val="center"/>
            </w:pPr>
            <w:r w:rsidRPr="0023754F">
              <w:t>Offshore</w:t>
            </w:r>
            <w:r w:rsidRPr="0023754F">
              <w:rPr>
                <w:spacing w:val="-4"/>
              </w:rPr>
              <w:t xml:space="preserve"> </w:t>
            </w:r>
            <w:r w:rsidRPr="0023754F">
              <w:t>Center</w:t>
            </w:r>
          </w:p>
        </w:tc>
        <w:tc>
          <w:tcPr>
            <w:tcW w:w="6139" w:type="dxa"/>
            <w:shd w:val="clear" w:color="auto" w:fill="auto"/>
            <w:tcMar>
              <w:top w:w="28" w:type="dxa"/>
              <w:left w:w="85" w:type="dxa"/>
              <w:right w:w="85" w:type="dxa"/>
            </w:tcMar>
          </w:tcPr>
          <w:p w14:paraId="4F9A63B7" w14:textId="77777777" w:rsidR="00A03B63" w:rsidRPr="0023754F" w:rsidRDefault="00A03B63" w:rsidP="001E005C">
            <w:pPr>
              <w:pStyle w:val="Table"/>
              <w:jc w:val="center"/>
            </w:pPr>
            <w:r w:rsidRPr="0023754F">
              <w:t>Atos</w:t>
            </w:r>
            <w:r w:rsidRPr="0023754F">
              <w:rPr>
                <w:spacing w:val="-4"/>
              </w:rPr>
              <w:t xml:space="preserve"> </w:t>
            </w:r>
            <w:r w:rsidRPr="0023754F">
              <w:t>GDC India</w:t>
            </w:r>
            <w:r w:rsidRPr="0023754F">
              <w:rPr>
                <w:spacing w:val="-1"/>
              </w:rPr>
              <w:t xml:space="preserve"> </w:t>
            </w:r>
            <w:r w:rsidRPr="0023754F">
              <w:t>/</w:t>
            </w:r>
            <w:r w:rsidRPr="0023754F">
              <w:rPr>
                <w:spacing w:val="-1"/>
              </w:rPr>
              <w:t xml:space="preserve"> </w:t>
            </w:r>
            <w:r w:rsidRPr="0023754F">
              <w:t>Poland</w:t>
            </w:r>
          </w:p>
        </w:tc>
      </w:tr>
      <w:tr w:rsidR="00A03B63" w:rsidRPr="0023754F" w14:paraId="0AD8CC8C" w14:textId="77777777" w:rsidTr="00D64790">
        <w:trPr>
          <w:trHeight w:val="457"/>
        </w:trPr>
        <w:tc>
          <w:tcPr>
            <w:tcW w:w="2792" w:type="dxa"/>
            <w:shd w:val="clear" w:color="auto" w:fill="auto"/>
            <w:tcMar>
              <w:top w:w="28" w:type="dxa"/>
              <w:left w:w="85" w:type="dxa"/>
              <w:right w:w="85" w:type="dxa"/>
            </w:tcMar>
          </w:tcPr>
          <w:p w14:paraId="4C3C3B26" w14:textId="77777777" w:rsidR="00A03B63" w:rsidRPr="0023754F" w:rsidRDefault="00A03B63" w:rsidP="001E005C">
            <w:pPr>
              <w:pStyle w:val="Table"/>
              <w:jc w:val="center"/>
            </w:pPr>
            <w:r w:rsidRPr="0023754F">
              <w:t>Local</w:t>
            </w:r>
            <w:r w:rsidRPr="0023754F">
              <w:rPr>
                <w:spacing w:val="-2"/>
              </w:rPr>
              <w:t xml:space="preserve"> </w:t>
            </w:r>
            <w:r w:rsidRPr="0023754F">
              <w:t>Service</w:t>
            </w:r>
            <w:r w:rsidRPr="0023754F">
              <w:rPr>
                <w:spacing w:val="-3"/>
              </w:rPr>
              <w:t xml:space="preserve"> </w:t>
            </w:r>
            <w:r w:rsidRPr="0023754F">
              <w:t>Requirements</w:t>
            </w:r>
          </w:p>
        </w:tc>
        <w:tc>
          <w:tcPr>
            <w:tcW w:w="6139" w:type="dxa"/>
            <w:shd w:val="clear" w:color="auto" w:fill="auto"/>
            <w:tcMar>
              <w:top w:w="28" w:type="dxa"/>
              <w:left w:w="85" w:type="dxa"/>
              <w:right w:w="85" w:type="dxa"/>
            </w:tcMar>
          </w:tcPr>
          <w:p w14:paraId="3DB60489" w14:textId="77777777" w:rsidR="00A03B63" w:rsidRPr="0023754F" w:rsidRDefault="00A03B63" w:rsidP="001E005C">
            <w:pPr>
              <w:pStyle w:val="Table"/>
              <w:jc w:val="center"/>
            </w:pPr>
            <w:r w:rsidRPr="0023754F">
              <w:t>Windows</w:t>
            </w:r>
            <w:r w:rsidRPr="0023754F">
              <w:rPr>
                <w:spacing w:val="-5"/>
              </w:rPr>
              <w:t xml:space="preserve"> </w:t>
            </w:r>
            <w:r w:rsidRPr="0023754F">
              <w:t>system</w:t>
            </w:r>
            <w:r w:rsidRPr="0023754F">
              <w:rPr>
                <w:spacing w:val="-4"/>
              </w:rPr>
              <w:t xml:space="preserve"> </w:t>
            </w:r>
            <w:r w:rsidRPr="0023754F">
              <w:t>management,</w:t>
            </w:r>
            <w:r w:rsidRPr="0023754F">
              <w:rPr>
                <w:spacing w:val="-4"/>
              </w:rPr>
              <w:t xml:space="preserve"> </w:t>
            </w:r>
            <w:r w:rsidRPr="0023754F">
              <w:t>Network</w:t>
            </w:r>
            <w:r w:rsidRPr="0023754F">
              <w:rPr>
                <w:spacing w:val="-4"/>
              </w:rPr>
              <w:t xml:space="preserve"> </w:t>
            </w:r>
            <w:r w:rsidRPr="0023754F">
              <w:t>architecture,</w:t>
            </w:r>
            <w:r w:rsidRPr="0023754F">
              <w:rPr>
                <w:spacing w:val="-3"/>
              </w:rPr>
              <w:t xml:space="preserve"> </w:t>
            </w:r>
            <w:r w:rsidRPr="0023754F">
              <w:t>Network</w:t>
            </w:r>
            <w:r w:rsidRPr="0023754F">
              <w:rPr>
                <w:spacing w:val="-4"/>
              </w:rPr>
              <w:t xml:space="preserve"> </w:t>
            </w:r>
            <w:r w:rsidRPr="0023754F">
              <w:t>Operations,</w:t>
            </w:r>
            <w:r w:rsidRPr="0023754F">
              <w:rPr>
                <w:spacing w:val="-53"/>
              </w:rPr>
              <w:t xml:space="preserve"> </w:t>
            </w:r>
            <w:r w:rsidRPr="0023754F">
              <w:t>Storage</w:t>
            </w:r>
            <w:r w:rsidRPr="0023754F">
              <w:rPr>
                <w:spacing w:val="-2"/>
              </w:rPr>
              <w:t xml:space="preserve"> </w:t>
            </w:r>
            <w:r w:rsidRPr="0023754F">
              <w:t>provisioning,</w:t>
            </w:r>
            <w:r w:rsidRPr="0023754F">
              <w:rPr>
                <w:spacing w:val="-3"/>
              </w:rPr>
              <w:t xml:space="preserve"> </w:t>
            </w:r>
            <w:r w:rsidRPr="0023754F">
              <w:t>Data center</w:t>
            </w:r>
            <w:r w:rsidRPr="0023754F">
              <w:rPr>
                <w:spacing w:val="3"/>
              </w:rPr>
              <w:t xml:space="preserve"> </w:t>
            </w:r>
            <w:r w:rsidRPr="0023754F">
              <w:t>installation</w:t>
            </w:r>
          </w:p>
        </w:tc>
      </w:tr>
      <w:tr w:rsidR="00A03B63" w:rsidRPr="0023754F" w14:paraId="43CD5F1D" w14:textId="77777777" w:rsidTr="00D64790">
        <w:trPr>
          <w:trHeight w:val="244"/>
        </w:trPr>
        <w:tc>
          <w:tcPr>
            <w:tcW w:w="2792" w:type="dxa"/>
            <w:shd w:val="clear" w:color="auto" w:fill="auto"/>
            <w:tcMar>
              <w:top w:w="28" w:type="dxa"/>
              <w:left w:w="85" w:type="dxa"/>
              <w:right w:w="85" w:type="dxa"/>
            </w:tcMar>
          </w:tcPr>
          <w:p w14:paraId="3A2BC2FE" w14:textId="77777777" w:rsidR="00A03B63" w:rsidRPr="0023754F" w:rsidRDefault="00A03B63" w:rsidP="001E005C">
            <w:pPr>
              <w:pStyle w:val="Table"/>
              <w:jc w:val="center"/>
            </w:pPr>
            <w:r w:rsidRPr="0023754F">
              <w:t>Skills</w:t>
            </w:r>
            <w:r w:rsidRPr="0023754F">
              <w:rPr>
                <w:spacing w:val="-2"/>
              </w:rPr>
              <w:t xml:space="preserve"> </w:t>
            </w:r>
            <w:r w:rsidRPr="0023754F">
              <w:t>/</w:t>
            </w:r>
            <w:r w:rsidRPr="0023754F">
              <w:rPr>
                <w:spacing w:val="-2"/>
              </w:rPr>
              <w:t xml:space="preserve"> </w:t>
            </w:r>
            <w:r w:rsidRPr="0023754F">
              <w:t>Training</w:t>
            </w:r>
            <w:r w:rsidRPr="0023754F">
              <w:rPr>
                <w:spacing w:val="-1"/>
              </w:rPr>
              <w:t xml:space="preserve"> </w:t>
            </w:r>
            <w:r w:rsidRPr="0023754F">
              <w:t>Required</w:t>
            </w:r>
          </w:p>
        </w:tc>
        <w:tc>
          <w:tcPr>
            <w:tcW w:w="6139" w:type="dxa"/>
            <w:shd w:val="clear" w:color="auto" w:fill="auto"/>
            <w:tcMar>
              <w:top w:w="28" w:type="dxa"/>
              <w:left w:w="85" w:type="dxa"/>
              <w:right w:w="85" w:type="dxa"/>
            </w:tcMar>
          </w:tcPr>
          <w:p w14:paraId="3BE46397" w14:textId="77777777" w:rsidR="00A03B63" w:rsidRPr="0023754F" w:rsidRDefault="00A03B63" w:rsidP="001E005C">
            <w:pPr>
              <w:pStyle w:val="Table"/>
              <w:jc w:val="center"/>
            </w:pPr>
            <w:r w:rsidRPr="0023754F">
              <w:t>MCP</w:t>
            </w:r>
            <w:r w:rsidRPr="0023754F">
              <w:rPr>
                <w:spacing w:val="-4"/>
              </w:rPr>
              <w:t xml:space="preserve"> </w:t>
            </w:r>
            <w:r w:rsidRPr="0023754F">
              <w:t>in</w:t>
            </w:r>
            <w:r w:rsidRPr="0023754F">
              <w:rPr>
                <w:spacing w:val="-1"/>
              </w:rPr>
              <w:t xml:space="preserve"> </w:t>
            </w:r>
            <w:r w:rsidRPr="0023754F">
              <w:t>appropriate discipline</w:t>
            </w:r>
            <w:r w:rsidRPr="0023754F">
              <w:rPr>
                <w:spacing w:val="-2"/>
              </w:rPr>
              <w:t xml:space="preserve"> </w:t>
            </w:r>
            <w:r w:rsidRPr="0023754F">
              <w:t>or</w:t>
            </w:r>
            <w:r w:rsidRPr="0023754F">
              <w:rPr>
                <w:spacing w:val="-2"/>
              </w:rPr>
              <w:t xml:space="preserve"> </w:t>
            </w:r>
            <w:r w:rsidRPr="0023754F">
              <w:t>above</w:t>
            </w:r>
          </w:p>
        </w:tc>
      </w:tr>
    </w:tbl>
    <w:p w14:paraId="38C6AB69" w14:textId="77777777" w:rsidR="00A03B63" w:rsidRDefault="00A03B63" w:rsidP="00A03B63">
      <w:pPr>
        <w:jc w:val="both"/>
        <w:rPr>
          <w:ins w:id="1604" w:author="Omkar Kulthe" w:date="2025-03-19T15:16:00Z"/>
        </w:rPr>
      </w:pPr>
      <w:commentRangeStart w:id="1605"/>
      <w:commentRangeStart w:id="1606"/>
    </w:p>
    <w:p w14:paraId="7C0B8711" w14:textId="77777777" w:rsidR="000520BB" w:rsidRDefault="000520BB" w:rsidP="00A03B63">
      <w:pPr>
        <w:jc w:val="both"/>
        <w:rPr>
          <w:ins w:id="1607" w:author="Omkar Kulthe" w:date="2025-03-19T15:16:00Z"/>
        </w:rPr>
      </w:pPr>
    </w:p>
    <w:commentRangeEnd w:id="1605"/>
    <w:p w14:paraId="1414942A" w14:textId="7FAE3EC6" w:rsidR="000520BB" w:rsidRDefault="00A05A1D" w:rsidP="00A03B63">
      <w:pPr>
        <w:jc w:val="both"/>
        <w:rPr>
          <w:ins w:id="1608" w:author="Omkar Kulthe" w:date="2025-03-24T18:43:00Z"/>
        </w:rPr>
      </w:pPr>
      <w:r>
        <w:rPr>
          <w:rStyle w:val="CommentReference"/>
        </w:rPr>
        <w:commentReference w:id="1605"/>
      </w:r>
      <w:commentRangeEnd w:id="1606"/>
      <w:r w:rsidR="0009439A">
        <w:rPr>
          <w:rStyle w:val="CommentReference"/>
        </w:rPr>
        <w:commentReference w:id="1606"/>
      </w:r>
    </w:p>
    <w:p w14:paraId="6400A294" w14:textId="77777777" w:rsidR="004239C3" w:rsidRDefault="004239C3" w:rsidP="00A03B63">
      <w:pPr>
        <w:jc w:val="both"/>
      </w:pPr>
    </w:p>
    <w:p w14:paraId="38AAA6BF" w14:textId="77777777" w:rsidR="00A03B63" w:rsidRDefault="00A03B63" w:rsidP="00A03B63">
      <w:pPr>
        <w:pStyle w:val="Heading2"/>
        <w:numPr>
          <w:ilvl w:val="1"/>
          <w:numId w:val="1"/>
        </w:numPr>
        <w:tabs>
          <w:tab w:val="clear" w:pos="360"/>
        </w:tabs>
        <w:ind w:hanging="357"/>
      </w:pPr>
      <w:bookmarkStart w:id="1609" w:name="_Toc154499751"/>
      <w:bookmarkStart w:id="1610" w:name="_Toc155084349"/>
      <w:bookmarkStart w:id="1611" w:name="_Toc155084579"/>
      <w:bookmarkStart w:id="1612" w:name="_Toc155084841"/>
      <w:bookmarkStart w:id="1613" w:name="_Toc155085060"/>
      <w:bookmarkStart w:id="1614" w:name="_Toc155090896"/>
      <w:bookmarkStart w:id="1615" w:name="_Toc155091785"/>
      <w:bookmarkStart w:id="1616" w:name="_Toc155790771"/>
      <w:bookmarkStart w:id="1617" w:name="_Toc191914680"/>
      <w:bookmarkStart w:id="1618" w:name="_Toc193746991"/>
      <w:bookmarkStart w:id="1619" w:name="_Toc194683676"/>
      <w:r w:rsidRPr="0023754F">
        <w:lastRenderedPageBreak/>
        <w:t>Licensing</w:t>
      </w:r>
      <w:bookmarkEnd w:id="1609"/>
      <w:bookmarkEnd w:id="1610"/>
      <w:bookmarkEnd w:id="1611"/>
      <w:bookmarkEnd w:id="1612"/>
      <w:bookmarkEnd w:id="1613"/>
      <w:bookmarkEnd w:id="1614"/>
      <w:bookmarkEnd w:id="1615"/>
      <w:bookmarkEnd w:id="1616"/>
      <w:bookmarkEnd w:id="1617"/>
      <w:bookmarkEnd w:id="1618"/>
      <w:bookmarkEnd w:id="1619"/>
    </w:p>
    <w:p w14:paraId="05CBD1CB" w14:textId="77777777" w:rsidR="00A03B63" w:rsidRPr="000024EE" w:rsidRDefault="00A03B63" w:rsidP="00A03B63"/>
    <w:p w14:paraId="773C1B81" w14:textId="507FDDA4" w:rsidR="00A03B63" w:rsidRDefault="00A03B63" w:rsidP="00A03B63">
      <w:pPr>
        <w:jc w:val="both"/>
        <w:rPr>
          <w:ins w:id="1620" w:author="Omkar Kulthe" w:date="2025-03-12T11:11:00Z"/>
        </w:rPr>
      </w:pPr>
      <w:r w:rsidRPr="00F12A2D">
        <w:t xml:space="preserve">Hyper-V is a complimentary software within Microsoft's product portfolio. </w:t>
      </w:r>
      <w:del w:id="1621" w:author="Omkar Kulthe" w:date="2025-03-24T18:51:00Z">
        <w:r w:rsidDel="00406C7D">
          <w:delText>Since</w:delText>
        </w:r>
        <w:r w:rsidRPr="00F12A2D" w:rsidDel="00406C7D">
          <w:delText xml:space="preserve"> Windows 2016, Microsoft has transitioned to a per-core licensing model, departing from the traditional per-socket licensing approach</w:delText>
        </w:r>
        <w:r w:rsidDel="00406C7D">
          <w:delText>.</w:delText>
        </w:r>
      </w:del>
    </w:p>
    <w:p w14:paraId="45BA7896" w14:textId="77777777" w:rsidR="00F25E80" w:rsidRDefault="00F25E80" w:rsidP="00A03B63">
      <w:pPr>
        <w:jc w:val="both"/>
        <w:rPr>
          <w:ins w:id="1622" w:author="Omkar Kulthe" w:date="2025-03-24T18:51:00Z"/>
        </w:rPr>
      </w:pPr>
    </w:p>
    <w:p w14:paraId="429A6116" w14:textId="77777777" w:rsidR="00406C7D" w:rsidRPr="00406C7D" w:rsidRDefault="00406C7D" w:rsidP="00406C7D">
      <w:pPr>
        <w:jc w:val="both"/>
        <w:rPr>
          <w:ins w:id="1623" w:author="Omkar Kulthe" w:date="2025-03-24T18:51:00Z"/>
          <w:lang w:val="en-IN"/>
        </w:rPr>
      </w:pPr>
      <w:ins w:id="1624" w:author="Omkar Kulthe" w:date="2025-03-24T18:51:00Z">
        <w:r w:rsidRPr="00406C7D">
          <w:t>Windows Server 2025 offers a flexible licensing model, combining traditional perpetual licenses with a new subscription-based option via Azure Arc. The subscription model with fluctuating workloads, allows payment based on actual usage and supports temporary server deployments without long-term investment. Meanwhile, the perpetual licensing option provides five years of standard support and five years of extended support for those preferring a traditional approach. </w:t>
        </w:r>
        <w:r w:rsidRPr="00406C7D">
          <w:rPr>
            <w:lang w:val="en-IN"/>
          </w:rPr>
          <w:t> </w:t>
        </w:r>
      </w:ins>
    </w:p>
    <w:p w14:paraId="378B6947" w14:textId="5AAB2492" w:rsidR="00406C7D" w:rsidRPr="00406C7D" w:rsidRDefault="00406C7D" w:rsidP="00406C7D">
      <w:pPr>
        <w:jc w:val="both"/>
        <w:rPr>
          <w:ins w:id="1625" w:author="Omkar Kulthe" w:date="2025-03-24T18:51:00Z"/>
          <w:lang w:val="en-IN"/>
        </w:rPr>
      </w:pPr>
      <w:commentRangeStart w:id="1626"/>
      <w:commentRangeStart w:id="1627"/>
      <w:ins w:id="1628" w:author="Omkar Kulthe" w:date="2025-03-24T18:51:00Z">
        <w:r w:rsidRPr="00406C7D">
          <w:rPr>
            <w:lang w:val="en-IN"/>
          </w:rPr>
          <w:t> </w:t>
        </w:r>
      </w:ins>
      <w:commentRangeEnd w:id="1626"/>
      <w:r w:rsidR="00A05A1D">
        <w:rPr>
          <w:rStyle w:val="CommentReference"/>
        </w:rPr>
        <w:commentReference w:id="1626"/>
      </w:r>
      <w:commentRangeEnd w:id="1627"/>
      <w:r w:rsidR="00FA67EC">
        <w:rPr>
          <w:rStyle w:val="CommentReference"/>
        </w:rPr>
        <w:commentReference w:id="1627"/>
      </w:r>
    </w:p>
    <w:p w14:paraId="7A528BED" w14:textId="77777777" w:rsidR="00406C7D" w:rsidRPr="00406C7D" w:rsidRDefault="00406C7D" w:rsidP="00406C7D">
      <w:pPr>
        <w:numPr>
          <w:ilvl w:val="0"/>
          <w:numId w:val="45"/>
        </w:numPr>
        <w:jc w:val="both"/>
        <w:rPr>
          <w:ins w:id="1629" w:author="Omkar Kulthe" w:date="2025-03-24T18:51:00Z"/>
          <w:lang w:val="en-IN"/>
        </w:rPr>
      </w:pPr>
      <w:ins w:id="1630" w:author="Omkar Kulthe" w:date="2025-03-24T18:51:00Z">
        <w:r w:rsidRPr="00406C7D">
          <w:rPr>
            <w:b/>
            <w:bCs/>
          </w:rPr>
          <w:t>Core Licensing</w:t>
        </w:r>
        <w:r w:rsidRPr="00406C7D">
          <w:rPr>
            <w:lang w:val="en-IN"/>
          </w:rPr>
          <w:t> </w:t>
        </w:r>
      </w:ins>
    </w:p>
    <w:p w14:paraId="4BCEF9B5" w14:textId="77777777" w:rsidR="00406C7D" w:rsidRPr="00406C7D" w:rsidRDefault="00406C7D" w:rsidP="00406C7D">
      <w:pPr>
        <w:jc w:val="both"/>
        <w:rPr>
          <w:ins w:id="1631" w:author="Omkar Kulthe" w:date="2025-03-24T18:51:00Z"/>
          <w:lang w:val="en-IN"/>
        </w:rPr>
      </w:pPr>
      <w:ins w:id="1632" w:author="Omkar Kulthe" w:date="2025-03-24T18:51:00Z">
        <w:r w:rsidRPr="00406C7D">
          <w:rPr>
            <w:lang w:val="en-IN"/>
          </w:rPr>
          <w:t> </w:t>
        </w:r>
      </w:ins>
    </w:p>
    <w:p w14:paraId="5E4E8346" w14:textId="77777777" w:rsidR="00406C7D" w:rsidRPr="00406C7D" w:rsidRDefault="00406C7D" w:rsidP="00406C7D">
      <w:pPr>
        <w:numPr>
          <w:ilvl w:val="0"/>
          <w:numId w:val="46"/>
        </w:numPr>
        <w:jc w:val="both"/>
        <w:rPr>
          <w:ins w:id="1633" w:author="Omkar Kulthe" w:date="2025-03-24T18:51:00Z"/>
          <w:lang w:val="en-IN"/>
        </w:rPr>
      </w:pPr>
      <w:ins w:id="1634" w:author="Omkar Kulthe" w:date="2025-03-24T18:51:00Z">
        <w:r w:rsidRPr="00406C7D">
          <w:t>Each server requires a minimum of 8 core licenses, which can be purchased in packs of 2. </w:t>
        </w:r>
        <w:r w:rsidRPr="00406C7D">
          <w:rPr>
            <w:lang w:val="en-IN"/>
          </w:rPr>
          <w:t> </w:t>
        </w:r>
      </w:ins>
    </w:p>
    <w:p w14:paraId="050EEB33" w14:textId="77777777" w:rsidR="00406C7D" w:rsidRPr="00406C7D" w:rsidRDefault="00406C7D" w:rsidP="00406C7D">
      <w:pPr>
        <w:numPr>
          <w:ilvl w:val="0"/>
          <w:numId w:val="47"/>
        </w:numPr>
        <w:jc w:val="both"/>
        <w:rPr>
          <w:ins w:id="1635" w:author="Omkar Kulthe" w:date="2025-03-24T18:51:00Z"/>
          <w:lang w:val="en-IN"/>
        </w:rPr>
      </w:pPr>
      <w:ins w:id="1636" w:author="Omkar Kulthe" w:date="2025-03-24T18:51:00Z">
        <w:r w:rsidRPr="00406C7D">
          <w:t>The Standard Edition allows for one physical server and two virtual machines, while the Datacenter Edition supports unlimited virtualization rights, making it suitable for highly virtualized environments.</w:t>
        </w:r>
        <w:r w:rsidRPr="00406C7D">
          <w:rPr>
            <w:lang w:val="en-IN"/>
          </w:rPr>
          <w:t> </w:t>
        </w:r>
      </w:ins>
    </w:p>
    <w:p w14:paraId="2861C40B" w14:textId="77777777" w:rsidR="00406C7D" w:rsidRPr="00406C7D" w:rsidRDefault="00406C7D" w:rsidP="00406C7D">
      <w:pPr>
        <w:jc w:val="both"/>
        <w:rPr>
          <w:ins w:id="1637" w:author="Omkar Kulthe" w:date="2025-03-24T18:51:00Z"/>
          <w:lang w:val="en-IN"/>
        </w:rPr>
      </w:pPr>
      <w:ins w:id="1638" w:author="Omkar Kulthe" w:date="2025-03-24T18:51:00Z">
        <w:r w:rsidRPr="00406C7D">
          <w:rPr>
            <w:lang w:val="en-IN"/>
          </w:rPr>
          <w:t> </w:t>
        </w:r>
      </w:ins>
    </w:p>
    <w:p w14:paraId="49AA9C88" w14:textId="77777777" w:rsidR="00406C7D" w:rsidRPr="00406C7D" w:rsidRDefault="00406C7D" w:rsidP="00406C7D">
      <w:pPr>
        <w:numPr>
          <w:ilvl w:val="0"/>
          <w:numId w:val="48"/>
        </w:numPr>
        <w:jc w:val="both"/>
        <w:rPr>
          <w:ins w:id="1639" w:author="Omkar Kulthe" w:date="2025-03-24T18:51:00Z"/>
          <w:lang w:val="en-IN"/>
        </w:rPr>
      </w:pPr>
      <w:ins w:id="1640" w:author="Omkar Kulthe" w:date="2025-03-24T18:51:00Z">
        <w:r w:rsidRPr="00406C7D">
          <w:rPr>
            <w:b/>
            <w:bCs/>
          </w:rPr>
          <w:t>Client Access Licenses (CALs)</w:t>
        </w:r>
        <w:r w:rsidRPr="00406C7D">
          <w:rPr>
            <w:lang w:val="en-IN"/>
          </w:rPr>
          <w:t> </w:t>
        </w:r>
      </w:ins>
    </w:p>
    <w:p w14:paraId="3143F2A3" w14:textId="77777777" w:rsidR="00406C7D" w:rsidRPr="00406C7D" w:rsidRDefault="00406C7D" w:rsidP="00406C7D">
      <w:pPr>
        <w:jc w:val="both"/>
        <w:rPr>
          <w:ins w:id="1641" w:author="Omkar Kulthe" w:date="2025-03-24T18:51:00Z"/>
          <w:lang w:val="en-IN"/>
        </w:rPr>
      </w:pPr>
      <w:ins w:id="1642" w:author="Omkar Kulthe" w:date="2025-03-24T18:51:00Z">
        <w:r w:rsidRPr="00406C7D">
          <w:rPr>
            <w:lang w:val="en-IN"/>
          </w:rPr>
          <w:t> </w:t>
        </w:r>
      </w:ins>
    </w:p>
    <w:p w14:paraId="16C019E7" w14:textId="77777777" w:rsidR="00406C7D" w:rsidRPr="00406C7D" w:rsidRDefault="00406C7D" w:rsidP="00406C7D">
      <w:pPr>
        <w:numPr>
          <w:ilvl w:val="0"/>
          <w:numId w:val="49"/>
        </w:numPr>
        <w:jc w:val="both"/>
        <w:rPr>
          <w:ins w:id="1643" w:author="Omkar Kulthe" w:date="2025-03-24T18:51:00Z"/>
          <w:lang w:val="en-IN"/>
        </w:rPr>
      </w:pPr>
      <w:ins w:id="1644" w:author="Omkar Kulthe" w:date="2025-03-24T18:51:00Z">
        <w:r w:rsidRPr="00406C7D">
          <w:t>A Windows Server CAL is required for each user or device accessing the server. This applies to both editions of Windows Server 2025.</w:t>
        </w:r>
        <w:r w:rsidRPr="00406C7D">
          <w:rPr>
            <w:lang w:val="en-IN"/>
          </w:rPr>
          <w:t> </w:t>
        </w:r>
      </w:ins>
    </w:p>
    <w:p w14:paraId="62AE7FB8" w14:textId="77777777" w:rsidR="00406C7D" w:rsidRPr="00406C7D" w:rsidRDefault="00406C7D" w:rsidP="00406C7D">
      <w:pPr>
        <w:jc w:val="both"/>
        <w:rPr>
          <w:ins w:id="1645" w:author="Omkar Kulthe" w:date="2025-03-24T18:51:00Z"/>
          <w:lang w:val="en-IN"/>
        </w:rPr>
      </w:pPr>
      <w:ins w:id="1646" w:author="Omkar Kulthe" w:date="2025-03-24T18:51:00Z">
        <w:r w:rsidRPr="00406C7D">
          <w:rPr>
            <w:lang w:val="en-IN"/>
          </w:rPr>
          <w:t> </w:t>
        </w:r>
      </w:ins>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55"/>
        <w:gridCol w:w="8385"/>
      </w:tblGrid>
      <w:tr w:rsidR="00406C7D" w:rsidRPr="00406C7D" w14:paraId="2C507898" w14:textId="77777777" w:rsidTr="00406C7D">
        <w:trPr>
          <w:trHeight w:val="300"/>
          <w:ins w:id="1647" w:author="Omkar Kulthe" w:date="2025-03-24T18:51:00Z"/>
        </w:trPr>
        <w:tc>
          <w:tcPr>
            <w:tcW w:w="555" w:type="dxa"/>
            <w:tcBorders>
              <w:top w:val="single" w:sz="6" w:space="0" w:color="002060"/>
              <w:left w:val="single" w:sz="6" w:space="0" w:color="002060"/>
              <w:bottom w:val="single" w:sz="6" w:space="0" w:color="002060"/>
              <w:right w:val="nil"/>
            </w:tcBorders>
            <w:shd w:val="clear" w:color="auto" w:fill="002060"/>
            <w:hideMark/>
          </w:tcPr>
          <w:p w14:paraId="5B6696A6" w14:textId="77777777" w:rsidR="00406C7D" w:rsidRPr="00406C7D" w:rsidRDefault="00406C7D" w:rsidP="00406C7D">
            <w:pPr>
              <w:jc w:val="both"/>
              <w:rPr>
                <w:ins w:id="1648" w:author="Omkar Kulthe" w:date="2025-03-24T18:51:00Z"/>
                <w:lang w:val="en-IN"/>
              </w:rPr>
            </w:pPr>
            <w:ins w:id="1649" w:author="Omkar Kulthe" w:date="2025-03-24T18:51:00Z">
              <w:r w:rsidRPr="00406C7D">
                <w:rPr>
                  <w:lang w:val="en-GB"/>
                </w:rPr>
                <w:t>!</w:t>
              </w:r>
              <w:r w:rsidRPr="00406C7D">
                <w:rPr>
                  <w:lang w:val="en-IN"/>
                </w:rPr>
                <w:t> </w:t>
              </w:r>
            </w:ins>
          </w:p>
        </w:tc>
        <w:tc>
          <w:tcPr>
            <w:tcW w:w="8385" w:type="dxa"/>
            <w:tcBorders>
              <w:top w:val="single" w:sz="6" w:space="0" w:color="002060"/>
              <w:left w:val="nil"/>
              <w:bottom w:val="single" w:sz="6" w:space="0" w:color="002060"/>
              <w:right w:val="single" w:sz="6" w:space="0" w:color="002060"/>
            </w:tcBorders>
            <w:shd w:val="clear" w:color="auto" w:fill="auto"/>
            <w:hideMark/>
          </w:tcPr>
          <w:p w14:paraId="09AE5239" w14:textId="77777777" w:rsidR="00406C7D" w:rsidRPr="00406C7D" w:rsidRDefault="00406C7D" w:rsidP="00406C7D">
            <w:pPr>
              <w:jc w:val="both"/>
              <w:rPr>
                <w:ins w:id="1650" w:author="Omkar Kulthe" w:date="2025-03-24T18:51:00Z"/>
                <w:lang w:val="en-IN"/>
              </w:rPr>
            </w:pPr>
            <w:ins w:id="1651" w:author="Omkar Kulthe" w:date="2025-03-24T18:51:00Z">
              <w:r w:rsidRPr="00406C7D">
                <w:rPr>
                  <w:b/>
                  <w:bCs/>
                  <w:lang w:val="en-GB"/>
                </w:rPr>
                <w:t>Important Note</w:t>
              </w:r>
              <w:r w:rsidRPr="00406C7D">
                <w:rPr>
                  <w:lang w:val="en-IN"/>
                </w:rPr>
                <w:t> </w:t>
              </w:r>
            </w:ins>
          </w:p>
          <w:p w14:paraId="7F95081B" w14:textId="77777777" w:rsidR="00406C7D" w:rsidRPr="00406C7D" w:rsidRDefault="00406C7D" w:rsidP="00406C7D">
            <w:pPr>
              <w:jc w:val="both"/>
              <w:rPr>
                <w:ins w:id="1652" w:author="Omkar Kulthe" w:date="2025-03-24T18:51:00Z"/>
                <w:lang w:val="en-IN"/>
              </w:rPr>
            </w:pPr>
            <w:ins w:id="1653" w:author="Omkar Kulthe" w:date="2025-03-24T18:51:00Z">
              <w:r w:rsidRPr="00406C7D">
                <w:rPr>
                  <w:lang w:val="en-IN"/>
                </w:rPr>
                <w:t> </w:t>
              </w:r>
            </w:ins>
          </w:p>
          <w:p w14:paraId="1364E4E1" w14:textId="77777777" w:rsidR="00406C7D" w:rsidRPr="00406C7D" w:rsidRDefault="00406C7D" w:rsidP="00406C7D">
            <w:pPr>
              <w:jc w:val="both"/>
              <w:rPr>
                <w:ins w:id="1654" w:author="Omkar Kulthe" w:date="2025-03-24T18:51:00Z"/>
                <w:lang w:val="en-IN"/>
              </w:rPr>
            </w:pPr>
            <w:ins w:id="1655" w:author="Omkar Kulthe" w:date="2025-03-24T18:51:00Z">
              <w:r w:rsidRPr="00406C7D">
                <w:t>As per ATOS SPLA, the number of Licenses required equals the number of Physical Cores on the Licensed Server, subject to a minimum of 8 Licenses per Physical Processor. </w:t>
              </w:r>
              <w:r w:rsidRPr="00406C7D">
                <w:rPr>
                  <w:lang w:val="en-IN"/>
                </w:rPr>
                <w:t> </w:t>
              </w:r>
            </w:ins>
          </w:p>
          <w:p w14:paraId="20AD42F6" w14:textId="77777777" w:rsidR="00406C7D" w:rsidRPr="00406C7D" w:rsidRDefault="00406C7D" w:rsidP="00406C7D">
            <w:pPr>
              <w:jc w:val="both"/>
              <w:rPr>
                <w:ins w:id="1656" w:author="Omkar Kulthe" w:date="2025-03-24T18:51:00Z"/>
                <w:lang w:val="en-IN"/>
              </w:rPr>
            </w:pPr>
            <w:ins w:id="1657" w:author="Omkar Kulthe" w:date="2025-03-24T18:51:00Z">
              <w:r w:rsidRPr="00406C7D">
                <w:rPr>
                  <w:lang w:val="en-IN"/>
                </w:rPr>
                <w:t> </w:t>
              </w:r>
            </w:ins>
          </w:p>
          <w:p w14:paraId="31EEAC30" w14:textId="77777777" w:rsidR="00406C7D" w:rsidRPr="00406C7D" w:rsidRDefault="00406C7D" w:rsidP="00406C7D">
            <w:pPr>
              <w:jc w:val="both"/>
              <w:rPr>
                <w:ins w:id="1658" w:author="Omkar Kulthe" w:date="2025-03-24T18:51:00Z"/>
                <w:lang w:val="en-IN"/>
              </w:rPr>
            </w:pPr>
            <w:ins w:id="1659" w:author="Omkar Kulthe" w:date="2025-03-24T18:51:00Z">
              <w:r w:rsidRPr="00406C7D">
                <w:rPr>
                  <w:lang w:val="en-IN"/>
                </w:rPr>
                <w:t> </w:t>
              </w:r>
            </w:ins>
          </w:p>
        </w:tc>
      </w:tr>
    </w:tbl>
    <w:p w14:paraId="1663DC99" w14:textId="77777777" w:rsidR="00406C7D" w:rsidRDefault="00406C7D" w:rsidP="00A03B63">
      <w:pPr>
        <w:jc w:val="both"/>
        <w:rPr>
          <w:ins w:id="1660" w:author="Omkar Kulthe" w:date="2025-03-24T18:51:00Z"/>
        </w:rPr>
      </w:pPr>
    </w:p>
    <w:p w14:paraId="45F0083F" w14:textId="77777777" w:rsidR="00406C7D" w:rsidRDefault="00406C7D" w:rsidP="00A03B63">
      <w:pPr>
        <w:jc w:val="both"/>
      </w:pPr>
    </w:p>
    <w:p w14:paraId="57F81DFF" w14:textId="77777777" w:rsidR="00A03B63" w:rsidRDefault="00A03B63" w:rsidP="00A03B63">
      <w:pPr>
        <w:jc w:val="both"/>
      </w:pPr>
      <w:del w:id="1661" w:author="Omkar Kulthe" w:date="2025-03-24T19:22:00Z">
        <w:r w:rsidRPr="0023754F" w:rsidDel="00B00D42">
          <w:delText>Per-core</w:delText>
        </w:r>
        <w:r w:rsidRPr="0023754F" w:rsidDel="00B00D42">
          <w:rPr>
            <w:spacing w:val="-4"/>
          </w:rPr>
          <w:delText xml:space="preserve"> </w:delText>
        </w:r>
        <w:r w:rsidRPr="0023754F" w:rsidDel="00B00D42">
          <w:delText>licensing</w:delText>
        </w:r>
        <w:r w:rsidRPr="0023754F" w:rsidDel="00B00D42">
          <w:rPr>
            <w:spacing w:val="-3"/>
          </w:rPr>
          <w:delText xml:space="preserve"> </w:delText>
        </w:r>
        <w:r w:rsidRPr="0023754F" w:rsidDel="00B00D42">
          <w:delText>scenarios</w:delText>
        </w:r>
      </w:del>
    </w:p>
    <w:p w14:paraId="64A39C79" w14:textId="77777777" w:rsidR="00A03B63" w:rsidRDefault="00A03B63" w:rsidP="00A03B63">
      <w:pPr>
        <w:jc w:val="both"/>
      </w:pPr>
    </w:p>
    <w:tbl>
      <w:tblPr>
        <w:tblpPr w:leftFromText="180" w:rightFromText="180" w:vertAnchor="text" w:horzAnchor="margin" w:tblpY="30"/>
        <w:tblW w:w="88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83"/>
        <w:gridCol w:w="1218"/>
        <w:gridCol w:w="1222"/>
        <w:gridCol w:w="1218"/>
        <w:gridCol w:w="1222"/>
        <w:gridCol w:w="1218"/>
        <w:gridCol w:w="1222"/>
      </w:tblGrid>
      <w:tr w:rsidR="00CE13F5" w:rsidRPr="00214703" w:rsidDel="00B00D42" w14:paraId="36B38119" w14:textId="2E79E47A" w:rsidTr="00CE13F5">
        <w:trPr>
          <w:trHeight w:val="383"/>
          <w:tblHeader/>
          <w:del w:id="1662" w:author="Omkar Kulthe" w:date="2025-03-24T19:22:00Z"/>
        </w:trPr>
        <w:tc>
          <w:tcPr>
            <w:tcW w:w="1483" w:type="dxa"/>
            <w:tcBorders>
              <w:right w:val="single" w:sz="4" w:space="0" w:color="FFFFFF"/>
            </w:tcBorders>
            <w:shd w:val="clear" w:color="auto" w:fill="1985FF"/>
            <w:tcMar>
              <w:top w:w="57" w:type="dxa"/>
              <w:left w:w="85" w:type="dxa"/>
              <w:right w:w="85" w:type="dxa"/>
            </w:tcMar>
            <w:vAlign w:val="center"/>
            <w:hideMark/>
          </w:tcPr>
          <w:p w14:paraId="73B6A9D1" w14:textId="1022F8E0" w:rsidR="00A03B63" w:rsidRPr="00214703" w:rsidDel="00B00D42" w:rsidRDefault="00A03B63" w:rsidP="003D5655">
            <w:pPr>
              <w:pStyle w:val="TableHeader"/>
              <w:jc w:val="center"/>
              <w:rPr>
                <w:del w:id="1663" w:author="Omkar Kulthe" w:date="2025-03-24T19:22:00Z"/>
                <w:lang w:val="en-IN" w:eastAsia="en-IN"/>
              </w:rPr>
            </w:pPr>
            <w:del w:id="1664" w:author="Omkar Kulthe" w:date="2025-03-24T19:22:00Z">
              <w:r w:rsidRPr="00214703" w:rsidDel="00B00D42">
                <w:rPr>
                  <w:lang w:val="en-IN" w:eastAsia="en-IN"/>
                </w:rPr>
                <w:delText>Server licensing</w:delText>
              </w:r>
            </w:del>
          </w:p>
        </w:tc>
        <w:tc>
          <w:tcPr>
            <w:tcW w:w="2440" w:type="dxa"/>
            <w:gridSpan w:val="2"/>
            <w:tcBorders>
              <w:left w:val="single" w:sz="4" w:space="0" w:color="FFFFFF"/>
              <w:right w:val="single" w:sz="4" w:space="0" w:color="FFFFFF"/>
            </w:tcBorders>
            <w:shd w:val="clear" w:color="auto" w:fill="1985FF"/>
            <w:tcMar>
              <w:top w:w="57" w:type="dxa"/>
              <w:left w:w="85" w:type="dxa"/>
              <w:right w:w="85" w:type="dxa"/>
            </w:tcMar>
            <w:vAlign w:val="center"/>
            <w:hideMark/>
          </w:tcPr>
          <w:p w14:paraId="419DAB4A" w14:textId="60C004EA" w:rsidR="00A03B63" w:rsidRPr="00214703" w:rsidDel="00B00D42" w:rsidRDefault="00A03B63" w:rsidP="003D5655">
            <w:pPr>
              <w:pStyle w:val="TableHeader"/>
              <w:jc w:val="center"/>
              <w:rPr>
                <w:del w:id="1665" w:author="Omkar Kulthe" w:date="2025-03-24T19:22:00Z"/>
                <w:lang w:val="en-IN" w:eastAsia="en-IN"/>
              </w:rPr>
            </w:pPr>
            <w:del w:id="1666" w:author="Omkar Kulthe" w:date="2025-03-24T19:22:00Z">
              <w:r w:rsidRPr="00214703" w:rsidDel="00B00D42">
                <w:rPr>
                  <w:lang w:val="en-IN" w:eastAsia="en-IN"/>
                </w:rPr>
                <w:delText>1-processor server</w:delText>
              </w:r>
            </w:del>
          </w:p>
        </w:tc>
        <w:tc>
          <w:tcPr>
            <w:tcW w:w="2440" w:type="dxa"/>
            <w:gridSpan w:val="2"/>
            <w:tcBorders>
              <w:left w:val="single" w:sz="4" w:space="0" w:color="FFFFFF"/>
              <w:right w:val="single" w:sz="4" w:space="0" w:color="FFFFFF"/>
            </w:tcBorders>
            <w:shd w:val="clear" w:color="auto" w:fill="1985FF"/>
            <w:tcMar>
              <w:top w:w="57" w:type="dxa"/>
              <w:left w:w="85" w:type="dxa"/>
              <w:right w:w="85" w:type="dxa"/>
            </w:tcMar>
            <w:vAlign w:val="center"/>
            <w:hideMark/>
          </w:tcPr>
          <w:p w14:paraId="58C1132B" w14:textId="4EC0743A" w:rsidR="00A03B63" w:rsidRPr="00214703" w:rsidDel="00B00D42" w:rsidRDefault="00A03B63" w:rsidP="003D5655">
            <w:pPr>
              <w:pStyle w:val="TableHeader"/>
              <w:jc w:val="center"/>
              <w:rPr>
                <w:del w:id="1667" w:author="Omkar Kulthe" w:date="2025-03-24T19:22:00Z"/>
                <w:lang w:val="en-IN" w:eastAsia="en-IN"/>
              </w:rPr>
            </w:pPr>
            <w:del w:id="1668" w:author="Omkar Kulthe" w:date="2025-03-24T19:22:00Z">
              <w:r w:rsidRPr="00214703" w:rsidDel="00B00D42">
                <w:rPr>
                  <w:lang w:val="en-IN" w:eastAsia="en-IN"/>
                </w:rPr>
                <w:delText>2-processor server</w:delText>
              </w:r>
            </w:del>
          </w:p>
        </w:tc>
        <w:tc>
          <w:tcPr>
            <w:tcW w:w="2440" w:type="dxa"/>
            <w:gridSpan w:val="2"/>
            <w:tcBorders>
              <w:left w:val="single" w:sz="4" w:space="0" w:color="FFFFFF"/>
            </w:tcBorders>
            <w:shd w:val="clear" w:color="auto" w:fill="1985FF"/>
            <w:tcMar>
              <w:top w:w="57" w:type="dxa"/>
              <w:left w:w="85" w:type="dxa"/>
              <w:right w:w="85" w:type="dxa"/>
            </w:tcMar>
            <w:vAlign w:val="center"/>
            <w:hideMark/>
          </w:tcPr>
          <w:p w14:paraId="020937EF" w14:textId="1BE4AAD1" w:rsidR="00A03B63" w:rsidRPr="00214703" w:rsidDel="00B00D42" w:rsidRDefault="00A03B63" w:rsidP="003D5655">
            <w:pPr>
              <w:pStyle w:val="TableHeader"/>
              <w:jc w:val="center"/>
              <w:rPr>
                <w:del w:id="1669" w:author="Omkar Kulthe" w:date="2025-03-24T19:22:00Z"/>
                <w:lang w:val="en-IN" w:eastAsia="en-IN"/>
              </w:rPr>
            </w:pPr>
            <w:del w:id="1670" w:author="Omkar Kulthe" w:date="2025-03-24T19:22:00Z">
              <w:r w:rsidRPr="00214703" w:rsidDel="00B00D42">
                <w:rPr>
                  <w:lang w:val="en-IN" w:eastAsia="en-IN"/>
                </w:rPr>
                <w:delText>4-processor server</w:delText>
              </w:r>
            </w:del>
          </w:p>
        </w:tc>
      </w:tr>
      <w:tr w:rsidR="00CE13F5" w:rsidRPr="00214703" w:rsidDel="00B00D42" w14:paraId="464C66D2" w14:textId="6F924197" w:rsidTr="00CE13F5">
        <w:trPr>
          <w:trHeight w:val="350"/>
          <w:del w:id="1671" w:author="Omkar Kulthe" w:date="2025-03-24T19:22:00Z"/>
        </w:trPr>
        <w:tc>
          <w:tcPr>
            <w:tcW w:w="1483" w:type="dxa"/>
            <w:shd w:val="clear" w:color="auto" w:fill="auto"/>
            <w:tcMar>
              <w:top w:w="28" w:type="dxa"/>
              <w:left w:w="85" w:type="dxa"/>
              <w:right w:w="85" w:type="dxa"/>
            </w:tcMar>
            <w:vAlign w:val="center"/>
            <w:hideMark/>
          </w:tcPr>
          <w:p w14:paraId="1F6C7B8C" w14:textId="273AA553" w:rsidR="00A03B63" w:rsidRPr="00214703" w:rsidDel="00B00D42" w:rsidRDefault="00A03B63" w:rsidP="003D5655">
            <w:pPr>
              <w:pStyle w:val="Table"/>
              <w:jc w:val="center"/>
              <w:rPr>
                <w:del w:id="1672" w:author="Omkar Kulthe" w:date="2025-03-24T19:22:00Z"/>
                <w:lang w:val="en-IN" w:eastAsia="en-IN"/>
              </w:rPr>
            </w:pPr>
            <w:del w:id="1673" w:author="Omkar Kulthe" w:date="2025-03-24T19:22:00Z">
              <w:r w:rsidRPr="00214703" w:rsidDel="00B00D42">
                <w:rPr>
                  <w:lang w:val="en-IN" w:eastAsia="en-IN"/>
                </w:rPr>
                <w:delText>Windows Server Standard &amp; Datacentre</w:delText>
              </w:r>
            </w:del>
          </w:p>
        </w:tc>
        <w:tc>
          <w:tcPr>
            <w:tcW w:w="1218" w:type="dxa"/>
            <w:shd w:val="clear" w:color="auto" w:fill="auto"/>
            <w:tcMar>
              <w:top w:w="28" w:type="dxa"/>
              <w:left w:w="85" w:type="dxa"/>
              <w:right w:w="85" w:type="dxa"/>
            </w:tcMar>
            <w:vAlign w:val="center"/>
            <w:hideMark/>
          </w:tcPr>
          <w:p w14:paraId="1FCC5DB6" w14:textId="6520F5F5" w:rsidR="00A03B63" w:rsidRPr="00214703" w:rsidDel="00B00D42" w:rsidRDefault="00A03B63" w:rsidP="003D5655">
            <w:pPr>
              <w:pStyle w:val="Table"/>
              <w:jc w:val="center"/>
              <w:rPr>
                <w:del w:id="1674" w:author="Omkar Kulthe" w:date="2025-03-24T19:22:00Z"/>
                <w:lang w:val="en-IN" w:eastAsia="en-IN"/>
              </w:rPr>
            </w:pPr>
            <w:del w:id="1675" w:author="Omkar Kulthe" w:date="2025-03-24T19:22:00Z">
              <w:r w:rsidRPr="00214703" w:rsidDel="00B00D42">
                <w:rPr>
                  <w:lang w:val="en-IN" w:eastAsia="en-IN"/>
                </w:rPr>
                <w:delText>Required # cores Licenses</w:delText>
              </w:r>
            </w:del>
          </w:p>
        </w:tc>
        <w:tc>
          <w:tcPr>
            <w:tcW w:w="1222" w:type="dxa"/>
            <w:shd w:val="clear" w:color="auto" w:fill="auto"/>
            <w:tcMar>
              <w:top w:w="28" w:type="dxa"/>
              <w:left w:w="85" w:type="dxa"/>
              <w:right w:w="85" w:type="dxa"/>
            </w:tcMar>
            <w:vAlign w:val="center"/>
            <w:hideMark/>
          </w:tcPr>
          <w:p w14:paraId="7E33DD44" w14:textId="5FB16D3B" w:rsidR="00A03B63" w:rsidRPr="00214703" w:rsidDel="00B00D42" w:rsidRDefault="00A03B63" w:rsidP="003D5655">
            <w:pPr>
              <w:pStyle w:val="Table"/>
              <w:jc w:val="center"/>
              <w:rPr>
                <w:del w:id="1676" w:author="Omkar Kulthe" w:date="2025-03-24T19:22:00Z"/>
                <w:lang w:val="en-IN" w:eastAsia="en-IN"/>
              </w:rPr>
            </w:pPr>
            <w:del w:id="1677" w:author="Omkar Kulthe" w:date="2025-03-24T19:22:00Z">
              <w:r w:rsidRPr="00214703" w:rsidDel="00B00D42">
                <w:rPr>
                  <w:lang w:val="en-IN" w:eastAsia="en-IN"/>
                </w:rPr>
                <w:delText>Required # 2-pack SKUs</w:delText>
              </w:r>
            </w:del>
          </w:p>
        </w:tc>
        <w:tc>
          <w:tcPr>
            <w:tcW w:w="1218" w:type="dxa"/>
            <w:shd w:val="clear" w:color="auto" w:fill="auto"/>
            <w:tcMar>
              <w:top w:w="28" w:type="dxa"/>
              <w:left w:w="85" w:type="dxa"/>
              <w:right w:w="85" w:type="dxa"/>
            </w:tcMar>
            <w:vAlign w:val="center"/>
            <w:hideMark/>
          </w:tcPr>
          <w:p w14:paraId="26BC64DA" w14:textId="217B5DC3" w:rsidR="00A03B63" w:rsidRPr="00214703" w:rsidDel="00B00D42" w:rsidRDefault="00A03B63" w:rsidP="003D5655">
            <w:pPr>
              <w:pStyle w:val="Table"/>
              <w:jc w:val="center"/>
              <w:rPr>
                <w:del w:id="1678" w:author="Omkar Kulthe" w:date="2025-03-24T19:22:00Z"/>
                <w:lang w:val="en-IN" w:eastAsia="en-IN"/>
              </w:rPr>
            </w:pPr>
            <w:del w:id="1679" w:author="Omkar Kulthe" w:date="2025-03-24T19:22:00Z">
              <w:r w:rsidRPr="00214703" w:rsidDel="00B00D42">
                <w:rPr>
                  <w:lang w:val="en-IN" w:eastAsia="en-IN"/>
                </w:rPr>
                <w:delText>Required # cores licenses</w:delText>
              </w:r>
            </w:del>
          </w:p>
        </w:tc>
        <w:tc>
          <w:tcPr>
            <w:tcW w:w="1222" w:type="dxa"/>
            <w:shd w:val="clear" w:color="auto" w:fill="auto"/>
            <w:tcMar>
              <w:top w:w="28" w:type="dxa"/>
              <w:left w:w="85" w:type="dxa"/>
              <w:right w:w="85" w:type="dxa"/>
            </w:tcMar>
            <w:vAlign w:val="center"/>
            <w:hideMark/>
          </w:tcPr>
          <w:p w14:paraId="2475CF72" w14:textId="74D7BF76" w:rsidR="00A03B63" w:rsidRPr="00214703" w:rsidDel="00B00D42" w:rsidRDefault="00A03B63" w:rsidP="003D5655">
            <w:pPr>
              <w:pStyle w:val="Table"/>
              <w:jc w:val="center"/>
              <w:rPr>
                <w:del w:id="1680" w:author="Omkar Kulthe" w:date="2025-03-24T19:22:00Z"/>
                <w:lang w:val="en-IN" w:eastAsia="en-IN"/>
              </w:rPr>
            </w:pPr>
            <w:del w:id="1681" w:author="Omkar Kulthe" w:date="2025-03-24T19:22:00Z">
              <w:r w:rsidRPr="00214703" w:rsidDel="00B00D42">
                <w:rPr>
                  <w:lang w:val="en-IN" w:eastAsia="en-IN"/>
                </w:rPr>
                <w:delText>Required # 2-pack SKUs</w:delText>
              </w:r>
            </w:del>
          </w:p>
        </w:tc>
        <w:tc>
          <w:tcPr>
            <w:tcW w:w="1218" w:type="dxa"/>
            <w:shd w:val="clear" w:color="auto" w:fill="auto"/>
            <w:tcMar>
              <w:top w:w="28" w:type="dxa"/>
              <w:left w:w="85" w:type="dxa"/>
              <w:right w:w="85" w:type="dxa"/>
            </w:tcMar>
            <w:vAlign w:val="center"/>
            <w:hideMark/>
          </w:tcPr>
          <w:p w14:paraId="56A4107E" w14:textId="0AADE1AB" w:rsidR="00A03B63" w:rsidRPr="00214703" w:rsidDel="00B00D42" w:rsidRDefault="00A03B63" w:rsidP="003D5655">
            <w:pPr>
              <w:pStyle w:val="Table"/>
              <w:jc w:val="center"/>
              <w:rPr>
                <w:del w:id="1682" w:author="Omkar Kulthe" w:date="2025-03-24T19:22:00Z"/>
                <w:lang w:val="en-IN" w:eastAsia="en-IN"/>
              </w:rPr>
            </w:pPr>
            <w:del w:id="1683" w:author="Omkar Kulthe" w:date="2025-03-24T19:22:00Z">
              <w:r w:rsidRPr="00214703" w:rsidDel="00B00D42">
                <w:rPr>
                  <w:lang w:val="en-IN" w:eastAsia="en-IN"/>
                </w:rPr>
                <w:delText>Required # cores licenses</w:delText>
              </w:r>
            </w:del>
          </w:p>
        </w:tc>
        <w:tc>
          <w:tcPr>
            <w:tcW w:w="1222" w:type="dxa"/>
            <w:shd w:val="clear" w:color="auto" w:fill="auto"/>
            <w:tcMar>
              <w:top w:w="28" w:type="dxa"/>
              <w:left w:w="85" w:type="dxa"/>
              <w:right w:w="85" w:type="dxa"/>
            </w:tcMar>
            <w:vAlign w:val="center"/>
            <w:hideMark/>
          </w:tcPr>
          <w:p w14:paraId="6F19A7EF" w14:textId="2902E830" w:rsidR="00A03B63" w:rsidRPr="00214703" w:rsidDel="00B00D42" w:rsidRDefault="00A03B63" w:rsidP="003D5655">
            <w:pPr>
              <w:pStyle w:val="Table"/>
              <w:jc w:val="center"/>
              <w:rPr>
                <w:del w:id="1684" w:author="Omkar Kulthe" w:date="2025-03-24T19:22:00Z"/>
                <w:lang w:val="en-IN" w:eastAsia="en-IN"/>
              </w:rPr>
            </w:pPr>
            <w:del w:id="1685" w:author="Omkar Kulthe" w:date="2025-03-24T19:22:00Z">
              <w:r w:rsidRPr="00214703" w:rsidDel="00B00D42">
                <w:rPr>
                  <w:lang w:val="en-IN" w:eastAsia="en-IN"/>
                </w:rPr>
                <w:delText>Required # 2-pack SKUs</w:delText>
              </w:r>
            </w:del>
          </w:p>
        </w:tc>
      </w:tr>
      <w:tr w:rsidR="00CE13F5" w:rsidRPr="00214703" w:rsidDel="00B00D42" w14:paraId="465429DB" w14:textId="5B7841A0" w:rsidTr="00CE13F5">
        <w:trPr>
          <w:trHeight w:val="510"/>
          <w:del w:id="1686" w:author="Omkar Kulthe" w:date="2025-03-24T19:22:00Z"/>
        </w:trPr>
        <w:tc>
          <w:tcPr>
            <w:tcW w:w="1483" w:type="dxa"/>
            <w:shd w:val="clear" w:color="auto" w:fill="auto"/>
            <w:tcMar>
              <w:top w:w="28" w:type="dxa"/>
              <w:left w:w="85" w:type="dxa"/>
              <w:right w:w="85" w:type="dxa"/>
            </w:tcMar>
            <w:vAlign w:val="center"/>
            <w:hideMark/>
          </w:tcPr>
          <w:p w14:paraId="7C116ED0" w14:textId="5342BC93" w:rsidR="00A03B63" w:rsidRPr="0076061D" w:rsidDel="00B00D42" w:rsidRDefault="00A03B63" w:rsidP="003D5655">
            <w:pPr>
              <w:pStyle w:val="Table"/>
              <w:jc w:val="center"/>
              <w:rPr>
                <w:del w:id="1687" w:author="Omkar Kulthe" w:date="2025-03-24T19:22:00Z"/>
                <w:lang w:val="en-IN" w:eastAsia="en-IN"/>
              </w:rPr>
            </w:pPr>
            <w:del w:id="1688" w:author="Omkar Kulthe" w:date="2025-03-24T19:22:00Z">
              <w:r w:rsidRPr="00214703" w:rsidDel="00B00D42">
                <w:rPr>
                  <w:lang w:val="en-IN" w:eastAsia="en-IN"/>
                </w:rPr>
                <w:delText>2 cores per processor</w:delText>
              </w:r>
            </w:del>
          </w:p>
        </w:tc>
        <w:tc>
          <w:tcPr>
            <w:tcW w:w="1218" w:type="dxa"/>
            <w:shd w:val="clear" w:color="auto" w:fill="auto"/>
            <w:tcMar>
              <w:top w:w="28" w:type="dxa"/>
              <w:left w:w="85" w:type="dxa"/>
              <w:right w:w="85" w:type="dxa"/>
            </w:tcMar>
            <w:vAlign w:val="center"/>
            <w:hideMark/>
          </w:tcPr>
          <w:p w14:paraId="43D50A50" w14:textId="0AF2255D" w:rsidR="00A03B63" w:rsidRPr="0076061D" w:rsidDel="00B00D42" w:rsidRDefault="00A03B63" w:rsidP="003D5655">
            <w:pPr>
              <w:pStyle w:val="Table"/>
              <w:jc w:val="center"/>
              <w:rPr>
                <w:del w:id="1689" w:author="Omkar Kulthe" w:date="2025-03-24T19:22:00Z"/>
                <w:lang w:val="en-IN" w:eastAsia="en-IN"/>
              </w:rPr>
            </w:pPr>
            <w:del w:id="1690" w:author="Omkar Kulthe" w:date="2025-03-24T19:22:00Z">
              <w:r w:rsidRPr="00214703" w:rsidDel="00B00D42">
                <w:rPr>
                  <w:lang w:val="en-IN" w:eastAsia="en-IN"/>
                </w:rPr>
                <w:delText>16</w:delText>
              </w:r>
            </w:del>
          </w:p>
        </w:tc>
        <w:tc>
          <w:tcPr>
            <w:tcW w:w="1222" w:type="dxa"/>
            <w:shd w:val="clear" w:color="auto" w:fill="auto"/>
            <w:tcMar>
              <w:top w:w="28" w:type="dxa"/>
              <w:left w:w="85" w:type="dxa"/>
              <w:right w:w="85" w:type="dxa"/>
            </w:tcMar>
            <w:vAlign w:val="center"/>
            <w:hideMark/>
          </w:tcPr>
          <w:p w14:paraId="5EF97681" w14:textId="62CA6477" w:rsidR="00A03B63" w:rsidRPr="00214703" w:rsidDel="00B00D42" w:rsidRDefault="00A03B63" w:rsidP="003D5655">
            <w:pPr>
              <w:pStyle w:val="Table"/>
              <w:jc w:val="center"/>
              <w:rPr>
                <w:del w:id="1691" w:author="Omkar Kulthe" w:date="2025-03-24T19:22:00Z"/>
                <w:lang w:val="en-IN" w:eastAsia="en-IN"/>
              </w:rPr>
            </w:pPr>
            <w:del w:id="1692" w:author="Omkar Kulthe" w:date="2025-03-24T19:22:00Z">
              <w:r w:rsidRPr="00214703" w:rsidDel="00B00D42">
                <w:rPr>
                  <w:lang w:val="en-IN" w:eastAsia="en-IN"/>
                </w:rPr>
                <w:delText>8</w:delText>
              </w:r>
            </w:del>
          </w:p>
        </w:tc>
        <w:tc>
          <w:tcPr>
            <w:tcW w:w="1218" w:type="dxa"/>
            <w:shd w:val="clear" w:color="auto" w:fill="auto"/>
            <w:tcMar>
              <w:top w:w="28" w:type="dxa"/>
              <w:left w:w="85" w:type="dxa"/>
              <w:right w:w="85" w:type="dxa"/>
            </w:tcMar>
            <w:vAlign w:val="center"/>
            <w:hideMark/>
          </w:tcPr>
          <w:p w14:paraId="23440BBB" w14:textId="1C89B41A" w:rsidR="00A03B63" w:rsidRPr="00214703" w:rsidDel="00B00D42" w:rsidRDefault="00A03B63" w:rsidP="003D5655">
            <w:pPr>
              <w:pStyle w:val="Table"/>
              <w:jc w:val="center"/>
              <w:rPr>
                <w:del w:id="1693" w:author="Omkar Kulthe" w:date="2025-03-24T19:22:00Z"/>
                <w:lang w:val="en-IN" w:eastAsia="en-IN"/>
              </w:rPr>
            </w:pPr>
            <w:del w:id="1694" w:author="Omkar Kulthe" w:date="2025-03-24T19:22:00Z">
              <w:r w:rsidRPr="00214703" w:rsidDel="00B00D42">
                <w:rPr>
                  <w:lang w:val="en-IN" w:eastAsia="en-IN"/>
                </w:rPr>
                <w:delText>16</w:delText>
              </w:r>
            </w:del>
          </w:p>
        </w:tc>
        <w:tc>
          <w:tcPr>
            <w:tcW w:w="1222" w:type="dxa"/>
            <w:shd w:val="clear" w:color="auto" w:fill="auto"/>
            <w:tcMar>
              <w:top w:w="28" w:type="dxa"/>
              <w:left w:w="85" w:type="dxa"/>
              <w:right w:w="85" w:type="dxa"/>
            </w:tcMar>
            <w:vAlign w:val="center"/>
            <w:hideMark/>
          </w:tcPr>
          <w:p w14:paraId="0482C8BF" w14:textId="453F961B" w:rsidR="00A03B63" w:rsidRPr="00214703" w:rsidDel="00B00D42" w:rsidRDefault="00A03B63" w:rsidP="003D5655">
            <w:pPr>
              <w:pStyle w:val="Table"/>
              <w:jc w:val="center"/>
              <w:rPr>
                <w:del w:id="1695" w:author="Omkar Kulthe" w:date="2025-03-24T19:22:00Z"/>
                <w:lang w:val="en-IN" w:eastAsia="en-IN"/>
              </w:rPr>
            </w:pPr>
            <w:del w:id="1696" w:author="Omkar Kulthe" w:date="2025-03-24T19:22:00Z">
              <w:r w:rsidRPr="00214703" w:rsidDel="00B00D42">
                <w:rPr>
                  <w:lang w:val="en-IN" w:eastAsia="en-IN"/>
                </w:rPr>
                <w:delText>8</w:delText>
              </w:r>
            </w:del>
          </w:p>
        </w:tc>
        <w:tc>
          <w:tcPr>
            <w:tcW w:w="1218" w:type="dxa"/>
            <w:shd w:val="clear" w:color="auto" w:fill="auto"/>
            <w:tcMar>
              <w:top w:w="28" w:type="dxa"/>
              <w:left w:w="85" w:type="dxa"/>
              <w:right w:w="85" w:type="dxa"/>
            </w:tcMar>
            <w:vAlign w:val="center"/>
            <w:hideMark/>
          </w:tcPr>
          <w:p w14:paraId="285C09A0" w14:textId="2A8D6486" w:rsidR="00A03B63" w:rsidRPr="00214703" w:rsidDel="00B00D42" w:rsidRDefault="00A03B63" w:rsidP="003D5655">
            <w:pPr>
              <w:pStyle w:val="Table"/>
              <w:jc w:val="center"/>
              <w:rPr>
                <w:del w:id="1697" w:author="Omkar Kulthe" w:date="2025-03-24T19:22:00Z"/>
                <w:lang w:val="en-IN" w:eastAsia="en-IN"/>
              </w:rPr>
            </w:pPr>
            <w:del w:id="1698" w:author="Omkar Kulthe" w:date="2025-03-24T19:22:00Z">
              <w:r w:rsidRPr="00214703" w:rsidDel="00B00D42">
                <w:rPr>
                  <w:lang w:val="en-IN" w:eastAsia="en-IN"/>
                </w:rPr>
                <w:delText>32</w:delText>
              </w:r>
            </w:del>
          </w:p>
        </w:tc>
        <w:tc>
          <w:tcPr>
            <w:tcW w:w="1222" w:type="dxa"/>
            <w:shd w:val="clear" w:color="auto" w:fill="auto"/>
            <w:tcMar>
              <w:top w:w="28" w:type="dxa"/>
              <w:left w:w="85" w:type="dxa"/>
              <w:right w:w="85" w:type="dxa"/>
            </w:tcMar>
            <w:vAlign w:val="center"/>
            <w:hideMark/>
          </w:tcPr>
          <w:p w14:paraId="6DEA087A" w14:textId="408222A7" w:rsidR="00A03B63" w:rsidRPr="00214703" w:rsidDel="00B00D42" w:rsidRDefault="00A03B63" w:rsidP="003D5655">
            <w:pPr>
              <w:pStyle w:val="Table"/>
              <w:jc w:val="center"/>
              <w:rPr>
                <w:del w:id="1699" w:author="Omkar Kulthe" w:date="2025-03-24T19:22:00Z"/>
                <w:lang w:val="en-IN" w:eastAsia="en-IN"/>
              </w:rPr>
            </w:pPr>
            <w:del w:id="1700" w:author="Omkar Kulthe" w:date="2025-03-24T19:22:00Z">
              <w:r w:rsidRPr="00214703" w:rsidDel="00B00D42">
                <w:rPr>
                  <w:lang w:val="en-IN" w:eastAsia="en-IN"/>
                </w:rPr>
                <w:delText>16</w:delText>
              </w:r>
            </w:del>
          </w:p>
        </w:tc>
      </w:tr>
      <w:tr w:rsidR="00CE13F5" w:rsidRPr="00214703" w:rsidDel="00B00D42" w14:paraId="6857CE89" w14:textId="67065489" w:rsidTr="00CE13F5">
        <w:trPr>
          <w:trHeight w:val="510"/>
          <w:del w:id="1701" w:author="Omkar Kulthe" w:date="2025-03-24T19:22:00Z"/>
        </w:trPr>
        <w:tc>
          <w:tcPr>
            <w:tcW w:w="1483" w:type="dxa"/>
            <w:shd w:val="clear" w:color="auto" w:fill="auto"/>
            <w:tcMar>
              <w:top w:w="28" w:type="dxa"/>
              <w:left w:w="85" w:type="dxa"/>
              <w:right w:w="85" w:type="dxa"/>
            </w:tcMar>
            <w:vAlign w:val="center"/>
            <w:hideMark/>
          </w:tcPr>
          <w:p w14:paraId="25D68203" w14:textId="078BC290" w:rsidR="00A03B63" w:rsidRPr="00214703" w:rsidDel="00B00D42" w:rsidRDefault="00A03B63" w:rsidP="003D5655">
            <w:pPr>
              <w:pStyle w:val="Table"/>
              <w:jc w:val="center"/>
              <w:rPr>
                <w:del w:id="1702" w:author="Omkar Kulthe" w:date="2025-03-24T19:22:00Z"/>
                <w:lang w:val="en-IN" w:eastAsia="en-IN"/>
              </w:rPr>
            </w:pPr>
            <w:del w:id="1703" w:author="Omkar Kulthe" w:date="2025-03-24T19:22:00Z">
              <w:r w:rsidRPr="00214703" w:rsidDel="00B00D42">
                <w:rPr>
                  <w:lang w:val="en-IN" w:eastAsia="en-IN"/>
                </w:rPr>
                <w:delText>4 cores per processor</w:delText>
              </w:r>
            </w:del>
          </w:p>
        </w:tc>
        <w:tc>
          <w:tcPr>
            <w:tcW w:w="1218" w:type="dxa"/>
            <w:shd w:val="clear" w:color="auto" w:fill="auto"/>
            <w:tcMar>
              <w:top w:w="28" w:type="dxa"/>
              <w:left w:w="85" w:type="dxa"/>
              <w:right w:w="85" w:type="dxa"/>
            </w:tcMar>
            <w:vAlign w:val="center"/>
            <w:hideMark/>
          </w:tcPr>
          <w:p w14:paraId="3146838F" w14:textId="63F64CE2" w:rsidR="00A03B63" w:rsidRPr="00214703" w:rsidDel="00B00D42" w:rsidRDefault="00A03B63" w:rsidP="003D5655">
            <w:pPr>
              <w:pStyle w:val="Table"/>
              <w:jc w:val="center"/>
              <w:rPr>
                <w:del w:id="1704" w:author="Omkar Kulthe" w:date="2025-03-24T19:22:00Z"/>
                <w:lang w:val="en-IN" w:eastAsia="en-IN"/>
              </w:rPr>
            </w:pPr>
            <w:del w:id="1705" w:author="Omkar Kulthe" w:date="2025-03-24T19:22:00Z">
              <w:r w:rsidRPr="00214703" w:rsidDel="00B00D42">
                <w:rPr>
                  <w:lang w:val="en-IN" w:eastAsia="en-IN"/>
                </w:rPr>
                <w:delText>16</w:delText>
              </w:r>
            </w:del>
          </w:p>
        </w:tc>
        <w:tc>
          <w:tcPr>
            <w:tcW w:w="1222" w:type="dxa"/>
            <w:shd w:val="clear" w:color="auto" w:fill="auto"/>
            <w:tcMar>
              <w:top w:w="28" w:type="dxa"/>
              <w:left w:w="85" w:type="dxa"/>
              <w:right w:w="85" w:type="dxa"/>
            </w:tcMar>
            <w:vAlign w:val="center"/>
            <w:hideMark/>
          </w:tcPr>
          <w:p w14:paraId="7931CFF3" w14:textId="7457AD9D" w:rsidR="00A03B63" w:rsidRPr="00214703" w:rsidDel="00B00D42" w:rsidRDefault="00A03B63" w:rsidP="003D5655">
            <w:pPr>
              <w:pStyle w:val="Table"/>
              <w:jc w:val="center"/>
              <w:rPr>
                <w:del w:id="1706" w:author="Omkar Kulthe" w:date="2025-03-24T19:22:00Z"/>
                <w:lang w:val="en-IN" w:eastAsia="en-IN"/>
              </w:rPr>
            </w:pPr>
            <w:del w:id="1707" w:author="Omkar Kulthe" w:date="2025-03-24T19:22:00Z">
              <w:r w:rsidRPr="00214703" w:rsidDel="00B00D42">
                <w:rPr>
                  <w:lang w:val="en-IN" w:eastAsia="en-IN"/>
                </w:rPr>
                <w:delText>8</w:delText>
              </w:r>
            </w:del>
          </w:p>
        </w:tc>
        <w:tc>
          <w:tcPr>
            <w:tcW w:w="1218" w:type="dxa"/>
            <w:shd w:val="clear" w:color="auto" w:fill="auto"/>
            <w:tcMar>
              <w:top w:w="28" w:type="dxa"/>
              <w:left w:w="85" w:type="dxa"/>
              <w:right w:w="85" w:type="dxa"/>
            </w:tcMar>
            <w:vAlign w:val="center"/>
            <w:hideMark/>
          </w:tcPr>
          <w:p w14:paraId="070396AA" w14:textId="05B0870E" w:rsidR="00A03B63" w:rsidRPr="00214703" w:rsidDel="00B00D42" w:rsidRDefault="00A03B63" w:rsidP="003D5655">
            <w:pPr>
              <w:pStyle w:val="Table"/>
              <w:jc w:val="center"/>
              <w:rPr>
                <w:del w:id="1708" w:author="Omkar Kulthe" w:date="2025-03-24T19:22:00Z"/>
                <w:lang w:val="en-IN" w:eastAsia="en-IN"/>
              </w:rPr>
            </w:pPr>
            <w:del w:id="1709" w:author="Omkar Kulthe" w:date="2025-03-24T19:22:00Z">
              <w:r w:rsidRPr="00214703" w:rsidDel="00B00D42">
                <w:rPr>
                  <w:lang w:val="en-IN" w:eastAsia="en-IN"/>
                </w:rPr>
                <w:delText>16</w:delText>
              </w:r>
            </w:del>
          </w:p>
        </w:tc>
        <w:tc>
          <w:tcPr>
            <w:tcW w:w="1222" w:type="dxa"/>
            <w:shd w:val="clear" w:color="auto" w:fill="auto"/>
            <w:tcMar>
              <w:top w:w="28" w:type="dxa"/>
              <w:left w:w="85" w:type="dxa"/>
              <w:right w:w="85" w:type="dxa"/>
            </w:tcMar>
            <w:vAlign w:val="center"/>
            <w:hideMark/>
          </w:tcPr>
          <w:p w14:paraId="2FB7B520" w14:textId="260121A2" w:rsidR="00A03B63" w:rsidRPr="00214703" w:rsidDel="00B00D42" w:rsidRDefault="00A03B63" w:rsidP="003D5655">
            <w:pPr>
              <w:pStyle w:val="Table"/>
              <w:jc w:val="center"/>
              <w:rPr>
                <w:del w:id="1710" w:author="Omkar Kulthe" w:date="2025-03-24T19:22:00Z"/>
                <w:lang w:val="en-IN" w:eastAsia="en-IN"/>
              </w:rPr>
            </w:pPr>
            <w:del w:id="1711" w:author="Omkar Kulthe" w:date="2025-03-24T19:22:00Z">
              <w:r w:rsidRPr="00214703" w:rsidDel="00B00D42">
                <w:rPr>
                  <w:lang w:val="en-IN" w:eastAsia="en-IN"/>
                </w:rPr>
                <w:delText>8</w:delText>
              </w:r>
            </w:del>
          </w:p>
        </w:tc>
        <w:tc>
          <w:tcPr>
            <w:tcW w:w="1218" w:type="dxa"/>
            <w:shd w:val="clear" w:color="auto" w:fill="auto"/>
            <w:tcMar>
              <w:top w:w="28" w:type="dxa"/>
              <w:left w:w="85" w:type="dxa"/>
              <w:right w:w="85" w:type="dxa"/>
            </w:tcMar>
            <w:vAlign w:val="center"/>
            <w:hideMark/>
          </w:tcPr>
          <w:p w14:paraId="35AC5D66" w14:textId="42E96066" w:rsidR="00A03B63" w:rsidRPr="00214703" w:rsidDel="00B00D42" w:rsidRDefault="00A03B63" w:rsidP="003D5655">
            <w:pPr>
              <w:pStyle w:val="Table"/>
              <w:jc w:val="center"/>
              <w:rPr>
                <w:del w:id="1712" w:author="Omkar Kulthe" w:date="2025-03-24T19:22:00Z"/>
                <w:lang w:val="en-IN" w:eastAsia="en-IN"/>
              </w:rPr>
            </w:pPr>
            <w:del w:id="1713" w:author="Omkar Kulthe" w:date="2025-03-24T19:22:00Z">
              <w:r w:rsidRPr="00214703" w:rsidDel="00B00D42">
                <w:rPr>
                  <w:lang w:val="en-IN" w:eastAsia="en-IN"/>
                </w:rPr>
                <w:delText>32</w:delText>
              </w:r>
            </w:del>
          </w:p>
        </w:tc>
        <w:tc>
          <w:tcPr>
            <w:tcW w:w="1222" w:type="dxa"/>
            <w:shd w:val="clear" w:color="auto" w:fill="auto"/>
            <w:tcMar>
              <w:top w:w="28" w:type="dxa"/>
              <w:left w:w="85" w:type="dxa"/>
              <w:right w:w="85" w:type="dxa"/>
            </w:tcMar>
            <w:vAlign w:val="center"/>
            <w:hideMark/>
          </w:tcPr>
          <w:p w14:paraId="3087E48D" w14:textId="1716F6CA" w:rsidR="00A03B63" w:rsidRPr="00214703" w:rsidDel="00B00D42" w:rsidRDefault="00A03B63" w:rsidP="003D5655">
            <w:pPr>
              <w:pStyle w:val="Table"/>
              <w:jc w:val="center"/>
              <w:rPr>
                <w:del w:id="1714" w:author="Omkar Kulthe" w:date="2025-03-24T19:22:00Z"/>
                <w:lang w:val="en-IN" w:eastAsia="en-IN"/>
              </w:rPr>
            </w:pPr>
            <w:del w:id="1715" w:author="Omkar Kulthe" w:date="2025-03-24T19:22:00Z">
              <w:r w:rsidRPr="00214703" w:rsidDel="00B00D42">
                <w:rPr>
                  <w:lang w:val="en-IN" w:eastAsia="en-IN"/>
                </w:rPr>
                <w:delText>16</w:delText>
              </w:r>
            </w:del>
          </w:p>
        </w:tc>
      </w:tr>
      <w:tr w:rsidR="00CE13F5" w:rsidRPr="00214703" w:rsidDel="00B00D42" w14:paraId="65FF34E6" w14:textId="1765D39E" w:rsidTr="00CE13F5">
        <w:trPr>
          <w:trHeight w:val="510"/>
          <w:del w:id="1716" w:author="Omkar Kulthe" w:date="2025-03-24T19:22:00Z"/>
        </w:trPr>
        <w:tc>
          <w:tcPr>
            <w:tcW w:w="1483" w:type="dxa"/>
            <w:shd w:val="clear" w:color="auto" w:fill="auto"/>
            <w:tcMar>
              <w:top w:w="28" w:type="dxa"/>
              <w:left w:w="85" w:type="dxa"/>
              <w:right w:w="85" w:type="dxa"/>
            </w:tcMar>
            <w:vAlign w:val="center"/>
            <w:hideMark/>
          </w:tcPr>
          <w:p w14:paraId="0B9B4B65" w14:textId="278C5900" w:rsidR="00A03B63" w:rsidRPr="00214703" w:rsidDel="00B00D42" w:rsidRDefault="00A03B63" w:rsidP="003D5655">
            <w:pPr>
              <w:pStyle w:val="Table"/>
              <w:jc w:val="center"/>
              <w:rPr>
                <w:del w:id="1717" w:author="Omkar Kulthe" w:date="2025-03-24T19:22:00Z"/>
                <w:lang w:val="en-IN" w:eastAsia="en-IN"/>
              </w:rPr>
            </w:pPr>
            <w:del w:id="1718" w:author="Omkar Kulthe" w:date="2025-03-24T19:22:00Z">
              <w:r w:rsidRPr="00214703" w:rsidDel="00B00D42">
                <w:rPr>
                  <w:lang w:val="en-IN" w:eastAsia="en-IN"/>
                </w:rPr>
                <w:delText>6 cores per processor</w:delText>
              </w:r>
            </w:del>
          </w:p>
        </w:tc>
        <w:tc>
          <w:tcPr>
            <w:tcW w:w="1218" w:type="dxa"/>
            <w:shd w:val="clear" w:color="auto" w:fill="auto"/>
            <w:tcMar>
              <w:top w:w="28" w:type="dxa"/>
              <w:left w:w="85" w:type="dxa"/>
              <w:right w:w="85" w:type="dxa"/>
            </w:tcMar>
            <w:vAlign w:val="center"/>
            <w:hideMark/>
          </w:tcPr>
          <w:p w14:paraId="5FA80B33" w14:textId="657F679C" w:rsidR="00A03B63" w:rsidRPr="00214703" w:rsidDel="00B00D42" w:rsidRDefault="00A03B63" w:rsidP="003D5655">
            <w:pPr>
              <w:pStyle w:val="Table"/>
              <w:jc w:val="center"/>
              <w:rPr>
                <w:del w:id="1719" w:author="Omkar Kulthe" w:date="2025-03-24T19:22:00Z"/>
                <w:lang w:val="en-IN" w:eastAsia="en-IN"/>
              </w:rPr>
            </w:pPr>
            <w:del w:id="1720" w:author="Omkar Kulthe" w:date="2025-03-24T19:22:00Z">
              <w:r w:rsidRPr="00214703" w:rsidDel="00B00D42">
                <w:rPr>
                  <w:lang w:val="en-IN" w:eastAsia="en-IN"/>
                </w:rPr>
                <w:delText>16</w:delText>
              </w:r>
            </w:del>
          </w:p>
        </w:tc>
        <w:tc>
          <w:tcPr>
            <w:tcW w:w="1222" w:type="dxa"/>
            <w:shd w:val="clear" w:color="auto" w:fill="auto"/>
            <w:tcMar>
              <w:top w:w="28" w:type="dxa"/>
              <w:left w:w="85" w:type="dxa"/>
              <w:right w:w="85" w:type="dxa"/>
            </w:tcMar>
            <w:vAlign w:val="center"/>
            <w:hideMark/>
          </w:tcPr>
          <w:p w14:paraId="4CC2957E" w14:textId="71659F58" w:rsidR="00A03B63" w:rsidRPr="00214703" w:rsidDel="00B00D42" w:rsidRDefault="00A03B63" w:rsidP="003D5655">
            <w:pPr>
              <w:pStyle w:val="Table"/>
              <w:jc w:val="center"/>
              <w:rPr>
                <w:del w:id="1721" w:author="Omkar Kulthe" w:date="2025-03-24T19:22:00Z"/>
                <w:lang w:val="en-IN" w:eastAsia="en-IN"/>
              </w:rPr>
            </w:pPr>
            <w:del w:id="1722" w:author="Omkar Kulthe" w:date="2025-03-24T19:22:00Z">
              <w:r w:rsidRPr="00214703" w:rsidDel="00B00D42">
                <w:rPr>
                  <w:lang w:val="en-IN" w:eastAsia="en-IN"/>
                </w:rPr>
                <w:delText>8</w:delText>
              </w:r>
            </w:del>
          </w:p>
        </w:tc>
        <w:tc>
          <w:tcPr>
            <w:tcW w:w="1218" w:type="dxa"/>
            <w:shd w:val="clear" w:color="auto" w:fill="auto"/>
            <w:tcMar>
              <w:top w:w="28" w:type="dxa"/>
              <w:left w:w="85" w:type="dxa"/>
              <w:right w:w="85" w:type="dxa"/>
            </w:tcMar>
            <w:vAlign w:val="center"/>
            <w:hideMark/>
          </w:tcPr>
          <w:p w14:paraId="5FEDE72D" w14:textId="0659B6F1" w:rsidR="00A03B63" w:rsidRPr="00214703" w:rsidDel="00B00D42" w:rsidRDefault="00A03B63" w:rsidP="003D5655">
            <w:pPr>
              <w:pStyle w:val="Table"/>
              <w:jc w:val="center"/>
              <w:rPr>
                <w:del w:id="1723" w:author="Omkar Kulthe" w:date="2025-03-24T19:22:00Z"/>
                <w:lang w:val="en-IN" w:eastAsia="en-IN"/>
              </w:rPr>
            </w:pPr>
            <w:del w:id="1724" w:author="Omkar Kulthe" w:date="2025-03-24T19:22:00Z">
              <w:r w:rsidRPr="00214703" w:rsidDel="00B00D42">
                <w:rPr>
                  <w:lang w:val="en-IN" w:eastAsia="en-IN"/>
                </w:rPr>
                <w:delText>16</w:delText>
              </w:r>
            </w:del>
          </w:p>
        </w:tc>
        <w:tc>
          <w:tcPr>
            <w:tcW w:w="1222" w:type="dxa"/>
            <w:shd w:val="clear" w:color="auto" w:fill="auto"/>
            <w:tcMar>
              <w:top w:w="28" w:type="dxa"/>
              <w:left w:w="85" w:type="dxa"/>
              <w:right w:w="85" w:type="dxa"/>
            </w:tcMar>
            <w:vAlign w:val="center"/>
            <w:hideMark/>
          </w:tcPr>
          <w:p w14:paraId="44CA9279" w14:textId="3E7DBB9E" w:rsidR="00A03B63" w:rsidRPr="00214703" w:rsidDel="00B00D42" w:rsidRDefault="00A03B63" w:rsidP="003D5655">
            <w:pPr>
              <w:pStyle w:val="Table"/>
              <w:jc w:val="center"/>
              <w:rPr>
                <w:del w:id="1725" w:author="Omkar Kulthe" w:date="2025-03-24T19:22:00Z"/>
                <w:lang w:val="en-IN" w:eastAsia="en-IN"/>
              </w:rPr>
            </w:pPr>
            <w:del w:id="1726" w:author="Omkar Kulthe" w:date="2025-03-24T19:22:00Z">
              <w:r w:rsidRPr="00214703" w:rsidDel="00B00D42">
                <w:rPr>
                  <w:lang w:val="en-IN" w:eastAsia="en-IN"/>
                </w:rPr>
                <w:delText>8</w:delText>
              </w:r>
            </w:del>
          </w:p>
        </w:tc>
        <w:tc>
          <w:tcPr>
            <w:tcW w:w="1218" w:type="dxa"/>
            <w:shd w:val="clear" w:color="auto" w:fill="auto"/>
            <w:tcMar>
              <w:top w:w="28" w:type="dxa"/>
              <w:left w:w="85" w:type="dxa"/>
              <w:right w:w="85" w:type="dxa"/>
            </w:tcMar>
            <w:vAlign w:val="center"/>
            <w:hideMark/>
          </w:tcPr>
          <w:p w14:paraId="2A61FFBA" w14:textId="4C73B099" w:rsidR="00A03B63" w:rsidRPr="00214703" w:rsidDel="00B00D42" w:rsidRDefault="00A03B63" w:rsidP="003D5655">
            <w:pPr>
              <w:pStyle w:val="Table"/>
              <w:jc w:val="center"/>
              <w:rPr>
                <w:del w:id="1727" w:author="Omkar Kulthe" w:date="2025-03-24T19:22:00Z"/>
                <w:lang w:val="en-IN" w:eastAsia="en-IN"/>
              </w:rPr>
            </w:pPr>
            <w:del w:id="1728" w:author="Omkar Kulthe" w:date="2025-03-24T19:22:00Z">
              <w:r w:rsidRPr="00214703" w:rsidDel="00B00D42">
                <w:rPr>
                  <w:lang w:val="en-IN" w:eastAsia="en-IN"/>
                </w:rPr>
                <w:delText>32</w:delText>
              </w:r>
            </w:del>
          </w:p>
        </w:tc>
        <w:tc>
          <w:tcPr>
            <w:tcW w:w="1222" w:type="dxa"/>
            <w:shd w:val="clear" w:color="auto" w:fill="auto"/>
            <w:tcMar>
              <w:top w:w="28" w:type="dxa"/>
              <w:left w:w="85" w:type="dxa"/>
              <w:right w:w="85" w:type="dxa"/>
            </w:tcMar>
            <w:vAlign w:val="center"/>
            <w:hideMark/>
          </w:tcPr>
          <w:p w14:paraId="0C9C5F43" w14:textId="082BE7BC" w:rsidR="00A03B63" w:rsidRPr="00214703" w:rsidDel="00B00D42" w:rsidRDefault="00A03B63" w:rsidP="003D5655">
            <w:pPr>
              <w:pStyle w:val="Table"/>
              <w:jc w:val="center"/>
              <w:rPr>
                <w:del w:id="1729" w:author="Omkar Kulthe" w:date="2025-03-24T19:22:00Z"/>
                <w:lang w:val="en-IN" w:eastAsia="en-IN"/>
              </w:rPr>
            </w:pPr>
            <w:del w:id="1730" w:author="Omkar Kulthe" w:date="2025-03-24T19:22:00Z">
              <w:r w:rsidRPr="00214703" w:rsidDel="00B00D42">
                <w:rPr>
                  <w:lang w:val="en-IN" w:eastAsia="en-IN"/>
                </w:rPr>
                <w:delText>16</w:delText>
              </w:r>
            </w:del>
          </w:p>
        </w:tc>
      </w:tr>
      <w:tr w:rsidR="00CE13F5" w:rsidRPr="00214703" w:rsidDel="00B00D42" w14:paraId="28392603" w14:textId="6759A503" w:rsidTr="00CE13F5">
        <w:trPr>
          <w:trHeight w:val="510"/>
          <w:del w:id="1731" w:author="Omkar Kulthe" w:date="2025-03-24T19:22:00Z"/>
        </w:trPr>
        <w:tc>
          <w:tcPr>
            <w:tcW w:w="1483" w:type="dxa"/>
            <w:shd w:val="clear" w:color="auto" w:fill="auto"/>
            <w:tcMar>
              <w:top w:w="28" w:type="dxa"/>
              <w:left w:w="85" w:type="dxa"/>
              <w:right w:w="85" w:type="dxa"/>
            </w:tcMar>
            <w:vAlign w:val="center"/>
            <w:hideMark/>
          </w:tcPr>
          <w:p w14:paraId="0A9D582A" w14:textId="57A3BF6F" w:rsidR="00A03B63" w:rsidRPr="00214703" w:rsidDel="00B00D42" w:rsidRDefault="00A03B63" w:rsidP="003D5655">
            <w:pPr>
              <w:pStyle w:val="Table"/>
              <w:jc w:val="center"/>
              <w:rPr>
                <w:del w:id="1732" w:author="Omkar Kulthe" w:date="2025-03-24T19:22:00Z"/>
                <w:lang w:val="en-IN" w:eastAsia="en-IN"/>
              </w:rPr>
            </w:pPr>
            <w:del w:id="1733" w:author="Omkar Kulthe" w:date="2025-03-24T19:22:00Z">
              <w:r w:rsidRPr="00214703" w:rsidDel="00B00D42">
                <w:rPr>
                  <w:lang w:val="en-IN" w:eastAsia="en-IN"/>
                </w:rPr>
                <w:delText>8 cores per processor</w:delText>
              </w:r>
            </w:del>
          </w:p>
        </w:tc>
        <w:tc>
          <w:tcPr>
            <w:tcW w:w="1218" w:type="dxa"/>
            <w:shd w:val="clear" w:color="auto" w:fill="auto"/>
            <w:tcMar>
              <w:top w:w="28" w:type="dxa"/>
              <w:left w:w="85" w:type="dxa"/>
              <w:right w:w="85" w:type="dxa"/>
            </w:tcMar>
            <w:vAlign w:val="center"/>
            <w:hideMark/>
          </w:tcPr>
          <w:p w14:paraId="514BF95B" w14:textId="08E7C9E4" w:rsidR="00A03B63" w:rsidRPr="00214703" w:rsidDel="00B00D42" w:rsidRDefault="00A03B63" w:rsidP="003D5655">
            <w:pPr>
              <w:pStyle w:val="Table"/>
              <w:jc w:val="center"/>
              <w:rPr>
                <w:del w:id="1734" w:author="Omkar Kulthe" w:date="2025-03-24T19:22:00Z"/>
                <w:lang w:val="en-IN" w:eastAsia="en-IN"/>
              </w:rPr>
            </w:pPr>
            <w:del w:id="1735" w:author="Omkar Kulthe" w:date="2025-03-24T19:22:00Z">
              <w:r w:rsidRPr="00214703" w:rsidDel="00B00D42">
                <w:rPr>
                  <w:lang w:val="en-IN" w:eastAsia="en-IN"/>
                </w:rPr>
                <w:delText>16</w:delText>
              </w:r>
            </w:del>
          </w:p>
        </w:tc>
        <w:tc>
          <w:tcPr>
            <w:tcW w:w="1222" w:type="dxa"/>
            <w:shd w:val="clear" w:color="auto" w:fill="auto"/>
            <w:tcMar>
              <w:top w:w="28" w:type="dxa"/>
              <w:left w:w="85" w:type="dxa"/>
              <w:right w:w="85" w:type="dxa"/>
            </w:tcMar>
            <w:vAlign w:val="center"/>
            <w:hideMark/>
          </w:tcPr>
          <w:p w14:paraId="6AA9F771" w14:textId="05F347D0" w:rsidR="00A03B63" w:rsidRPr="00214703" w:rsidDel="00B00D42" w:rsidRDefault="00A03B63" w:rsidP="003D5655">
            <w:pPr>
              <w:pStyle w:val="Table"/>
              <w:jc w:val="center"/>
              <w:rPr>
                <w:del w:id="1736" w:author="Omkar Kulthe" w:date="2025-03-24T19:22:00Z"/>
                <w:lang w:val="en-IN" w:eastAsia="en-IN"/>
              </w:rPr>
            </w:pPr>
            <w:del w:id="1737" w:author="Omkar Kulthe" w:date="2025-03-24T19:22:00Z">
              <w:r w:rsidRPr="00214703" w:rsidDel="00B00D42">
                <w:rPr>
                  <w:lang w:val="en-IN" w:eastAsia="en-IN"/>
                </w:rPr>
                <w:delText>8</w:delText>
              </w:r>
            </w:del>
          </w:p>
        </w:tc>
        <w:tc>
          <w:tcPr>
            <w:tcW w:w="1218" w:type="dxa"/>
            <w:shd w:val="clear" w:color="auto" w:fill="auto"/>
            <w:tcMar>
              <w:top w:w="28" w:type="dxa"/>
              <w:left w:w="85" w:type="dxa"/>
              <w:right w:w="85" w:type="dxa"/>
            </w:tcMar>
            <w:vAlign w:val="center"/>
            <w:hideMark/>
          </w:tcPr>
          <w:p w14:paraId="15868CA9" w14:textId="3BCE4718" w:rsidR="00A03B63" w:rsidRPr="00214703" w:rsidDel="00B00D42" w:rsidRDefault="00A03B63" w:rsidP="003D5655">
            <w:pPr>
              <w:pStyle w:val="Table"/>
              <w:jc w:val="center"/>
              <w:rPr>
                <w:del w:id="1738" w:author="Omkar Kulthe" w:date="2025-03-24T19:22:00Z"/>
                <w:lang w:val="en-IN" w:eastAsia="en-IN"/>
              </w:rPr>
            </w:pPr>
            <w:del w:id="1739" w:author="Omkar Kulthe" w:date="2025-03-24T19:22:00Z">
              <w:r w:rsidRPr="00214703" w:rsidDel="00B00D42">
                <w:rPr>
                  <w:lang w:val="en-IN" w:eastAsia="en-IN"/>
                </w:rPr>
                <w:delText>16</w:delText>
              </w:r>
            </w:del>
          </w:p>
        </w:tc>
        <w:tc>
          <w:tcPr>
            <w:tcW w:w="1222" w:type="dxa"/>
            <w:shd w:val="clear" w:color="auto" w:fill="auto"/>
            <w:tcMar>
              <w:top w:w="28" w:type="dxa"/>
              <w:left w:w="85" w:type="dxa"/>
              <w:right w:w="85" w:type="dxa"/>
            </w:tcMar>
            <w:vAlign w:val="center"/>
            <w:hideMark/>
          </w:tcPr>
          <w:p w14:paraId="65CEE45E" w14:textId="16186EC6" w:rsidR="00A03B63" w:rsidRPr="00214703" w:rsidDel="00B00D42" w:rsidRDefault="00A03B63" w:rsidP="003D5655">
            <w:pPr>
              <w:pStyle w:val="Table"/>
              <w:jc w:val="center"/>
              <w:rPr>
                <w:del w:id="1740" w:author="Omkar Kulthe" w:date="2025-03-24T19:22:00Z"/>
                <w:lang w:val="en-IN" w:eastAsia="en-IN"/>
              </w:rPr>
            </w:pPr>
            <w:del w:id="1741" w:author="Omkar Kulthe" w:date="2025-03-24T19:22:00Z">
              <w:r w:rsidRPr="00214703" w:rsidDel="00B00D42">
                <w:rPr>
                  <w:lang w:val="en-IN" w:eastAsia="en-IN"/>
                </w:rPr>
                <w:delText>8</w:delText>
              </w:r>
            </w:del>
          </w:p>
        </w:tc>
        <w:tc>
          <w:tcPr>
            <w:tcW w:w="1218" w:type="dxa"/>
            <w:shd w:val="clear" w:color="auto" w:fill="auto"/>
            <w:tcMar>
              <w:top w:w="28" w:type="dxa"/>
              <w:left w:w="85" w:type="dxa"/>
              <w:right w:w="85" w:type="dxa"/>
            </w:tcMar>
            <w:vAlign w:val="center"/>
            <w:hideMark/>
          </w:tcPr>
          <w:p w14:paraId="4D1BD419" w14:textId="3BE79B73" w:rsidR="00A03B63" w:rsidRPr="00214703" w:rsidDel="00B00D42" w:rsidRDefault="00A03B63" w:rsidP="003D5655">
            <w:pPr>
              <w:pStyle w:val="Table"/>
              <w:jc w:val="center"/>
              <w:rPr>
                <w:del w:id="1742" w:author="Omkar Kulthe" w:date="2025-03-24T19:22:00Z"/>
                <w:lang w:val="en-IN" w:eastAsia="en-IN"/>
              </w:rPr>
            </w:pPr>
            <w:del w:id="1743" w:author="Omkar Kulthe" w:date="2025-03-24T19:22:00Z">
              <w:r w:rsidRPr="00214703" w:rsidDel="00B00D42">
                <w:rPr>
                  <w:lang w:val="en-IN" w:eastAsia="en-IN"/>
                </w:rPr>
                <w:delText>32</w:delText>
              </w:r>
            </w:del>
          </w:p>
        </w:tc>
        <w:tc>
          <w:tcPr>
            <w:tcW w:w="1222" w:type="dxa"/>
            <w:shd w:val="clear" w:color="auto" w:fill="auto"/>
            <w:tcMar>
              <w:top w:w="28" w:type="dxa"/>
              <w:left w:w="85" w:type="dxa"/>
              <w:right w:w="85" w:type="dxa"/>
            </w:tcMar>
            <w:vAlign w:val="center"/>
            <w:hideMark/>
          </w:tcPr>
          <w:p w14:paraId="3FA496C7" w14:textId="15332D32" w:rsidR="00A03B63" w:rsidRPr="00214703" w:rsidDel="00B00D42" w:rsidRDefault="00A03B63" w:rsidP="003D5655">
            <w:pPr>
              <w:pStyle w:val="Table"/>
              <w:jc w:val="center"/>
              <w:rPr>
                <w:del w:id="1744" w:author="Omkar Kulthe" w:date="2025-03-24T19:22:00Z"/>
                <w:lang w:val="en-IN" w:eastAsia="en-IN"/>
              </w:rPr>
            </w:pPr>
            <w:del w:id="1745" w:author="Omkar Kulthe" w:date="2025-03-24T19:22:00Z">
              <w:r w:rsidRPr="00214703" w:rsidDel="00B00D42">
                <w:rPr>
                  <w:lang w:val="en-IN" w:eastAsia="en-IN"/>
                </w:rPr>
                <w:delText>16</w:delText>
              </w:r>
            </w:del>
          </w:p>
        </w:tc>
      </w:tr>
      <w:tr w:rsidR="00CE13F5" w:rsidRPr="00214703" w:rsidDel="00B00D42" w14:paraId="7D6794EC" w14:textId="1E5F788B" w:rsidTr="00CE13F5">
        <w:trPr>
          <w:trHeight w:val="167"/>
          <w:del w:id="1746" w:author="Omkar Kulthe" w:date="2025-03-24T19:22:00Z"/>
        </w:trPr>
        <w:tc>
          <w:tcPr>
            <w:tcW w:w="1483" w:type="dxa"/>
            <w:shd w:val="clear" w:color="auto" w:fill="auto"/>
            <w:tcMar>
              <w:top w:w="28" w:type="dxa"/>
              <w:left w:w="85" w:type="dxa"/>
              <w:right w:w="85" w:type="dxa"/>
            </w:tcMar>
            <w:vAlign w:val="center"/>
            <w:hideMark/>
          </w:tcPr>
          <w:p w14:paraId="33741323" w14:textId="5BAB1527" w:rsidR="00A03B63" w:rsidRPr="00214703" w:rsidDel="00B00D42" w:rsidRDefault="00A03B63" w:rsidP="003D5655">
            <w:pPr>
              <w:pStyle w:val="Table"/>
              <w:jc w:val="center"/>
              <w:rPr>
                <w:del w:id="1747" w:author="Omkar Kulthe" w:date="2025-03-24T19:22:00Z"/>
                <w:lang w:val="en-IN" w:eastAsia="en-IN"/>
              </w:rPr>
            </w:pPr>
            <w:del w:id="1748" w:author="Omkar Kulthe" w:date="2025-03-24T19:22:00Z">
              <w:r w:rsidRPr="00214703" w:rsidDel="00B00D42">
                <w:rPr>
                  <w:lang w:val="en-IN" w:eastAsia="en-IN"/>
                </w:rPr>
                <w:delText>10 cores per processor</w:delText>
              </w:r>
            </w:del>
          </w:p>
        </w:tc>
        <w:tc>
          <w:tcPr>
            <w:tcW w:w="1218" w:type="dxa"/>
            <w:shd w:val="clear" w:color="auto" w:fill="auto"/>
            <w:tcMar>
              <w:top w:w="28" w:type="dxa"/>
              <w:left w:w="85" w:type="dxa"/>
              <w:right w:w="85" w:type="dxa"/>
            </w:tcMar>
            <w:vAlign w:val="center"/>
            <w:hideMark/>
          </w:tcPr>
          <w:p w14:paraId="070EFB96" w14:textId="2AE17C59" w:rsidR="00A03B63" w:rsidRPr="00214703" w:rsidDel="00B00D42" w:rsidRDefault="00A03B63" w:rsidP="003D5655">
            <w:pPr>
              <w:pStyle w:val="Table"/>
              <w:jc w:val="center"/>
              <w:rPr>
                <w:del w:id="1749" w:author="Omkar Kulthe" w:date="2025-03-24T19:22:00Z"/>
                <w:lang w:val="en-IN" w:eastAsia="en-IN"/>
              </w:rPr>
            </w:pPr>
            <w:del w:id="1750" w:author="Omkar Kulthe" w:date="2025-03-24T19:22:00Z">
              <w:r w:rsidRPr="00214703" w:rsidDel="00B00D42">
                <w:rPr>
                  <w:lang w:val="en-IN" w:eastAsia="en-IN"/>
                </w:rPr>
                <w:delText>16</w:delText>
              </w:r>
            </w:del>
          </w:p>
        </w:tc>
        <w:tc>
          <w:tcPr>
            <w:tcW w:w="1222" w:type="dxa"/>
            <w:shd w:val="clear" w:color="auto" w:fill="auto"/>
            <w:tcMar>
              <w:top w:w="28" w:type="dxa"/>
              <w:left w:w="85" w:type="dxa"/>
              <w:right w:w="85" w:type="dxa"/>
            </w:tcMar>
            <w:vAlign w:val="center"/>
            <w:hideMark/>
          </w:tcPr>
          <w:p w14:paraId="64D6631C" w14:textId="7B3F58D4" w:rsidR="00A03B63" w:rsidRPr="00214703" w:rsidDel="00B00D42" w:rsidRDefault="00A03B63" w:rsidP="003D5655">
            <w:pPr>
              <w:pStyle w:val="Table"/>
              <w:jc w:val="center"/>
              <w:rPr>
                <w:del w:id="1751" w:author="Omkar Kulthe" w:date="2025-03-24T19:22:00Z"/>
                <w:lang w:val="en-IN" w:eastAsia="en-IN"/>
              </w:rPr>
            </w:pPr>
            <w:del w:id="1752" w:author="Omkar Kulthe" w:date="2025-03-24T19:22:00Z">
              <w:r w:rsidRPr="00214703" w:rsidDel="00B00D42">
                <w:rPr>
                  <w:lang w:val="en-IN" w:eastAsia="en-IN"/>
                </w:rPr>
                <w:delText>8</w:delText>
              </w:r>
            </w:del>
          </w:p>
        </w:tc>
        <w:tc>
          <w:tcPr>
            <w:tcW w:w="1218" w:type="dxa"/>
            <w:shd w:val="clear" w:color="auto" w:fill="auto"/>
            <w:tcMar>
              <w:top w:w="28" w:type="dxa"/>
              <w:left w:w="85" w:type="dxa"/>
              <w:right w:w="85" w:type="dxa"/>
            </w:tcMar>
            <w:vAlign w:val="center"/>
            <w:hideMark/>
          </w:tcPr>
          <w:p w14:paraId="0FA51D2A" w14:textId="517B9162" w:rsidR="00A03B63" w:rsidRPr="00214703" w:rsidDel="00B00D42" w:rsidRDefault="00A03B63" w:rsidP="003D5655">
            <w:pPr>
              <w:pStyle w:val="Table"/>
              <w:jc w:val="center"/>
              <w:rPr>
                <w:del w:id="1753" w:author="Omkar Kulthe" w:date="2025-03-24T19:22:00Z"/>
                <w:lang w:val="en-IN" w:eastAsia="en-IN"/>
              </w:rPr>
            </w:pPr>
            <w:del w:id="1754" w:author="Omkar Kulthe" w:date="2025-03-24T19:22:00Z">
              <w:r w:rsidRPr="00214703" w:rsidDel="00B00D42">
                <w:rPr>
                  <w:lang w:val="en-IN" w:eastAsia="en-IN"/>
                </w:rPr>
                <w:delText>20</w:delText>
              </w:r>
            </w:del>
          </w:p>
        </w:tc>
        <w:tc>
          <w:tcPr>
            <w:tcW w:w="1222" w:type="dxa"/>
            <w:shd w:val="clear" w:color="auto" w:fill="auto"/>
            <w:tcMar>
              <w:top w:w="28" w:type="dxa"/>
              <w:left w:w="85" w:type="dxa"/>
              <w:right w:w="85" w:type="dxa"/>
            </w:tcMar>
            <w:vAlign w:val="center"/>
            <w:hideMark/>
          </w:tcPr>
          <w:p w14:paraId="4C5C8EA0" w14:textId="6C474D13" w:rsidR="00A03B63" w:rsidRPr="00214703" w:rsidDel="00B00D42" w:rsidRDefault="00A03B63" w:rsidP="003D5655">
            <w:pPr>
              <w:pStyle w:val="Table"/>
              <w:jc w:val="center"/>
              <w:rPr>
                <w:del w:id="1755" w:author="Omkar Kulthe" w:date="2025-03-24T19:22:00Z"/>
                <w:lang w:val="en-IN" w:eastAsia="en-IN"/>
              </w:rPr>
            </w:pPr>
            <w:del w:id="1756" w:author="Omkar Kulthe" w:date="2025-03-24T19:22:00Z">
              <w:r w:rsidRPr="00214703" w:rsidDel="00B00D42">
                <w:rPr>
                  <w:lang w:val="en-IN" w:eastAsia="en-IN"/>
                </w:rPr>
                <w:delText>10</w:delText>
              </w:r>
            </w:del>
          </w:p>
        </w:tc>
        <w:tc>
          <w:tcPr>
            <w:tcW w:w="1218" w:type="dxa"/>
            <w:shd w:val="clear" w:color="auto" w:fill="auto"/>
            <w:tcMar>
              <w:top w:w="28" w:type="dxa"/>
              <w:left w:w="85" w:type="dxa"/>
              <w:right w:w="85" w:type="dxa"/>
            </w:tcMar>
            <w:vAlign w:val="center"/>
            <w:hideMark/>
          </w:tcPr>
          <w:p w14:paraId="15D87D13" w14:textId="645BCD73" w:rsidR="00A03B63" w:rsidRPr="00214703" w:rsidDel="00B00D42" w:rsidRDefault="00A03B63" w:rsidP="003D5655">
            <w:pPr>
              <w:pStyle w:val="Table"/>
              <w:jc w:val="center"/>
              <w:rPr>
                <w:del w:id="1757" w:author="Omkar Kulthe" w:date="2025-03-24T19:22:00Z"/>
                <w:lang w:val="en-IN" w:eastAsia="en-IN"/>
              </w:rPr>
            </w:pPr>
            <w:del w:id="1758" w:author="Omkar Kulthe" w:date="2025-03-24T19:22:00Z">
              <w:r w:rsidRPr="00214703" w:rsidDel="00B00D42">
                <w:rPr>
                  <w:lang w:val="en-IN" w:eastAsia="en-IN"/>
                </w:rPr>
                <w:delText>40</w:delText>
              </w:r>
            </w:del>
          </w:p>
        </w:tc>
        <w:tc>
          <w:tcPr>
            <w:tcW w:w="1222" w:type="dxa"/>
            <w:shd w:val="clear" w:color="auto" w:fill="auto"/>
            <w:tcMar>
              <w:top w:w="28" w:type="dxa"/>
              <w:left w:w="85" w:type="dxa"/>
              <w:right w:w="85" w:type="dxa"/>
            </w:tcMar>
            <w:vAlign w:val="center"/>
            <w:hideMark/>
          </w:tcPr>
          <w:p w14:paraId="2D42F96D" w14:textId="72AE28C8" w:rsidR="00A03B63" w:rsidRPr="00214703" w:rsidDel="00B00D42" w:rsidRDefault="00A03B63" w:rsidP="003D5655">
            <w:pPr>
              <w:pStyle w:val="Table"/>
              <w:jc w:val="center"/>
              <w:rPr>
                <w:del w:id="1759" w:author="Omkar Kulthe" w:date="2025-03-24T19:22:00Z"/>
                <w:lang w:val="en-IN" w:eastAsia="en-IN"/>
              </w:rPr>
            </w:pPr>
            <w:del w:id="1760" w:author="Omkar Kulthe" w:date="2025-03-24T19:22:00Z">
              <w:r w:rsidRPr="00214703" w:rsidDel="00B00D42">
                <w:rPr>
                  <w:lang w:val="en-IN" w:eastAsia="en-IN"/>
                </w:rPr>
                <w:delText>20</w:delText>
              </w:r>
            </w:del>
          </w:p>
        </w:tc>
      </w:tr>
    </w:tbl>
    <w:p w14:paraId="09C92922" w14:textId="77777777" w:rsidR="00A03B63" w:rsidRDefault="00A03B63" w:rsidP="00A03B63">
      <w:pPr>
        <w:jc w:val="both"/>
        <w:rPr>
          <w:ins w:id="1761" w:author="Omkar Kulthe" w:date="2025-03-24T18:42:00Z"/>
        </w:rPr>
      </w:pPr>
    </w:p>
    <w:p w14:paraId="32FC97E4" w14:textId="77777777" w:rsidR="001946E7" w:rsidRDefault="001946E7" w:rsidP="00A03B63">
      <w:pPr>
        <w:jc w:val="both"/>
        <w:rPr>
          <w:ins w:id="1762" w:author="Omkar Kulthe" w:date="2025-03-24T18:42:00Z"/>
        </w:rPr>
      </w:pPr>
    </w:p>
    <w:p w14:paraId="47543C96" w14:textId="77777777" w:rsidR="001946E7" w:rsidRDefault="001946E7" w:rsidP="00A03B63">
      <w:pPr>
        <w:jc w:val="both"/>
        <w:rPr>
          <w:ins w:id="1763" w:author="Omkar Kulthe" w:date="2025-03-24T18:42:00Z"/>
        </w:rPr>
      </w:pPr>
    </w:p>
    <w:p w14:paraId="383CEFC9" w14:textId="77777777" w:rsidR="001946E7" w:rsidRDefault="001946E7" w:rsidP="00A03B63">
      <w:pPr>
        <w:jc w:val="both"/>
        <w:rPr>
          <w:ins w:id="1764" w:author="Omkar Kulthe" w:date="2025-03-24T18:42:00Z"/>
        </w:rPr>
      </w:pPr>
    </w:p>
    <w:p w14:paraId="0687AD40" w14:textId="17F79986" w:rsidR="001946E7" w:rsidDel="000B6FA3" w:rsidRDefault="001946E7" w:rsidP="00A03B63">
      <w:pPr>
        <w:jc w:val="both"/>
        <w:rPr>
          <w:del w:id="1765" w:author="Omkar Kulthe" w:date="2025-03-24T18:52:00Z"/>
        </w:rPr>
      </w:pPr>
    </w:p>
    <w:p w14:paraId="053BB986" w14:textId="77777777" w:rsidR="00A03B63" w:rsidRPr="008C2ADF" w:rsidDel="00617298" w:rsidRDefault="00A03B63" w:rsidP="00A03B63">
      <w:pPr>
        <w:pStyle w:val="Heading3"/>
        <w:numPr>
          <w:ilvl w:val="2"/>
          <w:numId w:val="1"/>
        </w:numPr>
        <w:tabs>
          <w:tab w:val="clear" w:pos="360"/>
        </w:tabs>
        <w:ind w:hanging="357"/>
        <w:rPr>
          <w:del w:id="1766" w:author="Omkar Kulthe" w:date="2025-03-24T18:54:00Z"/>
        </w:rPr>
      </w:pPr>
      <w:bookmarkStart w:id="1767" w:name="_Toc154499752"/>
      <w:bookmarkStart w:id="1768" w:name="_Toc155084350"/>
      <w:del w:id="1769" w:author="Omkar Kulthe" w:date="2025-03-24T18:54:00Z">
        <w:r w:rsidRPr="00C72D96" w:rsidDel="00617298">
          <w:delText>Windows</w:delText>
        </w:r>
        <w:r w:rsidRPr="008C2ADF" w:rsidDel="00617298">
          <w:rPr>
            <w:spacing w:val="-6"/>
          </w:rPr>
          <w:delText xml:space="preserve"> </w:delText>
        </w:r>
        <w:r w:rsidRPr="00C72D96" w:rsidDel="00617298">
          <w:delText>Server</w:delText>
        </w:r>
        <w:r w:rsidRPr="008C2ADF" w:rsidDel="00617298">
          <w:rPr>
            <w:spacing w:val="-6"/>
          </w:rPr>
          <w:delText xml:space="preserve"> </w:delText>
        </w:r>
        <w:r w:rsidRPr="00C72D96" w:rsidDel="00617298">
          <w:delText>Standard</w:delText>
        </w:r>
        <w:bookmarkEnd w:id="1767"/>
        <w:bookmarkEnd w:id="1768"/>
      </w:del>
    </w:p>
    <w:p w14:paraId="5F48F7AF" w14:textId="77777777" w:rsidR="00A03B63" w:rsidRPr="00617298" w:rsidDel="00617298" w:rsidRDefault="00A03B63">
      <w:pPr>
        <w:pStyle w:val="Heading3"/>
        <w:numPr>
          <w:ilvl w:val="2"/>
          <w:numId w:val="1"/>
        </w:numPr>
        <w:tabs>
          <w:tab w:val="clear" w:pos="360"/>
        </w:tabs>
        <w:ind w:hanging="357"/>
        <w:rPr>
          <w:del w:id="1770" w:author="Omkar Kulthe" w:date="2025-03-24T18:54:00Z"/>
          <w:sz w:val="16"/>
          <w:szCs w:val="16"/>
          <w:rPrChange w:id="1771" w:author="Omkar Kulthe" w:date="2025-03-24T18:54:00Z">
            <w:rPr>
              <w:del w:id="1772" w:author="Omkar Kulthe" w:date="2025-03-24T18:54:00Z"/>
            </w:rPr>
          </w:rPrChange>
        </w:rPr>
        <w:pPrChange w:id="1773" w:author="Omkar Kulthe" w:date="2025-03-24T18:54:00Z">
          <w:pPr>
            <w:pStyle w:val="BodyText"/>
            <w:ind w:left="1254" w:right="4511"/>
          </w:pPr>
        </w:pPrChange>
      </w:pPr>
    </w:p>
    <w:p w14:paraId="0D52E2A6" w14:textId="77777777" w:rsidR="00A03B63" w:rsidRPr="0023754F" w:rsidDel="00617298" w:rsidRDefault="00A03B63" w:rsidP="00A03B63">
      <w:pPr>
        <w:jc w:val="both"/>
        <w:rPr>
          <w:del w:id="1774" w:author="Omkar Kulthe" w:date="2025-03-24T18:54:00Z"/>
        </w:rPr>
      </w:pPr>
      <w:del w:id="1775" w:author="Omkar Kulthe" w:date="2025-03-24T18:54:00Z">
        <w:r w:rsidRPr="0023754F" w:rsidDel="00617298">
          <w:delText>Per core licensing model for physical operating system OSE</w:delText>
        </w:r>
        <w:r w:rsidRPr="0023754F" w:rsidDel="00617298">
          <w:rPr>
            <w:spacing w:val="-62"/>
          </w:rPr>
          <w:delText xml:space="preserve"> </w:delText>
        </w:r>
        <w:r w:rsidRPr="0023754F" w:rsidDel="00617298">
          <w:delText>Allows</w:delText>
        </w:r>
        <w:r w:rsidRPr="0023754F" w:rsidDel="00617298">
          <w:rPr>
            <w:spacing w:val="-3"/>
          </w:rPr>
          <w:delText xml:space="preserve"> </w:delText>
        </w:r>
        <w:r w:rsidRPr="0023754F" w:rsidDel="00617298">
          <w:delText>(2)</w:delText>
        </w:r>
        <w:r w:rsidRPr="0023754F" w:rsidDel="00617298">
          <w:rPr>
            <w:spacing w:val="-3"/>
          </w:rPr>
          <w:delText xml:space="preserve"> </w:delText>
        </w:r>
        <w:r w:rsidRPr="0023754F" w:rsidDel="00617298">
          <w:delText>virtual</w:delText>
        </w:r>
        <w:r w:rsidRPr="0023754F" w:rsidDel="00617298">
          <w:rPr>
            <w:spacing w:val="-1"/>
          </w:rPr>
          <w:delText xml:space="preserve"> </w:delText>
        </w:r>
        <w:r w:rsidRPr="0023754F" w:rsidDel="00617298">
          <w:delText>OSE</w:delText>
        </w:r>
        <w:r w:rsidRPr="0023754F" w:rsidDel="00617298">
          <w:rPr>
            <w:spacing w:val="-3"/>
          </w:rPr>
          <w:delText xml:space="preserve"> </w:delText>
        </w:r>
        <w:r w:rsidRPr="0023754F" w:rsidDel="00617298">
          <w:delText>licenses</w:delText>
        </w:r>
        <w:r w:rsidRPr="0023754F" w:rsidDel="00617298">
          <w:rPr>
            <w:spacing w:val="-2"/>
          </w:rPr>
          <w:delText xml:space="preserve"> </w:delText>
        </w:r>
        <w:r w:rsidRPr="0023754F" w:rsidDel="00617298">
          <w:delText>and</w:delText>
        </w:r>
        <w:r w:rsidRPr="0023754F" w:rsidDel="00617298">
          <w:rPr>
            <w:spacing w:val="-2"/>
          </w:rPr>
          <w:delText xml:space="preserve"> </w:delText>
        </w:r>
        <w:r w:rsidRPr="0023754F" w:rsidDel="00617298">
          <w:delText>unlimited</w:delText>
        </w:r>
        <w:r w:rsidRPr="0023754F" w:rsidDel="00617298">
          <w:rPr>
            <w:spacing w:val="-2"/>
          </w:rPr>
          <w:delText xml:space="preserve"> </w:delText>
        </w:r>
        <w:r w:rsidRPr="0023754F" w:rsidDel="00617298">
          <w:delText>containers</w:delText>
        </w:r>
        <w:r w:rsidDel="00617298">
          <w:delText>.</w:delText>
        </w:r>
      </w:del>
    </w:p>
    <w:p w14:paraId="3FCDA743" w14:textId="3FC91E6F" w:rsidR="00A03B63" w:rsidDel="00617298" w:rsidRDefault="00A03B63" w:rsidP="00A03B63">
      <w:pPr>
        <w:jc w:val="both"/>
        <w:rPr>
          <w:del w:id="1776" w:author="Omkar Kulthe" w:date="2025-03-24T18:54:00Z"/>
        </w:rPr>
      </w:pPr>
      <w:del w:id="1777" w:author="Omkar Kulthe" w:date="2025-03-24T18:54:00Z">
        <w:r w:rsidRPr="0023754F" w:rsidDel="00617298">
          <w:delText>Cannot</w:delText>
        </w:r>
        <w:r w:rsidRPr="0023754F" w:rsidDel="00617298">
          <w:rPr>
            <w:spacing w:val="-3"/>
          </w:rPr>
          <w:delText xml:space="preserve"> </w:delText>
        </w:r>
        <w:r w:rsidRPr="0023754F" w:rsidDel="00617298">
          <w:delText>use</w:delText>
        </w:r>
        <w:r w:rsidRPr="0023754F" w:rsidDel="00617298">
          <w:rPr>
            <w:spacing w:val="-2"/>
          </w:rPr>
          <w:delText xml:space="preserve"> </w:delText>
        </w:r>
        <w:r w:rsidRPr="0023754F" w:rsidDel="00617298">
          <w:delText>Storage</w:delText>
        </w:r>
        <w:r w:rsidRPr="0023754F" w:rsidDel="00617298">
          <w:rPr>
            <w:spacing w:val="-3"/>
          </w:rPr>
          <w:delText xml:space="preserve"> </w:delText>
        </w:r>
        <w:r w:rsidRPr="0023754F" w:rsidDel="00617298">
          <w:delText>Spaces</w:delText>
        </w:r>
        <w:r w:rsidRPr="0023754F" w:rsidDel="00617298">
          <w:rPr>
            <w:spacing w:val="-3"/>
          </w:rPr>
          <w:delText xml:space="preserve"> </w:delText>
        </w:r>
        <w:r w:rsidRPr="0023754F" w:rsidDel="00617298">
          <w:delText>Direct,</w:delText>
        </w:r>
        <w:r w:rsidRPr="0023754F" w:rsidDel="00617298">
          <w:rPr>
            <w:spacing w:val="-3"/>
          </w:rPr>
          <w:delText xml:space="preserve"> </w:delText>
        </w:r>
        <w:r w:rsidRPr="0023754F" w:rsidDel="00617298">
          <w:delText>Shielded</w:delText>
        </w:r>
        <w:r w:rsidRPr="0023754F" w:rsidDel="00617298">
          <w:rPr>
            <w:spacing w:val="-3"/>
          </w:rPr>
          <w:delText xml:space="preserve"> </w:delText>
        </w:r>
        <w:r w:rsidRPr="0023754F" w:rsidDel="00617298">
          <w:delText>Virtual Machines</w:delText>
        </w:r>
        <w:r w:rsidRPr="0023754F" w:rsidDel="00617298">
          <w:rPr>
            <w:spacing w:val="-3"/>
          </w:rPr>
          <w:delText xml:space="preserve"> </w:delText>
        </w:r>
        <w:r w:rsidRPr="0023754F" w:rsidDel="00617298">
          <w:delText>or</w:delText>
        </w:r>
        <w:r w:rsidRPr="0023754F" w:rsidDel="00617298">
          <w:rPr>
            <w:spacing w:val="-3"/>
          </w:rPr>
          <w:delText xml:space="preserve"> </w:delText>
        </w:r>
        <w:r w:rsidRPr="0023754F" w:rsidDel="00617298">
          <w:delText>Network</w:delText>
        </w:r>
        <w:r w:rsidRPr="0023754F" w:rsidDel="00617298">
          <w:rPr>
            <w:spacing w:val="-4"/>
          </w:rPr>
          <w:delText xml:space="preserve"> </w:delText>
        </w:r>
        <w:r w:rsidRPr="0023754F" w:rsidDel="00617298">
          <w:delText>Virtualization</w:delText>
        </w:r>
      </w:del>
    </w:p>
    <w:p w14:paraId="4F968E94" w14:textId="77777777" w:rsidR="00A03B63" w:rsidRPr="0023754F" w:rsidDel="00617298" w:rsidRDefault="00A03B63">
      <w:pPr>
        <w:jc w:val="both"/>
        <w:rPr>
          <w:del w:id="1778" w:author="Omkar Kulthe" w:date="2025-03-24T18:54:00Z"/>
        </w:rPr>
        <w:pPrChange w:id="1779" w:author="Omkar Kulthe" w:date="2025-03-24T18:54:00Z">
          <w:pPr>
            <w:pStyle w:val="BodyText"/>
            <w:spacing w:before="11"/>
          </w:pPr>
        </w:pPrChange>
      </w:pPr>
    </w:p>
    <w:p w14:paraId="5DE8AA6A" w14:textId="77777777" w:rsidR="00A03B63" w:rsidDel="00617298" w:rsidRDefault="00A03B63">
      <w:pPr>
        <w:pStyle w:val="Heading3"/>
        <w:numPr>
          <w:ilvl w:val="0"/>
          <w:numId w:val="0"/>
        </w:numPr>
        <w:rPr>
          <w:del w:id="1780" w:author="Omkar Kulthe" w:date="2025-03-24T18:53:00Z"/>
        </w:rPr>
        <w:pPrChange w:id="1781" w:author="Omkar Kulthe" w:date="2025-03-24T18:54:00Z">
          <w:pPr>
            <w:pStyle w:val="Heading3"/>
            <w:numPr>
              <w:numId w:val="1"/>
            </w:numPr>
            <w:tabs>
              <w:tab w:val="num" w:pos="360"/>
            </w:tabs>
            <w:ind w:firstLine="0"/>
          </w:pPr>
        </w:pPrChange>
      </w:pPr>
      <w:bookmarkStart w:id="1782" w:name="_Toc154499753"/>
      <w:bookmarkStart w:id="1783" w:name="_Toc155084351"/>
      <w:del w:id="1784" w:author="Omkar Kulthe" w:date="2025-03-24T18:53:00Z">
        <w:r w:rsidRPr="0023754F" w:rsidDel="00617298">
          <w:delText>Windows</w:delText>
        </w:r>
        <w:r w:rsidRPr="0023754F" w:rsidDel="00617298">
          <w:rPr>
            <w:spacing w:val="-6"/>
          </w:rPr>
          <w:delText xml:space="preserve"> </w:delText>
        </w:r>
        <w:r w:rsidRPr="0023754F" w:rsidDel="00617298">
          <w:delText>Server</w:delText>
        </w:r>
        <w:r w:rsidRPr="0023754F" w:rsidDel="00617298">
          <w:rPr>
            <w:spacing w:val="-5"/>
          </w:rPr>
          <w:delText xml:space="preserve"> </w:delText>
        </w:r>
        <w:r w:rsidRPr="0023754F" w:rsidDel="00617298">
          <w:delText>Datacenter</w:delText>
        </w:r>
        <w:bookmarkEnd w:id="1782"/>
        <w:bookmarkEnd w:id="1783"/>
      </w:del>
    </w:p>
    <w:p w14:paraId="41DE9EDE" w14:textId="77777777" w:rsidR="00A03B63" w:rsidRPr="00D749E5" w:rsidDel="00617298" w:rsidRDefault="00A03B63">
      <w:pPr>
        <w:pStyle w:val="Heading3"/>
        <w:numPr>
          <w:ilvl w:val="2"/>
          <w:numId w:val="1"/>
        </w:numPr>
        <w:tabs>
          <w:tab w:val="clear" w:pos="360"/>
        </w:tabs>
        <w:ind w:hanging="357"/>
        <w:rPr>
          <w:del w:id="1785" w:author="Omkar Kulthe" w:date="2025-03-24T18:53:00Z"/>
        </w:rPr>
        <w:pPrChange w:id="1786" w:author="Omkar Kulthe" w:date="2025-03-24T18:53:00Z">
          <w:pPr/>
        </w:pPrChange>
      </w:pPr>
    </w:p>
    <w:p w14:paraId="148175E1" w14:textId="77777777" w:rsidR="00A03B63" w:rsidRPr="0023754F" w:rsidDel="00617298" w:rsidRDefault="00A03B63" w:rsidP="00A03B63">
      <w:pPr>
        <w:jc w:val="both"/>
        <w:rPr>
          <w:del w:id="1787" w:author="Omkar Kulthe" w:date="2025-03-24T18:53:00Z"/>
        </w:rPr>
      </w:pPr>
      <w:del w:id="1788" w:author="Omkar Kulthe" w:date="2025-03-24T18:53:00Z">
        <w:r w:rsidRPr="0023754F" w:rsidDel="00617298">
          <w:delText>Per core licensing model for physical operating system OSE</w:delText>
        </w:r>
        <w:r w:rsidRPr="0023754F" w:rsidDel="00617298">
          <w:rPr>
            <w:spacing w:val="-62"/>
          </w:rPr>
          <w:delText xml:space="preserve"> </w:delText>
        </w:r>
        <w:r w:rsidRPr="0023754F" w:rsidDel="00617298">
          <w:delText xml:space="preserve">Allows </w:delText>
        </w:r>
        <w:r w:rsidDel="00617298">
          <w:delText>for</w:delText>
        </w:r>
        <w:r w:rsidRPr="0023754F" w:rsidDel="00617298">
          <w:delText xml:space="preserve"> unlimited virtual OSE licenses and containers</w:delText>
        </w:r>
        <w:r w:rsidRPr="0023754F" w:rsidDel="00617298">
          <w:rPr>
            <w:spacing w:val="1"/>
          </w:rPr>
          <w:delText xml:space="preserve"> </w:delText>
        </w:r>
        <w:r w:rsidRPr="0023754F" w:rsidDel="00617298">
          <w:delText>Allows</w:delText>
        </w:r>
        <w:r w:rsidRPr="0023754F" w:rsidDel="00617298">
          <w:rPr>
            <w:spacing w:val="-2"/>
          </w:rPr>
          <w:delText xml:space="preserve"> </w:delText>
        </w:r>
        <w:r w:rsidRPr="0023754F" w:rsidDel="00617298">
          <w:delText>access</w:delText>
        </w:r>
        <w:r w:rsidRPr="0023754F" w:rsidDel="00617298">
          <w:rPr>
            <w:spacing w:val="-2"/>
          </w:rPr>
          <w:delText xml:space="preserve"> </w:delText>
        </w:r>
        <w:r w:rsidRPr="0023754F" w:rsidDel="00617298">
          <w:delText>to the</w:delText>
        </w:r>
        <w:r w:rsidRPr="0023754F" w:rsidDel="00617298">
          <w:rPr>
            <w:spacing w:val="-2"/>
          </w:rPr>
          <w:delText xml:space="preserve"> </w:delText>
        </w:r>
        <w:r w:rsidRPr="0023754F" w:rsidDel="00617298">
          <w:delText>Host</w:delText>
        </w:r>
        <w:r w:rsidRPr="0023754F" w:rsidDel="00617298">
          <w:rPr>
            <w:spacing w:val="-1"/>
          </w:rPr>
          <w:delText xml:space="preserve"> </w:delText>
        </w:r>
        <w:r w:rsidRPr="0023754F" w:rsidDel="00617298">
          <w:delText>Guardian Service</w:delText>
        </w:r>
      </w:del>
    </w:p>
    <w:p w14:paraId="4593FA4D" w14:textId="77777777" w:rsidR="00A03B63" w:rsidRDefault="00A03B63" w:rsidP="00A03B63">
      <w:pPr>
        <w:jc w:val="both"/>
      </w:pPr>
      <w:del w:id="1789" w:author="Omkar Kulthe" w:date="2025-03-24T18:53:00Z">
        <w:r w:rsidRPr="0023754F" w:rsidDel="00617298">
          <w:delText>Allows</w:delText>
        </w:r>
        <w:r w:rsidRPr="0023754F" w:rsidDel="00617298">
          <w:rPr>
            <w:spacing w:val="-3"/>
          </w:rPr>
          <w:delText xml:space="preserve"> </w:delText>
        </w:r>
        <w:r w:rsidRPr="0023754F" w:rsidDel="00617298">
          <w:delText>using</w:delText>
        </w:r>
        <w:r w:rsidRPr="0023754F" w:rsidDel="00617298">
          <w:rPr>
            <w:spacing w:val="-3"/>
          </w:rPr>
          <w:delText xml:space="preserve"> </w:delText>
        </w:r>
        <w:r w:rsidRPr="0023754F" w:rsidDel="00617298">
          <w:delText>Storage</w:delText>
        </w:r>
        <w:r w:rsidRPr="0023754F" w:rsidDel="00617298">
          <w:rPr>
            <w:spacing w:val="-2"/>
          </w:rPr>
          <w:delText xml:space="preserve"> </w:delText>
        </w:r>
        <w:r w:rsidRPr="0023754F" w:rsidDel="00617298">
          <w:delText>Spaces</w:delText>
        </w:r>
        <w:r w:rsidRPr="0023754F" w:rsidDel="00617298">
          <w:rPr>
            <w:spacing w:val="-3"/>
          </w:rPr>
          <w:delText xml:space="preserve"> </w:delText>
        </w:r>
        <w:r w:rsidRPr="0023754F" w:rsidDel="00617298">
          <w:delText>Direct,</w:delText>
        </w:r>
        <w:r w:rsidRPr="0023754F" w:rsidDel="00617298">
          <w:rPr>
            <w:spacing w:val="-3"/>
          </w:rPr>
          <w:delText xml:space="preserve"> </w:delText>
        </w:r>
        <w:r w:rsidRPr="0023754F" w:rsidDel="00617298">
          <w:delText>Shielded</w:delText>
        </w:r>
        <w:r w:rsidRPr="0023754F" w:rsidDel="00617298">
          <w:rPr>
            <w:spacing w:val="-3"/>
          </w:rPr>
          <w:delText xml:space="preserve"> </w:delText>
        </w:r>
        <w:r w:rsidRPr="0023754F" w:rsidDel="00617298">
          <w:delText>Virtual</w:delText>
        </w:r>
        <w:r w:rsidRPr="0023754F" w:rsidDel="00617298">
          <w:rPr>
            <w:spacing w:val="-4"/>
          </w:rPr>
          <w:delText xml:space="preserve"> </w:delText>
        </w:r>
        <w:r w:rsidRPr="0023754F" w:rsidDel="00617298">
          <w:delText>Machines,</w:delText>
        </w:r>
        <w:r w:rsidRPr="0023754F" w:rsidDel="00617298">
          <w:rPr>
            <w:spacing w:val="-4"/>
          </w:rPr>
          <w:delText xml:space="preserve"> </w:delText>
        </w:r>
        <w:r w:rsidRPr="0023754F" w:rsidDel="00617298">
          <w:delText>and</w:delText>
        </w:r>
        <w:r w:rsidRPr="0023754F" w:rsidDel="00617298">
          <w:rPr>
            <w:spacing w:val="-2"/>
          </w:rPr>
          <w:delText xml:space="preserve"> </w:delText>
        </w:r>
        <w:r w:rsidRPr="0023754F" w:rsidDel="00617298">
          <w:delText>Network</w:delText>
        </w:r>
        <w:r w:rsidRPr="0023754F" w:rsidDel="00617298">
          <w:rPr>
            <w:spacing w:val="-4"/>
          </w:rPr>
          <w:delText xml:space="preserve"> </w:delText>
        </w:r>
        <w:r w:rsidRPr="0023754F" w:rsidDel="00617298">
          <w:delText>Virtualization</w:delText>
        </w:r>
        <w:r w:rsidDel="00617298">
          <w:delText>.</w:delText>
        </w:r>
      </w:del>
    </w:p>
    <w:p w14:paraId="58F63356" w14:textId="77777777" w:rsidR="00A03B63" w:rsidRDefault="00A03B63" w:rsidP="00A03B63">
      <w:pPr>
        <w:jc w:val="both"/>
      </w:pPr>
    </w:p>
    <w:p w14:paraId="781C6280" w14:textId="77777777" w:rsidR="00A03B63" w:rsidRDefault="00A03B63" w:rsidP="00A03B63">
      <w:pPr>
        <w:pStyle w:val="Heading3"/>
        <w:numPr>
          <w:ilvl w:val="2"/>
          <w:numId w:val="1"/>
        </w:numPr>
        <w:tabs>
          <w:tab w:val="clear" w:pos="360"/>
        </w:tabs>
        <w:ind w:hanging="357"/>
      </w:pPr>
      <w:r w:rsidRPr="0023754F">
        <w:t>Service</w:t>
      </w:r>
      <w:r w:rsidRPr="0023754F">
        <w:rPr>
          <w:spacing w:val="-5"/>
        </w:rPr>
        <w:t xml:space="preserve"> </w:t>
      </w:r>
      <w:r w:rsidRPr="0023754F">
        <w:t>Asset</w:t>
      </w:r>
      <w:r w:rsidRPr="0023754F">
        <w:rPr>
          <w:spacing w:val="-4"/>
        </w:rPr>
        <w:t xml:space="preserve"> </w:t>
      </w:r>
      <w:r w:rsidRPr="0023754F">
        <w:t>&amp;</w:t>
      </w:r>
      <w:r w:rsidRPr="0023754F">
        <w:rPr>
          <w:spacing w:val="-5"/>
        </w:rPr>
        <w:t xml:space="preserve"> </w:t>
      </w:r>
      <w:r w:rsidRPr="0023754F">
        <w:t>Configuration</w:t>
      </w:r>
      <w:r w:rsidRPr="0023754F">
        <w:rPr>
          <w:spacing w:val="-4"/>
        </w:rPr>
        <w:t xml:space="preserve"> </w:t>
      </w:r>
      <w:r w:rsidRPr="0023754F">
        <w:t>Management</w:t>
      </w:r>
    </w:p>
    <w:p w14:paraId="73FBB6CB" w14:textId="77777777" w:rsidR="00A03B63" w:rsidRPr="002A485E" w:rsidRDefault="00A03B63" w:rsidP="00A03B63"/>
    <w:p w14:paraId="1AA071F9" w14:textId="77777777" w:rsidR="00A03B63" w:rsidRPr="002A485E" w:rsidRDefault="00A03B63" w:rsidP="00A03B63">
      <w:pPr>
        <w:jc w:val="both"/>
      </w:pPr>
      <w:r w:rsidRPr="003A2729">
        <w:t>Configuration and Asset Management, along with User Life Cycle Management and Master Data Management, are typically overseen using SNOW CMDB. Alternatively, a customer centric CMDB can be employed based on specific needs</w:t>
      </w:r>
      <w:r>
        <w:t>.</w:t>
      </w:r>
    </w:p>
    <w:p w14:paraId="18412A69" w14:textId="77777777" w:rsidR="00A03B63" w:rsidRPr="0023754F" w:rsidRDefault="00A03B63" w:rsidP="00A03B63">
      <w:pPr>
        <w:pStyle w:val="BodyText"/>
        <w:rPr>
          <w:sz w:val="16"/>
          <w:szCs w:val="16"/>
        </w:rPr>
      </w:pPr>
    </w:p>
    <w:p w14:paraId="1704C687" w14:textId="77777777" w:rsidR="00A03B63" w:rsidRDefault="00A03B63" w:rsidP="00A03B63">
      <w:pPr>
        <w:pStyle w:val="Heading2"/>
        <w:numPr>
          <w:ilvl w:val="1"/>
          <w:numId w:val="1"/>
        </w:numPr>
        <w:tabs>
          <w:tab w:val="clear" w:pos="360"/>
        </w:tabs>
        <w:ind w:hanging="357"/>
      </w:pPr>
      <w:bookmarkStart w:id="1790" w:name="_Toc154499754"/>
      <w:bookmarkStart w:id="1791" w:name="_Toc155084352"/>
      <w:bookmarkStart w:id="1792" w:name="_Toc155084580"/>
      <w:bookmarkStart w:id="1793" w:name="_Toc155084842"/>
      <w:bookmarkStart w:id="1794" w:name="_Toc155085061"/>
      <w:bookmarkStart w:id="1795" w:name="_Toc155090897"/>
      <w:bookmarkStart w:id="1796" w:name="_Toc155091786"/>
      <w:bookmarkStart w:id="1797" w:name="_Toc155790772"/>
      <w:bookmarkStart w:id="1798" w:name="_Toc191914681"/>
      <w:bookmarkStart w:id="1799" w:name="_Toc193746992"/>
      <w:bookmarkStart w:id="1800" w:name="_Toc194683677"/>
      <w:r w:rsidRPr="0023754F">
        <w:t>Server</w:t>
      </w:r>
      <w:r w:rsidRPr="0023754F">
        <w:rPr>
          <w:spacing w:val="-6"/>
        </w:rPr>
        <w:t xml:space="preserve"> </w:t>
      </w:r>
      <w:r w:rsidRPr="0023754F">
        <w:t>Patching</w:t>
      </w:r>
      <w:bookmarkEnd w:id="1790"/>
      <w:bookmarkEnd w:id="1791"/>
      <w:bookmarkEnd w:id="1792"/>
      <w:bookmarkEnd w:id="1793"/>
      <w:bookmarkEnd w:id="1794"/>
      <w:bookmarkEnd w:id="1795"/>
      <w:bookmarkEnd w:id="1796"/>
      <w:bookmarkEnd w:id="1797"/>
      <w:bookmarkEnd w:id="1798"/>
      <w:bookmarkEnd w:id="1799"/>
      <w:bookmarkEnd w:id="1800"/>
    </w:p>
    <w:p w14:paraId="2D40EE5A" w14:textId="77777777" w:rsidR="00A03B63" w:rsidRPr="002A485E" w:rsidRDefault="00A03B63" w:rsidP="00A03B63"/>
    <w:p w14:paraId="2F04CD36" w14:textId="77777777" w:rsidR="00A03B63" w:rsidRPr="0023754F" w:rsidRDefault="00A03B63" w:rsidP="00A03B63">
      <w:pPr>
        <w:jc w:val="both"/>
      </w:pPr>
      <w:r w:rsidRPr="002F35C5">
        <w:t>BMC True Sight will be utilized to patch the servers, and the newly added servers will be incorporated into the regular server patching process</w:t>
      </w:r>
      <w:r>
        <w:t>.</w:t>
      </w:r>
    </w:p>
    <w:p w14:paraId="66415447" w14:textId="77777777" w:rsidR="00A03B63" w:rsidRDefault="00A03B63" w:rsidP="00A03B63">
      <w:pPr>
        <w:pStyle w:val="BodyText"/>
        <w:spacing w:before="7"/>
        <w:rPr>
          <w:ins w:id="1801" w:author="Omkar Kulthe" w:date="2025-03-19T15:17:00Z"/>
          <w:sz w:val="16"/>
          <w:szCs w:val="16"/>
        </w:rPr>
      </w:pPr>
    </w:p>
    <w:p w14:paraId="7C6C0823" w14:textId="77777777" w:rsidR="007F2B7B" w:rsidRDefault="007F2B7B" w:rsidP="00A03B63">
      <w:pPr>
        <w:pStyle w:val="BodyText"/>
        <w:spacing w:before="7"/>
        <w:rPr>
          <w:ins w:id="1802" w:author="Omkar Kulthe" w:date="2025-03-19T15:17:00Z"/>
          <w:sz w:val="16"/>
          <w:szCs w:val="16"/>
        </w:rPr>
      </w:pPr>
      <w:commentRangeStart w:id="1803"/>
      <w:commentRangeStart w:id="1804"/>
    </w:p>
    <w:commentRangeEnd w:id="1803"/>
    <w:p w14:paraId="65F59EA7" w14:textId="72A6CB94" w:rsidR="007F2B7B" w:rsidRPr="0023754F" w:rsidRDefault="00A05A1D" w:rsidP="00A03B63">
      <w:pPr>
        <w:pStyle w:val="BodyText"/>
        <w:spacing w:before="7"/>
        <w:rPr>
          <w:sz w:val="16"/>
          <w:szCs w:val="16"/>
        </w:rPr>
      </w:pPr>
      <w:r>
        <w:rPr>
          <w:rStyle w:val="CommentReference"/>
        </w:rPr>
        <w:commentReference w:id="1803"/>
      </w:r>
      <w:commentRangeEnd w:id="1804"/>
      <w:r w:rsidR="00FA67EC">
        <w:rPr>
          <w:rStyle w:val="CommentReference"/>
        </w:rPr>
        <w:commentReference w:id="1804"/>
      </w:r>
    </w:p>
    <w:p w14:paraId="734B0274" w14:textId="77777777" w:rsidR="00A03B63" w:rsidRDefault="00A03B63" w:rsidP="00A03B63">
      <w:pPr>
        <w:pStyle w:val="Heading2"/>
        <w:numPr>
          <w:ilvl w:val="1"/>
          <w:numId w:val="1"/>
        </w:numPr>
        <w:tabs>
          <w:tab w:val="clear" w:pos="360"/>
        </w:tabs>
        <w:ind w:hanging="357"/>
      </w:pPr>
      <w:bookmarkStart w:id="1805" w:name="_Toc154499755"/>
      <w:bookmarkStart w:id="1806" w:name="_Toc155084353"/>
      <w:bookmarkStart w:id="1807" w:name="_Toc155084581"/>
      <w:bookmarkStart w:id="1808" w:name="_Toc155084843"/>
      <w:bookmarkStart w:id="1809" w:name="_Toc155085062"/>
      <w:bookmarkStart w:id="1810" w:name="_Toc155090898"/>
      <w:bookmarkStart w:id="1811" w:name="_Toc155091787"/>
      <w:bookmarkStart w:id="1812" w:name="_Toc155790773"/>
      <w:bookmarkStart w:id="1813" w:name="_Toc191914682"/>
      <w:bookmarkStart w:id="1814" w:name="_Toc193746993"/>
      <w:bookmarkStart w:id="1815" w:name="_Toc194683678"/>
      <w:r w:rsidRPr="0023754F">
        <w:t>Management</w:t>
      </w:r>
      <w:r w:rsidRPr="0023754F">
        <w:rPr>
          <w:spacing w:val="-5"/>
        </w:rPr>
        <w:t xml:space="preserve"> </w:t>
      </w:r>
      <w:r w:rsidRPr="0023754F">
        <w:t>Reporting</w:t>
      </w:r>
      <w:bookmarkEnd w:id="1805"/>
      <w:bookmarkEnd w:id="1806"/>
      <w:bookmarkEnd w:id="1807"/>
      <w:bookmarkEnd w:id="1808"/>
      <w:bookmarkEnd w:id="1809"/>
      <w:bookmarkEnd w:id="1810"/>
      <w:bookmarkEnd w:id="1811"/>
      <w:bookmarkEnd w:id="1812"/>
      <w:bookmarkEnd w:id="1813"/>
      <w:bookmarkEnd w:id="1814"/>
      <w:bookmarkEnd w:id="1815"/>
    </w:p>
    <w:p w14:paraId="1FAA141A" w14:textId="77777777" w:rsidR="00A03B63" w:rsidRPr="002A485E" w:rsidRDefault="00A03B63" w:rsidP="00A03B63"/>
    <w:p w14:paraId="5AD1FBF1" w14:textId="77777777" w:rsidR="00A03B63" w:rsidRPr="0023754F" w:rsidRDefault="00A03B63" w:rsidP="00A03B63">
      <w:pPr>
        <w:jc w:val="both"/>
      </w:pPr>
      <w:r w:rsidRPr="00FB68E0">
        <w:t>Every management tool will produce data that is stored in the ATF Data Warehouse, enabling the generation of management reports.</w:t>
      </w:r>
    </w:p>
    <w:p w14:paraId="44BB25DE" w14:textId="77777777" w:rsidR="00A03B63" w:rsidRDefault="00A03B63" w:rsidP="00A03B63">
      <w:pPr>
        <w:pStyle w:val="BodyText"/>
        <w:spacing w:before="3"/>
        <w:rPr>
          <w:sz w:val="16"/>
          <w:szCs w:val="16"/>
        </w:rPr>
      </w:pPr>
      <w:commentRangeStart w:id="1816"/>
      <w:commentRangeStart w:id="1817"/>
      <w:commentRangeStart w:id="1818"/>
      <w:commentRangeStart w:id="1819"/>
    </w:p>
    <w:p w14:paraId="5AA87CE7" w14:textId="77777777" w:rsidR="00A03B63" w:rsidRDefault="00A03B63" w:rsidP="00A03B63">
      <w:pPr>
        <w:pStyle w:val="BodyText"/>
        <w:spacing w:before="3"/>
        <w:rPr>
          <w:sz w:val="16"/>
          <w:szCs w:val="16"/>
        </w:rPr>
      </w:pPr>
    </w:p>
    <w:commentRangeEnd w:id="1816"/>
    <w:p w14:paraId="0CCCA029" w14:textId="03DCE51B" w:rsidR="00A03B63" w:rsidRDefault="00A05A1D" w:rsidP="00A03B63">
      <w:pPr>
        <w:pStyle w:val="BodyText"/>
        <w:spacing w:before="3"/>
        <w:rPr>
          <w:sz w:val="16"/>
          <w:szCs w:val="16"/>
        </w:rPr>
      </w:pPr>
      <w:r>
        <w:rPr>
          <w:rStyle w:val="CommentReference"/>
        </w:rPr>
        <w:commentReference w:id="1816"/>
      </w:r>
      <w:commentRangeEnd w:id="1817"/>
      <w:commentRangeEnd w:id="1818"/>
      <w:commentRangeEnd w:id="1819"/>
      <w:r w:rsidR="00FA67EC">
        <w:rPr>
          <w:rStyle w:val="CommentReference"/>
        </w:rPr>
        <w:commentReference w:id="1817"/>
      </w:r>
      <w:r>
        <w:rPr>
          <w:rStyle w:val="CommentReference"/>
        </w:rPr>
        <w:commentReference w:id="1818"/>
      </w:r>
      <w:r w:rsidR="00C925A7">
        <w:rPr>
          <w:rStyle w:val="CommentReference"/>
        </w:rPr>
        <w:commentReference w:id="1819"/>
      </w:r>
    </w:p>
    <w:p w14:paraId="2128EA23" w14:textId="77777777" w:rsidR="00A03B63" w:rsidRPr="0023754F" w:rsidRDefault="00A03B63" w:rsidP="00A03B63">
      <w:pPr>
        <w:pStyle w:val="BodyText"/>
        <w:spacing w:before="3"/>
        <w:rPr>
          <w:sz w:val="16"/>
          <w:szCs w:val="16"/>
        </w:rPr>
      </w:pPr>
    </w:p>
    <w:p w14:paraId="39AAFEC2" w14:textId="77777777" w:rsidR="00A03B63" w:rsidRDefault="00A03B63" w:rsidP="00A03B63">
      <w:pPr>
        <w:pStyle w:val="Heading2"/>
        <w:numPr>
          <w:ilvl w:val="1"/>
          <w:numId w:val="1"/>
        </w:numPr>
        <w:tabs>
          <w:tab w:val="clear" w:pos="360"/>
        </w:tabs>
        <w:ind w:hanging="357"/>
      </w:pPr>
      <w:bookmarkStart w:id="1820" w:name="_Toc154499756"/>
      <w:bookmarkStart w:id="1821" w:name="_Toc155084354"/>
      <w:bookmarkStart w:id="1822" w:name="_Toc155084582"/>
      <w:bookmarkStart w:id="1823" w:name="_Toc155084844"/>
      <w:bookmarkStart w:id="1824" w:name="_Toc155085063"/>
      <w:bookmarkStart w:id="1825" w:name="_Toc155090899"/>
      <w:bookmarkStart w:id="1826" w:name="_Toc155091788"/>
      <w:bookmarkStart w:id="1827" w:name="_Toc155790774"/>
      <w:bookmarkStart w:id="1828" w:name="_Toc191914683"/>
      <w:bookmarkStart w:id="1829" w:name="_Toc193746994"/>
      <w:bookmarkStart w:id="1830" w:name="_Toc194683679"/>
      <w:r w:rsidRPr="0023754F">
        <w:t>Remote</w:t>
      </w:r>
      <w:r w:rsidRPr="0023754F">
        <w:rPr>
          <w:spacing w:val="-6"/>
        </w:rPr>
        <w:t xml:space="preserve"> </w:t>
      </w:r>
      <w:r w:rsidRPr="0023754F">
        <w:t>Access</w:t>
      </w:r>
      <w:bookmarkEnd w:id="1820"/>
      <w:bookmarkEnd w:id="1821"/>
      <w:bookmarkEnd w:id="1822"/>
      <w:bookmarkEnd w:id="1823"/>
      <w:bookmarkEnd w:id="1824"/>
      <w:bookmarkEnd w:id="1825"/>
      <w:bookmarkEnd w:id="1826"/>
      <w:bookmarkEnd w:id="1827"/>
      <w:bookmarkEnd w:id="1828"/>
      <w:bookmarkEnd w:id="1829"/>
      <w:bookmarkEnd w:id="1830"/>
    </w:p>
    <w:p w14:paraId="6FFC1B3C" w14:textId="77777777" w:rsidR="00A03B63" w:rsidRPr="002A485E" w:rsidRDefault="00A03B63" w:rsidP="00A03B63"/>
    <w:p w14:paraId="35ADC6EE" w14:textId="77777777" w:rsidR="00A03B63" w:rsidRPr="0023754F" w:rsidRDefault="00A03B63" w:rsidP="00A03B63">
      <w:pPr>
        <w:jc w:val="both"/>
      </w:pPr>
      <w:r w:rsidRPr="007B3957">
        <w:t>Access to Windows servers can be facilitated through various means, including the ILO Console, Remote Desktop Consoles (MSTSC), or the management console provided by hardware vendors. For virtual servers, access options include the Hyper-V console, SCVMM, Windows Admin Center (WAC), or Remote Desktop Protocol (RDP)</w:t>
      </w:r>
      <w:r w:rsidRPr="0023754F">
        <w:t>.</w:t>
      </w:r>
    </w:p>
    <w:p w14:paraId="66B5754C" w14:textId="77777777" w:rsidR="00A03B63" w:rsidRPr="0023754F" w:rsidRDefault="00A03B63" w:rsidP="00A03B63">
      <w:pPr>
        <w:pStyle w:val="BodyText"/>
        <w:spacing w:before="11"/>
        <w:rPr>
          <w:sz w:val="16"/>
          <w:szCs w:val="16"/>
        </w:rPr>
      </w:pPr>
    </w:p>
    <w:p w14:paraId="5A61C078" w14:textId="77777777" w:rsidR="00A03B63" w:rsidRPr="0023754F" w:rsidRDefault="00A03B63" w:rsidP="00A03B63">
      <w:pPr>
        <w:pStyle w:val="Heading2"/>
        <w:numPr>
          <w:ilvl w:val="1"/>
          <w:numId w:val="1"/>
        </w:numPr>
        <w:tabs>
          <w:tab w:val="clear" w:pos="360"/>
        </w:tabs>
        <w:ind w:hanging="357"/>
      </w:pPr>
      <w:bookmarkStart w:id="1831" w:name="_Toc154499757"/>
      <w:bookmarkStart w:id="1832" w:name="_Toc155084355"/>
      <w:bookmarkStart w:id="1833" w:name="_Toc155084583"/>
      <w:bookmarkStart w:id="1834" w:name="_Toc155084845"/>
      <w:bookmarkStart w:id="1835" w:name="_Toc155085064"/>
      <w:bookmarkStart w:id="1836" w:name="_Toc155090900"/>
      <w:bookmarkStart w:id="1837" w:name="_Toc155091789"/>
      <w:bookmarkStart w:id="1838" w:name="_Toc155790775"/>
      <w:bookmarkStart w:id="1839" w:name="_Toc191914684"/>
      <w:bookmarkStart w:id="1840" w:name="_Toc193746995"/>
      <w:bookmarkStart w:id="1841" w:name="_Toc194683680"/>
      <w:r w:rsidRPr="0023754F">
        <w:t>Backup</w:t>
      </w:r>
      <w:r w:rsidRPr="0023754F">
        <w:rPr>
          <w:spacing w:val="-2"/>
        </w:rPr>
        <w:t xml:space="preserve"> </w:t>
      </w:r>
      <w:r w:rsidRPr="0023754F">
        <w:t>and</w:t>
      </w:r>
      <w:r w:rsidRPr="0023754F">
        <w:rPr>
          <w:spacing w:val="-1"/>
        </w:rPr>
        <w:t xml:space="preserve"> </w:t>
      </w:r>
      <w:r w:rsidRPr="0023754F">
        <w:t>Recovery</w:t>
      </w:r>
      <w:bookmarkEnd w:id="1831"/>
      <w:bookmarkEnd w:id="1832"/>
      <w:bookmarkEnd w:id="1833"/>
      <w:bookmarkEnd w:id="1834"/>
      <w:bookmarkEnd w:id="1835"/>
      <w:bookmarkEnd w:id="1836"/>
      <w:bookmarkEnd w:id="1837"/>
      <w:bookmarkEnd w:id="1838"/>
      <w:bookmarkEnd w:id="1839"/>
      <w:bookmarkEnd w:id="1840"/>
      <w:bookmarkEnd w:id="1841"/>
    </w:p>
    <w:p w14:paraId="7321AFF4" w14:textId="77777777" w:rsidR="00A03B63" w:rsidRPr="0023754F" w:rsidRDefault="00A03B63" w:rsidP="00A03B63">
      <w:pPr>
        <w:pStyle w:val="BodyText"/>
        <w:spacing w:before="11"/>
        <w:rPr>
          <w:b/>
          <w:sz w:val="16"/>
          <w:szCs w:val="16"/>
        </w:rPr>
      </w:pPr>
    </w:p>
    <w:p w14:paraId="6E682736" w14:textId="77777777" w:rsidR="00A03B63" w:rsidRPr="0023754F" w:rsidRDefault="00A03B63" w:rsidP="00A03B63">
      <w:pPr>
        <w:pStyle w:val="Heading3"/>
        <w:numPr>
          <w:ilvl w:val="2"/>
          <w:numId w:val="1"/>
        </w:numPr>
        <w:tabs>
          <w:tab w:val="clear" w:pos="360"/>
        </w:tabs>
        <w:ind w:hanging="357"/>
      </w:pPr>
      <w:r w:rsidRPr="0023754F">
        <w:t>Backup</w:t>
      </w:r>
    </w:p>
    <w:p w14:paraId="2CB54153" w14:textId="77777777" w:rsidR="00A03B63" w:rsidRPr="00366E6E" w:rsidRDefault="00A03B63" w:rsidP="00A03B63">
      <w:pPr>
        <w:rPr>
          <w:rFonts w:cs="Calibri"/>
          <w:color w:val="000000"/>
          <w:sz w:val="16"/>
          <w:szCs w:val="16"/>
          <w:lang w:val="en-IN" w:eastAsia="en-IN"/>
        </w:rPr>
      </w:pPr>
      <w:r w:rsidRPr="0023754F">
        <w:rPr>
          <w:sz w:val="16"/>
          <w:szCs w:val="16"/>
        </w:rPr>
        <w:t>As</w:t>
      </w:r>
      <w:r w:rsidRPr="0023754F">
        <w:rPr>
          <w:spacing w:val="-3"/>
          <w:sz w:val="16"/>
          <w:szCs w:val="16"/>
        </w:rPr>
        <w:t xml:space="preserve"> </w:t>
      </w:r>
      <w:r w:rsidRPr="0023754F">
        <w:rPr>
          <w:sz w:val="16"/>
          <w:szCs w:val="16"/>
        </w:rPr>
        <w:t>per</w:t>
      </w:r>
      <w:r w:rsidRPr="0023754F">
        <w:rPr>
          <w:spacing w:val="-3"/>
          <w:sz w:val="16"/>
          <w:szCs w:val="16"/>
        </w:rPr>
        <w:t xml:space="preserve"> </w:t>
      </w:r>
      <w:r w:rsidRPr="0023754F">
        <w:rPr>
          <w:sz w:val="16"/>
          <w:szCs w:val="16"/>
        </w:rPr>
        <w:t>Atos</w:t>
      </w:r>
      <w:r w:rsidRPr="0023754F">
        <w:rPr>
          <w:spacing w:val="-3"/>
          <w:sz w:val="16"/>
          <w:szCs w:val="16"/>
        </w:rPr>
        <w:t xml:space="preserve"> </w:t>
      </w:r>
      <w:r w:rsidRPr="0023754F">
        <w:rPr>
          <w:sz w:val="16"/>
          <w:szCs w:val="16"/>
        </w:rPr>
        <w:t>policy</w:t>
      </w:r>
      <w:r w:rsidRPr="0023754F">
        <w:rPr>
          <w:spacing w:val="-3"/>
          <w:sz w:val="16"/>
          <w:szCs w:val="16"/>
        </w:rPr>
        <w:t xml:space="preserve"> </w:t>
      </w:r>
      <w:r w:rsidRPr="0023754F">
        <w:rPr>
          <w:sz w:val="16"/>
          <w:szCs w:val="16"/>
        </w:rPr>
        <w:t>standard</w:t>
      </w:r>
      <w:r w:rsidRPr="0023754F">
        <w:rPr>
          <w:spacing w:val="-3"/>
          <w:sz w:val="16"/>
          <w:szCs w:val="16"/>
        </w:rPr>
        <w:t xml:space="preserve"> </w:t>
      </w:r>
      <w:r w:rsidRPr="0023754F">
        <w:rPr>
          <w:sz w:val="16"/>
          <w:szCs w:val="16"/>
        </w:rPr>
        <w:t>reference</w:t>
      </w:r>
      <w:r w:rsidRPr="0023754F">
        <w:rPr>
          <w:spacing w:val="-2"/>
          <w:sz w:val="16"/>
          <w:szCs w:val="16"/>
        </w:rPr>
        <w:t xml:space="preserve"> </w:t>
      </w:r>
      <w:r w:rsidRPr="0023754F">
        <w:rPr>
          <w:sz w:val="16"/>
          <w:szCs w:val="16"/>
        </w:rPr>
        <w:t>document</w:t>
      </w:r>
      <w:r w:rsidRPr="0023754F">
        <w:rPr>
          <w:spacing w:val="-1"/>
          <w:sz w:val="16"/>
          <w:szCs w:val="16"/>
        </w:rPr>
        <w:t xml:space="preserve"> </w:t>
      </w:r>
      <w:r w:rsidRPr="00366E6E">
        <w:rPr>
          <w:sz w:val="16"/>
          <w:szCs w:val="16"/>
          <w:u w:color="0462C1"/>
        </w:rPr>
        <w:t xml:space="preserve">refer </w:t>
      </w:r>
      <w:r w:rsidRPr="00366E6E">
        <w:rPr>
          <w:rFonts w:cs="Calibri"/>
          <w:color w:val="000000"/>
          <w:sz w:val="16"/>
          <w:szCs w:val="16"/>
          <w:lang w:val="en-IN" w:eastAsia="en-IN"/>
        </w:rPr>
        <w:t>REF006</w:t>
      </w:r>
      <w:r>
        <w:rPr>
          <w:rFonts w:cs="Calibri"/>
          <w:color w:val="000000"/>
          <w:sz w:val="16"/>
          <w:szCs w:val="16"/>
          <w:lang w:val="en-IN" w:eastAsia="en-IN"/>
        </w:rPr>
        <w:t xml:space="preserve"> in section 1.4.</w:t>
      </w:r>
    </w:p>
    <w:p w14:paraId="4097C69F" w14:textId="77777777" w:rsidR="00A03B63" w:rsidRPr="0023754F" w:rsidRDefault="00A03B63" w:rsidP="00A03B63">
      <w:pPr>
        <w:pStyle w:val="BodyText"/>
        <w:spacing w:before="7"/>
        <w:rPr>
          <w:sz w:val="16"/>
          <w:szCs w:val="16"/>
        </w:rPr>
      </w:pPr>
    </w:p>
    <w:p w14:paraId="19ABA7D1" w14:textId="77777777" w:rsidR="00A03B63" w:rsidRPr="0023754F" w:rsidRDefault="00A03B63" w:rsidP="00A03B63">
      <w:pPr>
        <w:pStyle w:val="Heading3"/>
        <w:numPr>
          <w:ilvl w:val="2"/>
          <w:numId w:val="1"/>
        </w:numPr>
        <w:tabs>
          <w:tab w:val="clear" w:pos="360"/>
        </w:tabs>
        <w:ind w:hanging="357"/>
      </w:pPr>
      <w:r w:rsidRPr="0023754F">
        <w:t>Recovery</w:t>
      </w:r>
    </w:p>
    <w:p w14:paraId="6951BF89" w14:textId="77777777" w:rsidR="00A03B63" w:rsidRPr="0023754F" w:rsidRDefault="00A03B63" w:rsidP="00A03B63">
      <w:pPr>
        <w:pStyle w:val="BodyText"/>
        <w:spacing w:before="219"/>
        <w:rPr>
          <w:sz w:val="16"/>
          <w:szCs w:val="16"/>
        </w:rPr>
      </w:pPr>
      <w:r w:rsidRPr="0023754F">
        <w:rPr>
          <w:sz w:val="16"/>
          <w:szCs w:val="16"/>
        </w:rPr>
        <w:t>As</w:t>
      </w:r>
      <w:r w:rsidRPr="0023754F">
        <w:rPr>
          <w:spacing w:val="-3"/>
          <w:sz w:val="16"/>
          <w:szCs w:val="16"/>
        </w:rPr>
        <w:t xml:space="preserve"> </w:t>
      </w:r>
      <w:r w:rsidRPr="0023754F">
        <w:rPr>
          <w:sz w:val="16"/>
          <w:szCs w:val="16"/>
        </w:rPr>
        <w:t>per</w:t>
      </w:r>
      <w:r w:rsidRPr="0023754F">
        <w:rPr>
          <w:spacing w:val="-3"/>
          <w:sz w:val="16"/>
          <w:szCs w:val="16"/>
        </w:rPr>
        <w:t xml:space="preserve"> </w:t>
      </w:r>
      <w:r w:rsidRPr="0023754F">
        <w:rPr>
          <w:sz w:val="16"/>
          <w:szCs w:val="16"/>
        </w:rPr>
        <w:t>Atos</w:t>
      </w:r>
      <w:r w:rsidRPr="0023754F">
        <w:rPr>
          <w:spacing w:val="-3"/>
          <w:sz w:val="16"/>
          <w:szCs w:val="16"/>
        </w:rPr>
        <w:t xml:space="preserve"> </w:t>
      </w:r>
      <w:r w:rsidRPr="0023754F">
        <w:rPr>
          <w:sz w:val="16"/>
          <w:szCs w:val="16"/>
        </w:rPr>
        <w:t>policy</w:t>
      </w:r>
      <w:r w:rsidRPr="0023754F">
        <w:rPr>
          <w:spacing w:val="-4"/>
          <w:sz w:val="16"/>
          <w:szCs w:val="16"/>
        </w:rPr>
        <w:t xml:space="preserve"> </w:t>
      </w:r>
      <w:r w:rsidRPr="0023754F">
        <w:rPr>
          <w:sz w:val="16"/>
          <w:szCs w:val="16"/>
        </w:rPr>
        <w:t>standard</w:t>
      </w:r>
      <w:r w:rsidRPr="0023754F">
        <w:rPr>
          <w:spacing w:val="-3"/>
          <w:sz w:val="16"/>
          <w:szCs w:val="16"/>
        </w:rPr>
        <w:t xml:space="preserve"> </w:t>
      </w:r>
      <w:r w:rsidRPr="0023754F">
        <w:rPr>
          <w:sz w:val="16"/>
          <w:szCs w:val="16"/>
        </w:rPr>
        <w:t>reference</w:t>
      </w:r>
      <w:r w:rsidRPr="0023754F">
        <w:rPr>
          <w:spacing w:val="-2"/>
          <w:sz w:val="16"/>
          <w:szCs w:val="16"/>
        </w:rPr>
        <w:t xml:space="preserve"> </w:t>
      </w:r>
      <w:r w:rsidRPr="0023754F">
        <w:rPr>
          <w:sz w:val="16"/>
          <w:szCs w:val="16"/>
        </w:rPr>
        <w:t>document</w:t>
      </w:r>
      <w:r w:rsidRPr="0023754F">
        <w:rPr>
          <w:spacing w:val="1"/>
          <w:sz w:val="16"/>
          <w:szCs w:val="16"/>
        </w:rPr>
        <w:t xml:space="preserve"> </w:t>
      </w:r>
      <w:r w:rsidRPr="00366E6E">
        <w:rPr>
          <w:sz w:val="16"/>
          <w:szCs w:val="16"/>
          <w:u w:color="0462C1"/>
        </w:rPr>
        <w:t xml:space="preserve">refer </w:t>
      </w:r>
      <w:r w:rsidRPr="00366E6E">
        <w:rPr>
          <w:rFonts w:cs="Calibri"/>
          <w:color w:val="000000"/>
          <w:sz w:val="16"/>
          <w:szCs w:val="16"/>
          <w:lang w:val="en-IN" w:eastAsia="en-IN"/>
        </w:rPr>
        <w:t>REF006</w:t>
      </w:r>
      <w:r>
        <w:rPr>
          <w:rFonts w:cs="Calibri"/>
          <w:color w:val="000000"/>
          <w:sz w:val="16"/>
          <w:szCs w:val="16"/>
          <w:lang w:val="en-IN" w:eastAsia="en-IN"/>
        </w:rPr>
        <w:t xml:space="preserve"> in section 1.4.</w:t>
      </w:r>
    </w:p>
    <w:p w14:paraId="002DD6F8" w14:textId="77777777" w:rsidR="00A03B63" w:rsidRPr="0023754F" w:rsidRDefault="00A03B63" w:rsidP="00A03B63">
      <w:pPr>
        <w:pStyle w:val="BodyText"/>
        <w:spacing w:before="7"/>
        <w:rPr>
          <w:sz w:val="16"/>
          <w:szCs w:val="16"/>
        </w:rPr>
      </w:pPr>
    </w:p>
    <w:p w14:paraId="799CA6A8" w14:textId="77777777" w:rsidR="00A03B63" w:rsidRDefault="00A03B63" w:rsidP="00A03B63">
      <w:pPr>
        <w:pStyle w:val="Heading2"/>
        <w:numPr>
          <w:ilvl w:val="1"/>
          <w:numId w:val="1"/>
        </w:numPr>
        <w:tabs>
          <w:tab w:val="clear" w:pos="360"/>
        </w:tabs>
        <w:ind w:hanging="357"/>
      </w:pPr>
      <w:bookmarkStart w:id="1842" w:name="_Toc154499758"/>
      <w:bookmarkStart w:id="1843" w:name="_Toc155084356"/>
      <w:bookmarkStart w:id="1844" w:name="_Toc155084584"/>
      <w:bookmarkStart w:id="1845" w:name="_Toc155084846"/>
      <w:bookmarkStart w:id="1846" w:name="_Toc155085065"/>
      <w:bookmarkStart w:id="1847" w:name="_Toc155090901"/>
      <w:bookmarkStart w:id="1848" w:name="_Toc155091790"/>
      <w:bookmarkStart w:id="1849" w:name="_Toc155790776"/>
      <w:bookmarkStart w:id="1850" w:name="_Toc191914685"/>
      <w:bookmarkStart w:id="1851" w:name="_Toc193746996"/>
      <w:bookmarkStart w:id="1852" w:name="_Toc194683681"/>
      <w:r w:rsidRPr="0023754F">
        <w:t>Network</w:t>
      </w:r>
      <w:r w:rsidRPr="0023754F">
        <w:rPr>
          <w:spacing w:val="-4"/>
        </w:rPr>
        <w:t xml:space="preserve"> </w:t>
      </w:r>
      <w:r w:rsidRPr="0023754F">
        <w:t>Connectivity</w:t>
      </w:r>
      <w:bookmarkEnd w:id="1842"/>
      <w:bookmarkEnd w:id="1843"/>
      <w:bookmarkEnd w:id="1844"/>
      <w:bookmarkEnd w:id="1845"/>
      <w:bookmarkEnd w:id="1846"/>
      <w:bookmarkEnd w:id="1847"/>
      <w:bookmarkEnd w:id="1848"/>
      <w:bookmarkEnd w:id="1849"/>
      <w:bookmarkEnd w:id="1850"/>
      <w:bookmarkEnd w:id="1851"/>
      <w:bookmarkEnd w:id="1852"/>
    </w:p>
    <w:p w14:paraId="09B26E93" w14:textId="77777777" w:rsidR="00A03B63" w:rsidRDefault="00A03B63" w:rsidP="00A03B63">
      <w:pPr>
        <w:pStyle w:val="BodyText"/>
        <w:spacing w:before="1"/>
        <w:ind w:right="955"/>
        <w:rPr>
          <w:sz w:val="16"/>
          <w:szCs w:val="16"/>
        </w:rPr>
      </w:pPr>
    </w:p>
    <w:p w14:paraId="1D48C2B7" w14:textId="77777777" w:rsidR="00A03B63" w:rsidRPr="0073433E" w:rsidRDefault="00A03B63" w:rsidP="00A03B63">
      <w:pPr>
        <w:jc w:val="both"/>
      </w:pPr>
      <w:r w:rsidRPr="0073433E">
        <w:t>The N</w:t>
      </w:r>
      <w:r>
        <w:t>etwork</w:t>
      </w:r>
      <w:r w:rsidRPr="0073433E">
        <w:t xml:space="preserve"> team will document the network configuration, including IP </w:t>
      </w:r>
      <w:proofErr w:type="spellStart"/>
      <w:r w:rsidRPr="0073433E">
        <w:t>vLAN</w:t>
      </w:r>
      <w:proofErr w:type="spellEnd"/>
      <w:r w:rsidRPr="0073433E">
        <w:t xml:space="preserve"> subnets, connectivity specifics for network switches, firewall requirements, and data flow details in the High-Level Design.</w:t>
      </w:r>
    </w:p>
    <w:p w14:paraId="0B629AA2" w14:textId="77777777" w:rsidR="00A03B63" w:rsidRPr="0073433E" w:rsidRDefault="00A03B63" w:rsidP="00A03B63">
      <w:pPr>
        <w:jc w:val="both"/>
      </w:pPr>
    </w:p>
    <w:p w14:paraId="60D2FC83" w14:textId="77777777" w:rsidR="00A03B63" w:rsidRPr="0023754F" w:rsidRDefault="00A03B63" w:rsidP="00A03B63">
      <w:pPr>
        <w:jc w:val="both"/>
      </w:pPr>
      <w:r w:rsidRPr="0073433E">
        <w:t>Adhering to best practices, it is advisable to implement the recommended network configuration for each type of traffic</w:t>
      </w:r>
      <w:r w:rsidRPr="0023754F">
        <w:t>.</w:t>
      </w:r>
    </w:p>
    <w:p w14:paraId="192E0841" w14:textId="77777777" w:rsidR="00A03B63" w:rsidRPr="0023754F" w:rsidRDefault="00A03B63" w:rsidP="00A03B63">
      <w:pPr>
        <w:pStyle w:val="BodyText"/>
        <w:spacing w:before="10"/>
        <w:rPr>
          <w:sz w:val="16"/>
          <w:szCs w:val="16"/>
        </w:rPr>
      </w:pPr>
    </w:p>
    <w:p w14:paraId="15FF7737" w14:textId="77777777" w:rsidR="00A03B63" w:rsidRPr="0023754F" w:rsidRDefault="00A03B63" w:rsidP="00A03B63">
      <w:pPr>
        <w:pStyle w:val="Heading3"/>
        <w:numPr>
          <w:ilvl w:val="2"/>
          <w:numId w:val="1"/>
        </w:numPr>
        <w:tabs>
          <w:tab w:val="clear" w:pos="360"/>
        </w:tabs>
        <w:ind w:hanging="357"/>
      </w:pPr>
      <w:r w:rsidRPr="0023754F">
        <w:t>Management</w:t>
      </w:r>
      <w:r w:rsidRPr="0023754F">
        <w:rPr>
          <w:spacing w:val="-8"/>
        </w:rPr>
        <w:t xml:space="preserve"> </w:t>
      </w:r>
      <w:r w:rsidRPr="0023754F">
        <w:t>network</w:t>
      </w:r>
    </w:p>
    <w:p w14:paraId="048D250B" w14:textId="77777777" w:rsidR="00A03B63" w:rsidRPr="00EA1950" w:rsidRDefault="00A03B63" w:rsidP="00A03B63">
      <w:pPr>
        <w:pStyle w:val="BodyText"/>
        <w:spacing w:before="1"/>
        <w:ind w:left="1254" w:right="1379"/>
        <w:rPr>
          <w:sz w:val="16"/>
          <w:szCs w:val="16"/>
        </w:rPr>
      </w:pPr>
    </w:p>
    <w:p w14:paraId="35D2C2FB" w14:textId="77777777" w:rsidR="00A03B63" w:rsidRPr="0023754F" w:rsidRDefault="00A03B63" w:rsidP="00A03B63">
      <w:pPr>
        <w:jc w:val="both"/>
      </w:pPr>
      <w:r w:rsidRPr="00EA1950">
        <w:t>This network category is employed for the administration of Hyper-V hosts and the virtual machines hosted on them</w:t>
      </w:r>
      <w:r w:rsidRPr="0023754F">
        <w:t>.</w:t>
      </w:r>
    </w:p>
    <w:p w14:paraId="718EE28F" w14:textId="77777777" w:rsidR="00A03B63" w:rsidRPr="0023754F" w:rsidRDefault="00A03B63" w:rsidP="00A03B63">
      <w:pPr>
        <w:pStyle w:val="BodyText"/>
        <w:spacing w:before="10"/>
        <w:rPr>
          <w:sz w:val="16"/>
          <w:szCs w:val="16"/>
        </w:rPr>
      </w:pPr>
    </w:p>
    <w:p w14:paraId="11967DD1" w14:textId="77777777" w:rsidR="00A03B63" w:rsidRPr="0023754F" w:rsidRDefault="00A03B63" w:rsidP="00A03B63">
      <w:pPr>
        <w:pStyle w:val="Heading3"/>
        <w:numPr>
          <w:ilvl w:val="2"/>
          <w:numId w:val="1"/>
        </w:numPr>
        <w:tabs>
          <w:tab w:val="clear" w:pos="360"/>
        </w:tabs>
        <w:ind w:hanging="357"/>
      </w:pPr>
      <w:r w:rsidRPr="0023754F">
        <w:t>CSV</w:t>
      </w:r>
      <w:r w:rsidRPr="0023754F">
        <w:rPr>
          <w:spacing w:val="-5"/>
        </w:rPr>
        <w:t xml:space="preserve"> </w:t>
      </w:r>
      <w:r w:rsidRPr="0023754F">
        <w:t>(Cluster</w:t>
      </w:r>
      <w:r w:rsidRPr="0023754F">
        <w:rPr>
          <w:spacing w:val="-2"/>
        </w:rPr>
        <w:t xml:space="preserve"> </w:t>
      </w:r>
      <w:r w:rsidRPr="0023754F">
        <w:t>Shared</w:t>
      </w:r>
      <w:r w:rsidRPr="0023754F">
        <w:rPr>
          <w:spacing w:val="-5"/>
        </w:rPr>
        <w:t xml:space="preserve"> </w:t>
      </w:r>
      <w:r w:rsidRPr="0023754F">
        <w:t>Volume)</w:t>
      </w:r>
      <w:r w:rsidRPr="0023754F">
        <w:rPr>
          <w:spacing w:val="-4"/>
        </w:rPr>
        <w:t xml:space="preserve"> </w:t>
      </w:r>
      <w:r w:rsidRPr="0023754F">
        <w:t>or</w:t>
      </w:r>
      <w:r w:rsidRPr="0023754F">
        <w:rPr>
          <w:spacing w:val="-3"/>
        </w:rPr>
        <w:t xml:space="preserve"> </w:t>
      </w:r>
      <w:r w:rsidRPr="0023754F">
        <w:t>Heartbeat</w:t>
      </w:r>
      <w:r w:rsidRPr="0023754F">
        <w:rPr>
          <w:spacing w:val="-4"/>
        </w:rPr>
        <w:t xml:space="preserve"> </w:t>
      </w:r>
      <w:r w:rsidRPr="0023754F">
        <w:t>network</w:t>
      </w:r>
    </w:p>
    <w:p w14:paraId="556563C3" w14:textId="77777777" w:rsidR="00A03B63" w:rsidRPr="00C82476" w:rsidRDefault="00A03B63" w:rsidP="00A03B63">
      <w:pPr>
        <w:jc w:val="both"/>
      </w:pPr>
    </w:p>
    <w:p w14:paraId="2DB10975" w14:textId="77777777" w:rsidR="00A03B63" w:rsidRPr="0023754F" w:rsidRDefault="00A03B63" w:rsidP="00A03B63">
      <w:pPr>
        <w:jc w:val="both"/>
      </w:pPr>
      <w:r w:rsidRPr="00C82476">
        <w:t>CSV (Cluster Shared Volume) traffic is typically low but serves for standard cluster communications. Heartbeat traffic, while light, is sensitive to latency and demands that every cluster component remains healthy and online. If there isn't a dedicated network for transmitting heartbeats, delays or losses in heartbeats may occur, especially during high data transfer activities like copying files over the network. This situation could lead to a cluster failure if quorum is lost</w:t>
      </w:r>
      <w:r w:rsidRPr="0023754F">
        <w:t>.</w:t>
      </w:r>
    </w:p>
    <w:p w14:paraId="7BC48A44" w14:textId="77777777" w:rsidR="00A03B63" w:rsidRPr="0023754F" w:rsidRDefault="00A03B63" w:rsidP="00A03B63">
      <w:pPr>
        <w:pStyle w:val="BodyText"/>
        <w:spacing w:before="11"/>
        <w:rPr>
          <w:sz w:val="16"/>
          <w:szCs w:val="16"/>
        </w:rPr>
      </w:pPr>
    </w:p>
    <w:p w14:paraId="3DF95ED2" w14:textId="77777777" w:rsidR="00A03B63" w:rsidRDefault="00A03B63" w:rsidP="00A03B63">
      <w:pPr>
        <w:pStyle w:val="Heading3"/>
        <w:numPr>
          <w:ilvl w:val="2"/>
          <w:numId w:val="1"/>
        </w:numPr>
        <w:tabs>
          <w:tab w:val="clear" w:pos="360"/>
        </w:tabs>
        <w:ind w:hanging="357"/>
      </w:pPr>
      <w:r w:rsidRPr="0023754F">
        <w:t>VM</w:t>
      </w:r>
      <w:r w:rsidRPr="0023754F">
        <w:rPr>
          <w:spacing w:val="-4"/>
        </w:rPr>
        <w:t xml:space="preserve"> </w:t>
      </w:r>
      <w:r w:rsidRPr="0023754F">
        <w:t>Live</w:t>
      </w:r>
      <w:r w:rsidRPr="0023754F">
        <w:rPr>
          <w:spacing w:val="-3"/>
        </w:rPr>
        <w:t xml:space="preserve"> </w:t>
      </w:r>
      <w:r w:rsidRPr="0023754F">
        <w:t>Migration</w:t>
      </w:r>
      <w:r w:rsidRPr="0023754F">
        <w:rPr>
          <w:spacing w:val="-3"/>
        </w:rPr>
        <w:t xml:space="preserve"> </w:t>
      </w:r>
      <w:r w:rsidRPr="0023754F">
        <w:t>network</w:t>
      </w:r>
    </w:p>
    <w:p w14:paraId="22B76B8B" w14:textId="77777777" w:rsidR="00A03B63" w:rsidRDefault="00A03B63" w:rsidP="00A03B63">
      <w:pPr>
        <w:pStyle w:val="BodyText"/>
        <w:ind w:right="1016"/>
        <w:rPr>
          <w:sz w:val="16"/>
          <w:szCs w:val="16"/>
        </w:rPr>
      </w:pPr>
    </w:p>
    <w:p w14:paraId="71A57162" w14:textId="77777777" w:rsidR="00A03B63" w:rsidRPr="0023754F" w:rsidRDefault="00A03B63" w:rsidP="00A03B63">
      <w:pPr>
        <w:jc w:val="both"/>
      </w:pPr>
      <w:r w:rsidRPr="00C82476">
        <w:t>The process of VM migration necessitates sufficient bandwidth to swiftly and error-free complete migration tasks, particularly when a VM is actively running. It involves the rapid copying of substantial memory segments to ensure efficiency</w:t>
      </w:r>
      <w:r w:rsidRPr="0023754F">
        <w:t>.</w:t>
      </w:r>
    </w:p>
    <w:p w14:paraId="72FBBE26" w14:textId="77777777" w:rsidR="00A03B63" w:rsidRPr="0023754F" w:rsidRDefault="00A03B63" w:rsidP="00A03B63">
      <w:pPr>
        <w:pStyle w:val="BodyText"/>
        <w:rPr>
          <w:sz w:val="16"/>
          <w:szCs w:val="16"/>
        </w:rPr>
      </w:pPr>
    </w:p>
    <w:p w14:paraId="3EBABA41" w14:textId="77777777" w:rsidR="00A03B63" w:rsidRPr="008B2D4D" w:rsidRDefault="00A03B63" w:rsidP="00A03B63">
      <w:pPr>
        <w:pStyle w:val="Heading3"/>
        <w:numPr>
          <w:ilvl w:val="2"/>
          <w:numId w:val="1"/>
        </w:numPr>
        <w:tabs>
          <w:tab w:val="clear" w:pos="360"/>
        </w:tabs>
        <w:ind w:hanging="357"/>
      </w:pPr>
      <w:r w:rsidRPr="00C72D96">
        <w:t>VM</w:t>
      </w:r>
      <w:r w:rsidRPr="008B2D4D">
        <w:rPr>
          <w:spacing w:val="-4"/>
        </w:rPr>
        <w:t xml:space="preserve"> </w:t>
      </w:r>
      <w:r w:rsidRPr="00C72D96">
        <w:t>network</w:t>
      </w:r>
    </w:p>
    <w:p w14:paraId="1C883299" w14:textId="77777777" w:rsidR="00A03B63" w:rsidRDefault="00A03B63" w:rsidP="00A03B63">
      <w:pPr>
        <w:pStyle w:val="BodyText"/>
        <w:ind w:left="1254" w:right="1261"/>
        <w:rPr>
          <w:sz w:val="16"/>
          <w:szCs w:val="16"/>
        </w:rPr>
      </w:pPr>
    </w:p>
    <w:p w14:paraId="3009C909" w14:textId="77777777" w:rsidR="00A03B63" w:rsidRPr="00174384" w:rsidRDefault="00A03B63" w:rsidP="00A03B63">
      <w:pPr>
        <w:jc w:val="both"/>
      </w:pPr>
      <w:r w:rsidRPr="00235EDF">
        <w:t>This network handles crucial virtual machine traffic within the Hyper-V networking environment. NIC teaming is the preferred choice for network resilience. It is advisable to leverage the Converged network feature, wherein a Converged Network Interface Card (NIC) enables the exposure of RDMA through a host-partition virtual NIC (</w:t>
      </w:r>
      <w:proofErr w:type="spellStart"/>
      <w:r w:rsidRPr="00235EDF">
        <w:t>vNIC</w:t>
      </w:r>
      <w:proofErr w:type="spellEnd"/>
      <w:r w:rsidRPr="00235EDF">
        <w:t>). This configuration allows the host partition services to access Remote Direct Memory Access (RDMA) on the same NICs utilized by Hyper-V guests for TCP/IP traffic.</w:t>
      </w:r>
    </w:p>
    <w:p w14:paraId="0272339E" w14:textId="77777777" w:rsidR="00A03B63" w:rsidRPr="0023754F" w:rsidRDefault="00A03B63" w:rsidP="00A03B63">
      <w:pPr>
        <w:pStyle w:val="Heading2"/>
        <w:numPr>
          <w:ilvl w:val="1"/>
          <w:numId w:val="1"/>
        </w:numPr>
        <w:tabs>
          <w:tab w:val="clear" w:pos="360"/>
        </w:tabs>
        <w:ind w:hanging="357"/>
      </w:pPr>
      <w:bookmarkStart w:id="1853" w:name="_Toc154499759"/>
      <w:bookmarkStart w:id="1854" w:name="_Toc155084357"/>
      <w:bookmarkStart w:id="1855" w:name="_Toc155084585"/>
      <w:bookmarkStart w:id="1856" w:name="_Toc155084847"/>
      <w:bookmarkStart w:id="1857" w:name="_Toc155085066"/>
      <w:bookmarkStart w:id="1858" w:name="_Toc155090902"/>
      <w:bookmarkStart w:id="1859" w:name="_Toc155091791"/>
      <w:bookmarkStart w:id="1860" w:name="_Toc155790777"/>
      <w:bookmarkStart w:id="1861" w:name="_Toc191914686"/>
      <w:bookmarkStart w:id="1862" w:name="_Toc193746997"/>
      <w:bookmarkStart w:id="1863" w:name="_Toc194683682"/>
      <w:r w:rsidRPr="0023754F">
        <w:t>Storage</w:t>
      </w:r>
      <w:bookmarkEnd w:id="1853"/>
      <w:bookmarkEnd w:id="1854"/>
      <w:bookmarkEnd w:id="1855"/>
      <w:bookmarkEnd w:id="1856"/>
      <w:bookmarkEnd w:id="1857"/>
      <w:bookmarkEnd w:id="1858"/>
      <w:bookmarkEnd w:id="1859"/>
      <w:bookmarkEnd w:id="1860"/>
      <w:bookmarkEnd w:id="1861"/>
      <w:bookmarkEnd w:id="1862"/>
      <w:bookmarkEnd w:id="1863"/>
    </w:p>
    <w:p w14:paraId="7232E39A" w14:textId="77777777" w:rsidR="00A03B63" w:rsidRPr="00300B7B" w:rsidRDefault="00A03B63" w:rsidP="00A03B63">
      <w:pPr>
        <w:pStyle w:val="BodyText"/>
        <w:spacing w:line="218" w:lineRule="exact"/>
        <w:ind w:left="1254"/>
        <w:rPr>
          <w:sz w:val="16"/>
          <w:szCs w:val="16"/>
        </w:rPr>
      </w:pPr>
    </w:p>
    <w:p w14:paraId="2552756C" w14:textId="77777777" w:rsidR="00A03B63" w:rsidRPr="0023754F" w:rsidRDefault="00A03B63" w:rsidP="00A03B63">
      <w:pPr>
        <w:jc w:val="both"/>
      </w:pPr>
      <w:r w:rsidRPr="00300B7B">
        <w:t>Atos will furnish the shared storage solution, catering to both the boot LUN and additional extended storage needs. For more modest storage requirements, built-in HDDs will be utilized. The allocation of storage will extend to servers hosted within virtual environments</w:t>
      </w:r>
      <w:r w:rsidRPr="0023754F">
        <w:t>.</w:t>
      </w:r>
    </w:p>
    <w:p w14:paraId="676F7EFB" w14:textId="77777777" w:rsidR="00A03B63" w:rsidRPr="0023754F" w:rsidRDefault="00A03B63" w:rsidP="00A03B63">
      <w:pPr>
        <w:jc w:val="both"/>
      </w:pPr>
    </w:p>
    <w:p w14:paraId="3B675FB7" w14:textId="77777777" w:rsidR="00A03B63" w:rsidRPr="0023754F" w:rsidRDefault="00A03B63" w:rsidP="00A03B63">
      <w:pPr>
        <w:jc w:val="both"/>
      </w:pPr>
      <w:r w:rsidRPr="0023754F">
        <w:t>Physical</w:t>
      </w:r>
      <w:r w:rsidRPr="0023754F">
        <w:rPr>
          <w:spacing w:val="4"/>
        </w:rPr>
        <w:t xml:space="preserve"> </w:t>
      </w:r>
      <w:r w:rsidRPr="0023754F">
        <w:t>server</w:t>
      </w:r>
      <w:r w:rsidRPr="0023754F">
        <w:rPr>
          <w:spacing w:val="3"/>
        </w:rPr>
        <w:t xml:space="preserve"> </w:t>
      </w:r>
      <w:r w:rsidRPr="0023754F">
        <w:t>will</w:t>
      </w:r>
      <w:r w:rsidRPr="0023754F">
        <w:rPr>
          <w:spacing w:val="4"/>
        </w:rPr>
        <w:t xml:space="preserve"> </w:t>
      </w:r>
      <w:r w:rsidRPr="0023754F">
        <w:t>use</w:t>
      </w:r>
      <w:r w:rsidRPr="0023754F">
        <w:rPr>
          <w:spacing w:val="4"/>
        </w:rPr>
        <w:t xml:space="preserve"> </w:t>
      </w:r>
      <w:r w:rsidRPr="0023754F">
        <w:t>a</w:t>
      </w:r>
      <w:r w:rsidRPr="0023754F">
        <w:rPr>
          <w:spacing w:val="6"/>
        </w:rPr>
        <w:t xml:space="preserve"> </w:t>
      </w:r>
      <w:r w:rsidRPr="0023754F">
        <w:t>mirrored</w:t>
      </w:r>
      <w:r w:rsidRPr="0023754F">
        <w:rPr>
          <w:spacing w:val="4"/>
        </w:rPr>
        <w:t xml:space="preserve"> </w:t>
      </w:r>
      <w:r w:rsidRPr="0023754F">
        <w:t>drive</w:t>
      </w:r>
      <w:r w:rsidRPr="0023754F">
        <w:rPr>
          <w:spacing w:val="4"/>
        </w:rPr>
        <w:t xml:space="preserve"> </w:t>
      </w:r>
      <w:r w:rsidRPr="0023754F">
        <w:t>of</w:t>
      </w:r>
      <w:r w:rsidRPr="0023754F">
        <w:rPr>
          <w:spacing w:val="2"/>
        </w:rPr>
        <w:t xml:space="preserve"> </w:t>
      </w:r>
      <w:r w:rsidRPr="0023754F">
        <w:t>2</w:t>
      </w:r>
      <w:r w:rsidRPr="0023754F">
        <w:rPr>
          <w:spacing w:val="5"/>
        </w:rPr>
        <w:t xml:space="preserve"> </w:t>
      </w:r>
      <w:r w:rsidRPr="0023754F">
        <w:t>x</w:t>
      </w:r>
      <w:r w:rsidRPr="0023754F">
        <w:rPr>
          <w:spacing w:val="4"/>
        </w:rPr>
        <w:t xml:space="preserve"> </w:t>
      </w:r>
      <w:r w:rsidRPr="0023754F">
        <w:t>300GB</w:t>
      </w:r>
      <w:r w:rsidRPr="0023754F">
        <w:rPr>
          <w:spacing w:val="2"/>
        </w:rPr>
        <w:t xml:space="preserve"> </w:t>
      </w:r>
      <w:r w:rsidRPr="0023754F">
        <w:t>SAS</w:t>
      </w:r>
      <w:r w:rsidRPr="0023754F">
        <w:rPr>
          <w:spacing w:val="3"/>
        </w:rPr>
        <w:t xml:space="preserve"> </w:t>
      </w:r>
      <w:r w:rsidRPr="0023754F">
        <w:t>drives</w:t>
      </w:r>
      <w:r w:rsidRPr="0023754F">
        <w:rPr>
          <w:spacing w:val="6"/>
        </w:rPr>
        <w:t xml:space="preserve"> </w:t>
      </w:r>
      <w:r w:rsidRPr="0023754F">
        <w:t>for</w:t>
      </w:r>
      <w:r w:rsidRPr="0023754F">
        <w:rPr>
          <w:spacing w:val="3"/>
        </w:rPr>
        <w:t xml:space="preserve"> </w:t>
      </w:r>
      <w:r w:rsidRPr="0023754F">
        <w:t>OS</w:t>
      </w:r>
      <w:r w:rsidRPr="0023754F">
        <w:rPr>
          <w:spacing w:val="5"/>
        </w:rPr>
        <w:t xml:space="preserve"> </w:t>
      </w:r>
      <w:r w:rsidRPr="0023754F">
        <w:t>partition.</w:t>
      </w:r>
      <w:r w:rsidRPr="0023754F">
        <w:rPr>
          <w:spacing w:val="3"/>
        </w:rPr>
        <w:t xml:space="preserve"> </w:t>
      </w:r>
      <w:r w:rsidRPr="0023754F">
        <w:t>Physical</w:t>
      </w:r>
      <w:r w:rsidRPr="0023754F">
        <w:rPr>
          <w:spacing w:val="4"/>
        </w:rPr>
        <w:t xml:space="preserve"> </w:t>
      </w:r>
      <w:r w:rsidRPr="0023754F">
        <w:t>server</w:t>
      </w:r>
      <w:r w:rsidRPr="0023754F">
        <w:rPr>
          <w:spacing w:val="-60"/>
        </w:rPr>
        <w:t xml:space="preserve"> </w:t>
      </w:r>
      <w:r w:rsidRPr="0023754F">
        <w:t>will</w:t>
      </w:r>
      <w:r w:rsidRPr="0023754F">
        <w:rPr>
          <w:spacing w:val="-1"/>
        </w:rPr>
        <w:t xml:space="preserve"> </w:t>
      </w:r>
      <w:r w:rsidRPr="0023754F">
        <w:t>have</w:t>
      </w:r>
      <w:r w:rsidRPr="0023754F">
        <w:rPr>
          <w:spacing w:val="-1"/>
        </w:rPr>
        <w:t xml:space="preserve"> </w:t>
      </w:r>
      <w:r w:rsidRPr="0023754F">
        <w:t>followed</w:t>
      </w:r>
      <w:r w:rsidRPr="0023754F">
        <w:rPr>
          <w:spacing w:val="-1"/>
        </w:rPr>
        <w:t xml:space="preserve"> </w:t>
      </w:r>
      <w:r w:rsidRPr="0023754F">
        <w:t>logical</w:t>
      </w:r>
      <w:r w:rsidRPr="0023754F">
        <w:rPr>
          <w:spacing w:val="-3"/>
        </w:rPr>
        <w:t xml:space="preserve"> </w:t>
      </w:r>
      <w:r w:rsidRPr="0023754F">
        <w:t>drive</w:t>
      </w:r>
      <w:r w:rsidRPr="0023754F">
        <w:rPr>
          <w:spacing w:val="-1"/>
        </w:rPr>
        <w:t xml:space="preserve"> </w:t>
      </w:r>
      <w:r w:rsidRPr="0023754F">
        <w:t>configuration:</w:t>
      </w:r>
    </w:p>
    <w:p w14:paraId="07CFC4FA" w14:textId="77777777" w:rsidR="00A03B63" w:rsidRDefault="00A03B63" w:rsidP="00A03B63">
      <w:pPr>
        <w:pStyle w:val="BodyText"/>
        <w:spacing w:line="218" w:lineRule="exact"/>
        <w:rPr>
          <w:sz w:val="16"/>
          <w:szCs w:val="16"/>
        </w:rPr>
      </w:pPr>
    </w:p>
    <w:tbl>
      <w:tblPr>
        <w:tblW w:w="89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94"/>
        <w:gridCol w:w="3977"/>
        <w:tblGridChange w:id="1864">
          <w:tblGrid>
            <w:gridCol w:w="25"/>
            <w:gridCol w:w="4969"/>
            <w:gridCol w:w="25"/>
            <w:gridCol w:w="3952"/>
            <w:gridCol w:w="25"/>
          </w:tblGrid>
        </w:tblGridChange>
      </w:tblGrid>
      <w:tr w:rsidR="00B75DD6" w:rsidRPr="0023754F" w14:paraId="59D00E71" w14:textId="77777777" w:rsidTr="00B75DD6">
        <w:trPr>
          <w:trHeight w:val="299"/>
          <w:tblHeader/>
        </w:trPr>
        <w:tc>
          <w:tcPr>
            <w:tcW w:w="4994" w:type="dxa"/>
            <w:tcBorders>
              <w:right w:val="single" w:sz="4" w:space="0" w:color="FFFFFF"/>
            </w:tcBorders>
            <w:shd w:val="clear" w:color="auto" w:fill="1985FF"/>
            <w:tcMar>
              <w:top w:w="57" w:type="dxa"/>
              <w:left w:w="85" w:type="dxa"/>
              <w:right w:w="85" w:type="dxa"/>
            </w:tcMar>
          </w:tcPr>
          <w:p w14:paraId="48C467F6" w14:textId="77777777" w:rsidR="00A03B63" w:rsidRPr="0023754F" w:rsidRDefault="00A03B63" w:rsidP="00B75DD6">
            <w:pPr>
              <w:pStyle w:val="TableHeader"/>
            </w:pPr>
            <w:r w:rsidRPr="0023754F">
              <w:t>Drive</w:t>
            </w:r>
            <w:r w:rsidRPr="0023754F">
              <w:rPr>
                <w:spacing w:val="-2"/>
              </w:rPr>
              <w:t xml:space="preserve"> </w:t>
            </w:r>
            <w:r w:rsidRPr="0023754F">
              <w:t>Name</w:t>
            </w:r>
          </w:p>
        </w:tc>
        <w:tc>
          <w:tcPr>
            <w:tcW w:w="3977" w:type="dxa"/>
            <w:tcBorders>
              <w:left w:val="single" w:sz="4" w:space="0" w:color="FFFFFF"/>
            </w:tcBorders>
            <w:shd w:val="clear" w:color="auto" w:fill="1985FF"/>
            <w:tcMar>
              <w:top w:w="57" w:type="dxa"/>
              <w:left w:w="85" w:type="dxa"/>
              <w:right w:w="85" w:type="dxa"/>
            </w:tcMar>
          </w:tcPr>
          <w:p w14:paraId="31D52A99" w14:textId="77777777" w:rsidR="00A03B63" w:rsidRPr="0023754F" w:rsidRDefault="00A03B63" w:rsidP="00B75DD6">
            <w:pPr>
              <w:pStyle w:val="TableHeader"/>
            </w:pPr>
            <w:r w:rsidRPr="0023754F">
              <w:t>Drive</w:t>
            </w:r>
            <w:r w:rsidRPr="0023754F">
              <w:rPr>
                <w:spacing w:val="-1"/>
              </w:rPr>
              <w:t xml:space="preserve"> </w:t>
            </w:r>
            <w:r w:rsidRPr="0023754F">
              <w:t>Size</w:t>
            </w:r>
            <w:r w:rsidRPr="0023754F">
              <w:rPr>
                <w:spacing w:val="-3"/>
              </w:rPr>
              <w:t xml:space="preserve"> </w:t>
            </w:r>
            <w:r w:rsidRPr="0023754F">
              <w:t>(GB)</w:t>
            </w:r>
          </w:p>
        </w:tc>
      </w:tr>
      <w:tr w:rsidR="00B75DD6" w:rsidRPr="0023754F" w14:paraId="4F96C84B" w14:textId="77777777" w:rsidTr="00B75DD6">
        <w:tblPrEx>
          <w:tblW w:w="89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Change w:id="1865" w:author="Omkar Kulthe" w:date="2025-03-07T19:59:00Z">
            <w:tblPrEx>
              <w:tblW w:w="89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Ex>
          </w:tblPrExChange>
        </w:tblPrEx>
        <w:trPr>
          <w:trHeight w:val="276"/>
          <w:trPrChange w:id="1866" w:author="Omkar Kulthe" w:date="2025-03-07T19:59:00Z">
            <w:trPr>
              <w:gridBefore w:val="1"/>
              <w:trHeight w:val="276"/>
              <w:tblHeader/>
            </w:trPr>
          </w:trPrChange>
        </w:trPr>
        <w:tc>
          <w:tcPr>
            <w:tcW w:w="4994" w:type="dxa"/>
            <w:shd w:val="clear" w:color="auto" w:fill="auto"/>
            <w:tcMar>
              <w:top w:w="28" w:type="dxa"/>
              <w:left w:w="85" w:type="dxa"/>
              <w:right w:w="85" w:type="dxa"/>
            </w:tcMar>
            <w:tcPrChange w:id="1867" w:author="Omkar Kulthe" w:date="2025-03-07T19:59:00Z">
              <w:tcPr>
                <w:tcW w:w="4994" w:type="dxa"/>
                <w:gridSpan w:val="2"/>
                <w:shd w:val="clear" w:color="auto" w:fill="auto"/>
                <w:tcMar>
                  <w:top w:w="28" w:type="dxa"/>
                  <w:left w:w="85" w:type="dxa"/>
                  <w:right w:w="85" w:type="dxa"/>
                </w:tcMar>
              </w:tcPr>
            </w:tcPrChange>
          </w:tcPr>
          <w:p w14:paraId="1DC6DD3E" w14:textId="77777777" w:rsidR="00A03B63" w:rsidRPr="0023754F" w:rsidRDefault="00A03B63" w:rsidP="00B75DD6">
            <w:pPr>
              <w:pStyle w:val="Table"/>
            </w:pPr>
            <w:r w:rsidRPr="0023754F">
              <w:t>C: (OS)</w:t>
            </w:r>
            <w:r w:rsidRPr="0023754F">
              <w:rPr>
                <w:spacing w:val="-2"/>
              </w:rPr>
              <w:t xml:space="preserve"> </w:t>
            </w:r>
            <w:r w:rsidRPr="0023754F">
              <w:t>– Local</w:t>
            </w:r>
          </w:p>
        </w:tc>
        <w:tc>
          <w:tcPr>
            <w:tcW w:w="3977" w:type="dxa"/>
            <w:shd w:val="clear" w:color="auto" w:fill="auto"/>
            <w:tcMar>
              <w:top w:w="28" w:type="dxa"/>
              <w:left w:w="85" w:type="dxa"/>
              <w:right w:w="85" w:type="dxa"/>
            </w:tcMar>
            <w:tcPrChange w:id="1868" w:author="Omkar Kulthe" w:date="2025-03-07T19:59:00Z">
              <w:tcPr>
                <w:tcW w:w="3977" w:type="dxa"/>
                <w:gridSpan w:val="2"/>
                <w:shd w:val="clear" w:color="auto" w:fill="auto"/>
                <w:tcMar>
                  <w:top w:w="28" w:type="dxa"/>
                  <w:left w:w="85" w:type="dxa"/>
                  <w:right w:w="85" w:type="dxa"/>
                </w:tcMar>
              </w:tcPr>
            </w:tcPrChange>
          </w:tcPr>
          <w:p w14:paraId="71226558" w14:textId="77777777" w:rsidR="00A03B63" w:rsidRPr="0023754F" w:rsidRDefault="00A03B63" w:rsidP="00B75DD6">
            <w:pPr>
              <w:pStyle w:val="Table"/>
            </w:pPr>
            <w:r w:rsidRPr="0023754F">
              <w:t>60</w:t>
            </w:r>
          </w:p>
        </w:tc>
      </w:tr>
    </w:tbl>
    <w:p w14:paraId="668ED1AA" w14:textId="77777777" w:rsidR="00A03B63" w:rsidRDefault="00A03B63" w:rsidP="00A03B63">
      <w:pPr>
        <w:pStyle w:val="BodyText"/>
        <w:spacing w:line="218" w:lineRule="exact"/>
        <w:rPr>
          <w:sz w:val="16"/>
          <w:szCs w:val="16"/>
        </w:rPr>
      </w:pPr>
    </w:p>
    <w:p w14:paraId="100E6098" w14:textId="77777777" w:rsidR="00A03B63" w:rsidRDefault="00A03B63" w:rsidP="00A03B63">
      <w:pPr>
        <w:pStyle w:val="BodyText"/>
        <w:spacing w:line="218" w:lineRule="exact"/>
        <w:rPr>
          <w:sz w:val="16"/>
          <w:szCs w:val="16"/>
        </w:rPr>
      </w:pPr>
    </w:p>
    <w:p w14:paraId="129C6809" w14:textId="77777777" w:rsidR="00A03B63" w:rsidRPr="00A35CE0" w:rsidRDefault="00A03B63" w:rsidP="00A03B63">
      <w:pPr>
        <w:pStyle w:val="ListBullet"/>
        <w:numPr>
          <w:ilvl w:val="0"/>
          <w:numId w:val="16"/>
        </w:numPr>
        <w:tabs>
          <w:tab w:val="num" w:pos="284"/>
        </w:tabs>
        <w:ind w:left="284" w:hanging="284"/>
        <w:rPr>
          <w:b/>
          <w:bCs/>
        </w:rPr>
      </w:pPr>
      <w:r w:rsidRPr="00A35CE0">
        <w:rPr>
          <w:b/>
          <w:bCs/>
        </w:rPr>
        <w:t>Hyper-V</w:t>
      </w:r>
      <w:r w:rsidRPr="00A35CE0">
        <w:rPr>
          <w:b/>
          <w:bCs/>
          <w:spacing w:val="-8"/>
        </w:rPr>
        <w:t xml:space="preserve"> </w:t>
      </w:r>
      <w:r w:rsidRPr="00A35CE0">
        <w:rPr>
          <w:b/>
          <w:bCs/>
        </w:rPr>
        <w:t>Storage</w:t>
      </w:r>
      <w:r w:rsidRPr="00A35CE0">
        <w:rPr>
          <w:b/>
          <w:bCs/>
          <w:spacing w:val="-5"/>
        </w:rPr>
        <w:t xml:space="preserve"> </w:t>
      </w:r>
      <w:r w:rsidRPr="00A35CE0">
        <w:rPr>
          <w:b/>
          <w:bCs/>
        </w:rPr>
        <w:t>Recommendations</w:t>
      </w:r>
    </w:p>
    <w:p w14:paraId="154FD952" w14:textId="77777777" w:rsidR="00A03B63" w:rsidRPr="0023754F" w:rsidRDefault="00A03B63" w:rsidP="00A03B63">
      <w:pPr>
        <w:pStyle w:val="BodyText"/>
        <w:spacing w:before="9"/>
        <w:rPr>
          <w:b/>
          <w:sz w:val="16"/>
          <w:szCs w:val="16"/>
        </w:rPr>
      </w:pPr>
    </w:p>
    <w:p w14:paraId="3350CD2C" w14:textId="77777777" w:rsidR="00A03B63" w:rsidRPr="00DD3E8B" w:rsidRDefault="00A03B63" w:rsidP="00A03B63">
      <w:pPr>
        <w:pStyle w:val="BodyText"/>
        <w:ind w:left="1254" w:right="967"/>
        <w:rPr>
          <w:sz w:val="16"/>
          <w:szCs w:val="16"/>
        </w:rPr>
      </w:pPr>
    </w:p>
    <w:p w14:paraId="3DDBD52B" w14:textId="3BA03F17" w:rsidR="00A03B63" w:rsidRPr="00DD3E8B" w:rsidRDefault="00A03B63" w:rsidP="00A03B63">
      <w:pPr>
        <w:jc w:val="both"/>
      </w:pPr>
      <w:r w:rsidRPr="00DD3E8B">
        <w:lastRenderedPageBreak/>
        <w:t xml:space="preserve">In a Hyper-V virtual environment, </w:t>
      </w:r>
      <w:del w:id="1869" w:author="Omkar Kulthe" w:date="2025-03-19T15:27:00Z">
        <w:r w:rsidRPr="00DD3E8B" w:rsidDel="0056569D">
          <w:delText xml:space="preserve">administrators </w:delText>
        </w:r>
      </w:del>
      <w:r w:rsidRPr="00DD3E8B">
        <w:t>have the flexibility to choose from various storage types, a decision that should be carefully considered before server configuration or virtual machine deployment.</w:t>
      </w:r>
    </w:p>
    <w:p w14:paraId="358DB7B3" w14:textId="77777777" w:rsidR="00A03B63" w:rsidRPr="00DD3E8B" w:rsidRDefault="00A03B63" w:rsidP="00A03B63">
      <w:pPr>
        <w:jc w:val="both"/>
      </w:pPr>
    </w:p>
    <w:p w14:paraId="18CD2925" w14:textId="77777777" w:rsidR="00A03B63" w:rsidRPr="00DD3E8B" w:rsidRDefault="00A03B63" w:rsidP="00A03B63">
      <w:pPr>
        <w:jc w:val="both"/>
      </w:pPr>
      <w:r w:rsidRPr="00DD3E8B">
        <w:t>The storage mountable to a Hyper-V server falls into two categories: local storage and remote storage.</w:t>
      </w:r>
    </w:p>
    <w:p w14:paraId="11B01F20" w14:textId="77777777" w:rsidR="00A03B63" w:rsidRPr="00DD3E8B" w:rsidRDefault="00A03B63" w:rsidP="00A03B63">
      <w:pPr>
        <w:jc w:val="both"/>
      </w:pPr>
    </w:p>
    <w:p w14:paraId="2CA6C852" w14:textId="77777777" w:rsidR="00A03B63" w:rsidRPr="00DD3E8B" w:rsidRDefault="00A03B63" w:rsidP="00A03B63">
      <w:pPr>
        <w:jc w:val="both"/>
      </w:pPr>
      <w:r w:rsidRPr="00DD3E8B">
        <w:t>Local storage comprises multiple disks directly attached to the server. Typically connected through a SAS (Serial Attached SCSI) interface to a RAID (Redundant Array of Independent Disks) controller within the server's chassis, local storage can be a cost-effective option. It is particularly suitable for standalone Hyper-V servers.</w:t>
      </w:r>
    </w:p>
    <w:p w14:paraId="155FC663" w14:textId="77777777" w:rsidR="00A03B63" w:rsidRPr="00DD3E8B" w:rsidRDefault="00A03B63" w:rsidP="00A03B63">
      <w:pPr>
        <w:jc w:val="both"/>
      </w:pPr>
    </w:p>
    <w:p w14:paraId="164A7A37" w14:textId="77777777" w:rsidR="00A03B63" w:rsidRPr="0023754F" w:rsidRDefault="00A03B63" w:rsidP="00A03B63">
      <w:pPr>
        <w:jc w:val="both"/>
      </w:pPr>
      <w:r w:rsidRPr="00DD3E8B">
        <w:t>On the other hand, remote storage is physically separate from the Hyper-V server and is linked to the server through protocols such as iSCSI, Fiber Channel, or SMB 3.0. Fiber Channel and iSCSI offer block-level storage, while SMB 3.0 provides file-level storage. When implementing a Failover Cluster, it is imperative to use remote storage shared among all nodes within the cluster.</w:t>
      </w:r>
    </w:p>
    <w:p w14:paraId="423F56F0" w14:textId="77777777" w:rsidR="00A03B63" w:rsidRDefault="00A03B63" w:rsidP="00A03B63">
      <w:pPr>
        <w:jc w:val="both"/>
      </w:pPr>
    </w:p>
    <w:p w14:paraId="12F70F8E" w14:textId="77777777" w:rsidR="00A03B63" w:rsidRDefault="00A03B63" w:rsidP="00A03B63">
      <w:pPr>
        <w:pStyle w:val="Heading1"/>
      </w:pPr>
      <w:bookmarkStart w:id="1870" w:name="_Toc154499760"/>
      <w:bookmarkStart w:id="1871" w:name="_Toc155084358"/>
      <w:bookmarkStart w:id="1872" w:name="_Toc155084586"/>
      <w:bookmarkStart w:id="1873" w:name="_Toc155084848"/>
      <w:bookmarkStart w:id="1874" w:name="_Toc155085067"/>
      <w:bookmarkStart w:id="1875" w:name="_Toc155090903"/>
      <w:bookmarkStart w:id="1876" w:name="_Toc155091792"/>
      <w:bookmarkStart w:id="1877" w:name="_Toc155790778"/>
      <w:bookmarkStart w:id="1878" w:name="_Toc191914687"/>
      <w:bookmarkStart w:id="1879" w:name="_Toc193746998"/>
      <w:bookmarkStart w:id="1880" w:name="_Toc194683683"/>
      <w:r w:rsidRPr="0023754F">
        <w:lastRenderedPageBreak/>
        <w:t>Migration</w:t>
      </w:r>
      <w:r w:rsidRPr="0023754F">
        <w:rPr>
          <w:spacing w:val="-2"/>
        </w:rPr>
        <w:t xml:space="preserve"> </w:t>
      </w:r>
      <w:r w:rsidRPr="0023754F">
        <w:t>Planning</w:t>
      </w:r>
      <w:bookmarkEnd w:id="1870"/>
      <w:bookmarkEnd w:id="1871"/>
      <w:bookmarkEnd w:id="1872"/>
      <w:bookmarkEnd w:id="1873"/>
      <w:bookmarkEnd w:id="1874"/>
      <w:bookmarkEnd w:id="1875"/>
      <w:bookmarkEnd w:id="1876"/>
      <w:bookmarkEnd w:id="1877"/>
      <w:bookmarkEnd w:id="1878"/>
      <w:bookmarkEnd w:id="1879"/>
      <w:bookmarkEnd w:id="1880"/>
    </w:p>
    <w:p w14:paraId="2B1C7050" w14:textId="77777777" w:rsidR="00A03B63" w:rsidRPr="00465BA0" w:rsidRDefault="00A03B63" w:rsidP="00A03B63"/>
    <w:p w14:paraId="7D0D699A" w14:textId="77777777" w:rsidR="00A03B63" w:rsidRPr="0023754F" w:rsidRDefault="00A03B63" w:rsidP="00A03B63">
      <w:pPr>
        <w:jc w:val="both"/>
      </w:pPr>
      <w:r w:rsidRPr="003B1437">
        <w:t>The comprehensive documentation of migration strategies, options, and planning necessitates a level of detail that exceeds the scope of this document.</w:t>
      </w:r>
    </w:p>
    <w:p w14:paraId="06993029" w14:textId="77777777" w:rsidR="00A03B63" w:rsidRDefault="00A03B63" w:rsidP="00A03B63">
      <w:pPr>
        <w:jc w:val="both"/>
      </w:pPr>
    </w:p>
    <w:p w14:paraId="3DD94812" w14:textId="77777777" w:rsidR="00A03B63" w:rsidRDefault="00A03B63" w:rsidP="00A03B63">
      <w:pPr>
        <w:pStyle w:val="ListBullet"/>
        <w:numPr>
          <w:ilvl w:val="0"/>
          <w:numId w:val="16"/>
        </w:numPr>
        <w:tabs>
          <w:tab w:val="num" w:pos="284"/>
        </w:tabs>
        <w:ind w:left="284" w:hanging="284"/>
      </w:pPr>
      <w:bookmarkStart w:id="1881" w:name="_Toc154499761"/>
      <w:r w:rsidRPr="00933194">
        <w:t>Security</w:t>
      </w:r>
      <w:bookmarkEnd w:id="1881"/>
    </w:p>
    <w:p w14:paraId="53AEB6B3" w14:textId="77777777" w:rsidR="00A03B63" w:rsidRPr="00933194" w:rsidRDefault="00A03B63" w:rsidP="00A03B63">
      <w:pPr>
        <w:pStyle w:val="ListBullet"/>
        <w:numPr>
          <w:ilvl w:val="0"/>
          <w:numId w:val="0"/>
        </w:numPr>
      </w:pPr>
    </w:p>
    <w:p w14:paraId="70A3DAE6" w14:textId="77777777" w:rsidR="00A03B63" w:rsidRPr="00933194" w:rsidRDefault="00A03B63" w:rsidP="00A03B63">
      <w:pPr>
        <w:jc w:val="both"/>
        <w:rPr>
          <w:szCs w:val="18"/>
        </w:rPr>
      </w:pPr>
      <w:r w:rsidRPr="00933194">
        <w:rPr>
          <w:szCs w:val="18"/>
        </w:rPr>
        <w:t>The table below lists all the security policies and Technical Security Specifications that apply to</w:t>
      </w:r>
      <w:r>
        <w:rPr>
          <w:szCs w:val="18"/>
        </w:rPr>
        <w:t xml:space="preserve"> </w:t>
      </w:r>
      <w:r w:rsidRPr="00933194">
        <w:rPr>
          <w:spacing w:val="-61"/>
          <w:szCs w:val="18"/>
        </w:rPr>
        <w:t xml:space="preserve"> </w:t>
      </w:r>
      <w:r w:rsidRPr="00933194">
        <w:rPr>
          <w:szCs w:val="18"/>
        </w:rPr>
        <w:t>this</w:t>
      </w:r>
      <w:r w:rsidRPr="00933194">
        <w:rPr>
          <w:spacing w:val="-1"/>
          <w:szCs w:val="18"/>
        </w:rPr>
        <w:t xml:space="preserve"> </w:t>
      </w:r>
      <w:r w:rsidRPr="00933194">
        <w:rPr>
          <w:szCs w:val="18"/>
        </w:rPr>
        <w:t xml:space="preserve">service please refer REF007 in section </w:t>
      </w:r>
      <w:r>
        <w:rPr>
          <w:szCs w:val="18"/>
        </w:rPr>
        <w:t>1.4.</w:t>
      </w:r>
    </w:p>
    <w:p w14:paraId="59119CA5" w14:textId="77777777" w:rsidR="00A03B63" w:rsidRDefault="00A03B63" w:rsidP="00A03B63">
      <w:pPr>
        <w:jc w:val="both"/>
      </w:pPr>
    </w:p>
    <w:p w14:paraId="13B33FC9" w14:textId="77777777" w:rsidR="00A03B63" w:rsidRDefault="00A03B63" w:rsidP="00A03B63">
      <w:pPr>
        <w:pStyle w:val="Heading2"/>
        <w:numPr>
          <w:ilvl w:val="1"/>
          <w:numId w:val="1"/>
        </w:numPr>
        <w:tabs>
          <w:tab w:val="clear" w:pos="360"/>
        </w:tabs>
        <w:ind w:hanging="357"/>
      </w:pPr>
      <w:bookmarkStart w:id="1882" w:name="_Toc154499762"/>
      <w:bookmarkStart w:id="1883" w:name="_Toc155085068"/>
      <w:bookmarkStart w:id="1884" w:name="_Toc155090904"/>
      <w:bookmarkStart w:id="1885" w:name="_Toc155091793"/>
      <w:bookmarkStart w:id="1886" w:name="_Toc155790779"/>
      <w:bookmarkStart w:id="1887" w:name="_Toc191914688"/>
      <w:bookmarkStart w:id="1888" w:name="_Toc193746999"/>
      <w:bookmarkStart w:id="1889" w:name="_Toc194683684"/>
      <w:r w:rsidRPr="0023754F">
        <w:t>Hyper-V</w:t>
      </w:r>
      <w:r w:rsidRPr="0023754F">
        <w:rPr>
          <w:spacing w:val="-5"/>
        </w:rPr>
        <w:t xml:space="preserve"> </w:t>
      </w:r>
      <w:r w:rsidRPr="0023754F">
        <w:t>Securit</w:t>
      </w:r>
      <w:r>
        <w:t>y</w:t>
      </w:r>
      <w:bookmarkEnd w:id="1882"/>
      <w:bookmarkEnd w:id="1883"/>
      <w:bookmarkEnd w:id="1884"/>
      <w:bookmarkEnd w:id="1885"/>
      <w:bookmarkEnd w:id="1886"/>
      <w:bookmarkEnd w:id="1887"/>
      <w:bookmarkEnd w:id="1888"/>
      <w:bookmarkEnd w:id="1889"/>
    </w:p>
    <w:p w14:paraId="5EA2AD54" w14:textId="77777777" w:rsidR="00A03B63" w:rsidRDefault="00A03B63" w:rsidP="00A03B63">
      <w:pPr>
        <w:pStyle w:val="Heading4"/>
        <w:numPr>
          <w:ilvl w:val="3"/>
          <w:numId w:val="1"/>
        </w:numPr>
        <w:tabs>
          <w:tab w:val="clear" w:pos="360"/>
        </w:tabs>
        <w:ind w:hanging="357"/>
      </w:pPr>
      <w:r w:rsidRPr="0023754F">
        <w:t>Secure</w:t>
      </w:r>
      <w:r w:rsidRPr="00317CB8">
        <w:rPr>
          <w:spacing w:val="-2"/>
        </w:rPr>
        <w:t xml:space="preserve"> </w:t>
      </w:r>
      <w:r w:rsidRPr="0023754F">
        <w:t>the</w:t>
      </w:r>
      <w:r w:rsidRPr="00317CB8">
        <w:rPr>
          <w:spacing w:val="-2"/>
        </w:rPr>
        <w:t xml:space="preserve"> </w:t>
      </w:r>
      <w:r w:rsidRPr="0023754F">
        <w:t>Hyper-V</w:t>
      </w:r>
      <w:r w:rsidRPr="00317CB8">
        <w:rPr>
          <w:spacing w:val="-5"/>
        </w:rPr>
        <w:t xml:space="preserve"> </w:t>
      </w:r>
      <w:r w:rsidRPr="0023754F">
        <w:t>host</w:t>
      </w:r>
      <w:r>
        <w:t xml:space="preserve"> </w:t>
      </w:r>
    </w:p>
    <w:p w14:paraId="21E048E8" w14:textId="77777777" w:rsidR="00A03B63" w:rsidRPr="00E40A19" w:rsidRDefault="00A03B63" w:rsidP="00A03B63">
      <w:pPr>
        <w:pStyle w:val="ListBullet"/>
        <w:numPr>
          <w:ilvl w:val="0"/>
          <w:numId w:val="0"/>
        </w:numPr>
        <w:ind w:left="284" w:hanging="284"/>
      </w:pPr>
    </w:p>
    <w:p w14:paraId="3459BA82" w14:textId="25D6D4A3" w:rsidR="00A03B63" w:rsidRPr="00F41A2A" w:rsidRDefault="00BC7A3F" w:rsidP="00A03B63">
      <w:pPr>
        <w:pStyle w:val="ListBullet"/>
        <w:numPr>
          <w:ilvl w:val="0"/>
          <w:numId w:val="16"/>
        </w:numPr>
        <w:tabs>
          <w:tab w:val="num" w:pos="284"/>
        </w:tabs>
        <w:ind w:left="284" w:hanging="284"/>
        <w:jc w:val="both"/>
        <w:rPr>
          <w:szCs w:val="18"/>
        </w:rPr>
      </w:pPr>
      <w:ins w:id="1890" w:author="Giridhar Maram" w:date="2025-03-19T17:32:00Z">
        <w:r w:rsidRPr="00BC7A3F">
          <w:rPr>
            <w:szCs w:val="18"/>
            <w:rPrChange w:id="1891" w:author="Giridhar Maram" w:date="2025-03-19T17:32:00Z">
              <w:rPr>
                <w:bCs/>
                <w:color w:val="002060"/>
                <w:sz w:val="20"/>
                <w:szCs w:val="26"/>
              </w:rPr>
            </w:rPrChange>
          </w:rPr>
          <w:t>Enforce multi-factor authentication (MFA) and role-based access control (RBAC) to restrict administrative privileges on the Hyper-V host, reducing the risk of unauthorized access.</w:t>
        </w:r>
      </w:ins>
      <w:del w:id="1892" w:author="Giridhar Maram" w:date="2025-03-19T17:32:00Z">
        <w:r w:rsidR="00A03B63" w:rsidRPr="00F41A2A" w:rsidDel="00BC7A3F">
          <w:rPr>
            <w:szCs w:val="18"/>
          </w:rPr>
          <w:delText>Enhance access control to the host through robust authentication methods and role-based access control</w:delText>
        </w:r>
      </w:del>
      <w:del w:id="1893" w:author="Giridhar Maram" w:date="2025-03-10T18:53:00Z">
        <w:r w:rsidR="00A03B63" w:rsidRPr="00F41A2A">
          <w:rPr>
            <w:szCs w:val="18"/>
          </w:rPr>
          <w:delText>.</w:delText>
        </w:r>
      </w:del>
    </w:p>
    <w:p w14:paraId="7154D8FA" w14:textId="236CBCB7" w:rsidR="00A03B63" w:rsidRPr="00F41A2A" w:rsidRDefault="000522A2" w:rsidP="00A03B63">
      <w:pPr>
        <w:pStyle w:val="ListBullet"/>
        <w:numPr>
          <w:ilvl w:val="0"/>
          <w:numId w:val="16"/>
        </w:numPr>
        <w:tabs>
          <w:tab w:val="num" w:pos="284"/>
        </w:tabs>
        <w:ind w:left="284" w:hanging="284"/>
        <w:jc w:val="both"/>
        <w:rPr>
          <w:szCs w:val="18"/>
        </w:rPr>
      </w:pPr>
      <w:ins w:id="1894" w:author="Giridhar Maram" w:date="2025-03-19T17:33:00Z">
        <w:r w:rsidRPr="00D36C57">
          <w:rPr>
            <w:szCs w:val="18"/>
            <w:rPrChange w:id="1895" w:author="Giridhar Maram" w:date="2025-03-19T17:34:00Z">
              <w:rPr>
                <w:bCs/>
                <w:color w:val="002060"/>
                <w:sz w:val="20"/>
                <w:szCs w:val="26"/>
              </w:rPr>
            </w:rPrChange>
          </w:rPr>
          <w:t>Configure Windows Defender Firewall with strict inbound and outbound rules, allowing only essential traffic to and from the Hyper-V host to minimize attack vectors</w:t>
        </w:r>
      </w:ins>
      <w:del w:id="1896" w:author="Giridhar Maram" w:date="2025-03-19T17:33:00Z">
        <w:r w:rsidR="00A03B63" w:rsidRPr="00F41A2A" w:rsidDel="000522A2">
          <w:rPr>
            <w:szCs w:val="18"/>
          </w:rPr>
          <w:delText>Configure Hyper-V firewall to allow only necessary traffic</w:delText>
        </w:r>
      </w:del>
      <w:r w:rsidR="00A03B63" w:rsidRPr="00F41A2A">
        <w:rPr>
          <w:szCs w:val="18"/>
        </w:rPr>
        <w:t>.</w:t>
      </w:r>
    </w:p>
    <w:p w14:paraId="5F14E129" w14:textId="19D77D6F" w:rsidR="00A03B63" w:rsidRPr="00F41A2A" w:rsidRDefault="00CA70B5" w:rsidP="00A03B63">
      <w:pPr>
        <w:pStyle w:val="ListBullet"/>
        <w:numPr>
          <w:ilvl w:val="0"/>
          <w:numId w:val="16"/>
        </w:numPr>
        <w:tabs>
          <w:tab w:val="num" w:pos="284"/>
        </w:tabs>
        <w:ind w:left="284" w:hanging="284"/>
        <w:jc w:val="both"/>
        <w:rPr>
          <w:szCs w:val="18"/>
        </w:rPr>
      </w:pPr>
      <w:ins w:id="1897" w:author="Giridhar Maram" w:date="2025-03-19T17:33:00Z">
        <w:r w:rsidRPr="00D36C57">
          <w:rPr>
            <w:szCs w:val="18"/>
            <w:rPrChange w:id="1898" w:author="Giridhar Maram" w:date="2025-03-19T17:34:00Z">
              <w:rPr>
                <w:bCs/>
                <w:color w:val="002060"/>
                <w:sz w:val="20"/>
                <w:szCs w:val="26"/>
              </w:rPr>
            </w:rPrChange>
          </w:rPr>
          <w:t>Deploy Hyper-V-compatible antivirus and antimalware solutions, ensuring regular updates and security hardening to defend against emerging threats while maintaining optimal performance</w:t>
        </w:r>
      </w:ins>
      <w:del w:id="1899" w:author="Giridhar Maram" w:date="2025-03-19T17:33:00Z">
        <w:r w:rsidR="00A03B63" w:rsidRPr="00F41A2A" w:rsidDel="00CA70B5">
          <w:rPr>
            <w:szCs w:val="18"/>
          </w:rPr>
          <w:delText>Use compatible antivirus/antimalware solutions and regularly review and harden security settings</w:delText>
        </w:r>
      </w:del>
      <w:r w:rsidR="00A03B63" w:rsidRPr="00F41A2A">
        <w:rPr>
          <w:szCs w:val="18"/>
        </w:rPr>
        <w:t>.</w:t>
      </w:r>
    </w:p>
    <w:p w14:paraId="3F0EC2ED" w14:textId="77777777" w:rsidR="00A03B63" w:rsidRPr="00E40A19" w:rsidRDefault="00A03B63" w:rsidP="00A03B63"/>
    <w:p w14:paraId="3458E08E" w14:textId="77777777" w:rsidR="00A03B63" w:rsidRPr="0023754F" w:rsidRDefault="00A03B63" w:rsidP="00A03B63">
      <w:pPr>
        <w:pStyle w:val="Heading4"/>
        <w:numPr>
          <w:ilvl w:val="3"/>
          <w:numId w:val="1"/>
        </w:numPr>
        <w:tabs>
          <w:tab w:val="clear" w:pos="360"/>
        </w:tabs>
        <w:ind w:hanging="357"/>
      </w:pPr>
      <w:r w:rsidRPr="00317CB8">
        <w:t>Keep</w:t>
      </w:r>
      <w:r w:rsidRPr="00317CB8">
        <w:rPr>
          <w:spacing w:val="-3"/>
        </w:rPr>
        <w:t xml:space="preserve"> </w:t>
      </w:r>
      <w:r w:rsidRPr="00317CB8">
        <w:t>the</w:t>
      </w:r>
      <w:r w:rsidRPr="00317CB8">
        <w:rPr>
          <w:spacing w:val="-3"/>
        </w:rPr>
        <w:t xml:space="preserve"> </w:t>
      </w:r>
      <w:r w:rsidRPr="00317CB8">
        <w:t>host</w:t>
      </w:r>
      <w:r w:rsidRPr="00317CB8">
        <w:rPr>
          <w:spacing w:val="-4"/>
        </w:rPr>
        <w:t xml:space="preserve"> </w:t>
      </w:r>
      <w:r w:rsidRPr="00317CB8">
        <w:t>OS</w:t>
      </w:r>
      <w:r w:rsidRPr="00317CB8">
        <w:rPr>
          <w:spacing w:val="-2"/>
        </w:rPr>
        <w:t xml:space="preserve"> </w:t>
      </w:r>
      <w:r w:rsidRPr="00317CB8">
        <w:t>secure</w:t>
      </w:r>
    </w:p>
    <w:p w14:paraId="50AB74FC" w14:textId="77777777" w:rsidR="00A03B63" w:rsidRPr="0023754F" w:rsidRDefault="00A03B63" w:rsidP="00A03B63">
      <w:pPr>
        <w:pStyle w:val="BodyText"/>
        <w:rPr>
          <w:b/>
          <w:sz w:val="16"/>
          <w:szCs w:val="16"/>
        </w:rPr>
      </w:pPr>
    </w:p>
    <w:p w14:paraId="5CB3D9BC" w14:textId="06ACE84E" w:rsidR="00A03B63" w:rsidRPr="00A02DD2" w:rsidRDefault="007C2325" w:rsidP="00A03B63">
      <w:pPr>
        <w:pStyle w:val="ListBullet"/>
        <w:numPr>
          <w:ilvl w:val="0"/>
          <w:numId w:val="16"/>
        </w:numPr>
        <w:tabs>
          <w:tab w:val="num" w:pos="284"/>
        </w:tabs>
        <w:ind w:left="284" w:hanging="284"/>
        <w:jc w:val="both"/>
        <w:rPr>
          <w:del w:id="1900" w:author="Giridhar Maram" w:date="2025-03-19T17:36:00Z"/>
        </w:rPr>
      </w:pPr>
      <w:ins w:id="1901" w:author="Giridhar Maram" w:date="2025-03-19T17:36:00Z">
        <w:r w:rsidRPr="00777F9E">
          <w:rPr>
            <w:rPrChange w:id="1902" w:author="Giridhar Maram" w:date="2025-03-19T18:00:00Z">
              <w:rPr>
                <w:bCs/>
                <w:color w:val="002060"/>
                <w:sz w:val="20"/>
                <w:szCs w:val="26"/>
              </w:rPr>
            </w:rPrChange>
          </w:rPr>
          <w:t>Deploy Windows Server with the minimal installation (e.g., Server Core) to reduce potential vulnerabilities.</w:t>
        </w:r>
      </w:ins>
      <w:del w:id="1903" w:author="Giridhar Maram" w:date="2025-03-19T17:36:00Z">
        <w:r w:rsidR="00A03B63" w:rsidRPr="00F41A2A">
          <w:delText>Reduce the attack surface by opting for the minimum Windows Server installation configuration.</w:delText>
        </w:r>
      </w:del>
    </w:p>
    <w:p w14:paraId="2F4E0561" w14:textId="77777777" w:rsidR="00BC5A70" w:rsidRPr="00F41A2A" w:rsidRDefault="00BC5A70" w:rsidP="00A03B63">
      <w:pPr>
        <w:pStyle w:val="ListBullet"/>
        <w:numPr>
          <w:ilvl w:val="0"/>
          <w:numId w:val="16"/>
        </w:numPr>
        <w:tabs>
          <w:tab w:val="num" w:pos="284"/>
        </w:tabs>
        <w:ind w:left="284" w:hanging="284"/>
        <w:jc w:val="both"/>
        <w:rPr>
          <w:ins w:id="1904" w:author="Giridhar Maram" w:date="2025-03-19T17:36:00Z"/>
        </w:rPr>
      </w:pPr>
    </w:p>
    <w:p w14:paraId="7AB4FA9A" w14:textId="078D4334" w:rsidR="00A03B63" w:rsidRPr="00F41A2A" w:rsidRDefault="00AD4702" w:rsidP="00A03B63">
      <w:pPr>
        <w:pStyle w:val="ListBullet"/>
        <w:numPr>
          <w:ilvl w:val="0"/>
          <w:numId w:val="16"/>
        </w:numPr>
        <w:tabs>
          <w:tab w:val="num" w:pos="284"/>
        </w:tabs>
        <w:ind w:left="284" w:hanging="284"/>
        <w:jc w:val="both"/>
      </w:pPr>
      <w:ins w:id="1905" w:author="Giridhar Maram" w:date="2025-03-19T17:37:00Z">
        <w:r w:rsidRPr="00777F9E">
          <w:rPr>
            <w:rPrChange w:id="1906" w:author="Giridhar Maram" w:date="2025-03-19T18:00:00Z">
              <w:rPr>
                <w:bCs/>
                <w:color w:val="002060"/>
                <w:sz w:val="20"/>
                <w:szCs w:val="26"/>
              </w:rPr>
            </w:rPrChange>
          </w:rPr>
          <w:t>Keep the Hyper-V host OS, firmware, and device drivers up to date with the latest security patches.</w:t>
        </w:r>
      </w:ins>
      <w:del w:id="1907" w:author="Giridhar Maram" w:date="2025-03-19T17:37:00Z">
        <w:r w:rsidR="00A03B63" w:rsidRPr="00F41A2A">
          <w:delText>Ensure the Hyper-V host operating system, firmware, and device drivers are regularly updated with the latest security patches.</w:delText>
        </w:r>
      </w:del>
    </w:p>
    <w:p w14:paraId="0BFEE913" w14:textId="6B816327" w:rsidR="00A03B63" w:rsidRPr="00A02DD2" w:rsidRDefault="00A81233" w:rsidP="00A03B63">
      <w:pPr>
        <w:pStyle w:val="ListBullet"/>
        <w:numPr>
          <w:ilvl w:val="0"/>
          <w:numId w:val="16"/>
        </w:numPr>
        <w:tabs>
          <w:tab w:val="num" w:pos="284"/>
        </w:tabs>
        <w:ind w:left="284" w:hanging="284"/>
        <w:jc w:val="both"/>
        <w:rPr>
          <w:del w:id="1908" w:author="Giridhar Maram" w:date="2025-03-19T17:37:00Z"/>
        </w:rPr>
      </w:pPr>
      <w:ins w:id="1909" w:author="Giridhar Maram" w:date="2025-03-19T17:37:00Z">
        <w:r w:rsidRPr="00777F9E">
          <w:rPr>
            <w:rPrChange w:id="1910" w:author="Giridhar Maram" w:date="2025-03-19T18:00:00Z">
              <w:rPr>
                <w:bCs/>
                <w:color w:val="002060"/>
                <w:sz w:val="20"/>
                <w:szCs w:val="26"/>
              </w:rPr>
            </w:rPrChange>
          </w:rPr>
          <w:t>Avoid using the Hyper-V host as a workstation and refrain from installing non-essential software to prevent security risks</w:t>
        </w:r>
        <w:r>
          <w:t>.</w:t>
        </w:r>
      </w:ins>
      <w:del w:id="1911" w:author="Giridhar Maram" w:date="2025-03-19T17:37:00Z">
        <w:r w:rsidR="00A03B63" w:rsidRPr="00F41A2A">
          <w:delText>Avoid using the Hyper-V host as a workstation and refrain from installing unnecessary software.</w:delText>
        </w:r>
      </w:del>
    </w:p>
    <w:p w14:paraId="00A2B83F" w14:textId="77777777" w:rsidR="00FA5E5B" w:rsidRPr="00F41A2A" w:rsidRDefault="00FA5E5B" w:rsidP="00A03B63">
      <w:pPr>
        <w:pStyle w:val="ListBullet"/>
        <w:numPr>
          <w:ilvl w:val="0"/>
          <w:numId w:val="16"/>
        </w:numPr>
        <w:tabs>
          <w:tab w:val="num" w:pos="284"/>
        </w:tabs>
        <w:ind w:left="284" w:hanging="284"/>
        <w:jc w:val="both"/>
        <w:rPr>
          <w:ins w:id="1912" w:author="Giridhar Maram" w:date="2025-03-19T17:37:00Z"/>
        </w:rPr>
      </w:pPr>
    </w:p>
    <w:p w14:paraId="4D402C95" w14:textId="787639BD" w:rsidR="00A03B63" w:rsidRPr="00F41A2A" w:rsidRDefault="005363A3" w:rsidP="00A03B63">
      <w:pPr>
        <w:pStyle w:val="ListBullet"/>
        <w:numPr>
          <w:ilvl w:val="0"/>
          <w:numId w:val="16"/>
        </w:numPr>
        <w:tabs>
          <w:tab w:val="num" w:pos="284"/>
        </w:tabs>
        <w:ind w:left="284" w:hanging="284"/>
        <w:jc w:val="both"/>
      </w:pPr>
      <w:ins w:id="1913" w:author="Giridhar Maram" w:date="2025-03-19T17:38:00Z">
        <w:r w:rsidRPr="00777F9E">
          <w:rPr>
            <w:rPrChange w:id="1914" w:author="Giridhar Maram" w:date="2025-03-19T18:00:00Z">
              <w:rPr>
                <w:bCs/>
                <w:color w:val="002060"/>
                <w:sz w:val="20"/>
                <w:szCs w:val="26"/>
              </w:rPr>
            </w:rPrChange>
          </w:rPr>
          <w:t>Prefer remote management tools like Windows Admin Center or PowerShell Remoting. If local access is required, enable Credential Guard to protect sensitive authentication data.</w:t>
        </w:r>
      </w:ins>
      <w:del w:id="1915" w:author="Giridhar Maram" w:date="2025-03-19T17:38:00Z">
        <w:r w:rsidR="00A03B63" w:rsidDel="005363A3">
          <w:delText xml:space="preserve">Opt </w:delText>
        </w:r>
        <w:r w:rsidR="00A03B63" w:rsidRPr="00F41A2A" w:rsidDel="005363A3">
          <w:delText xml:space="preserve">for remote management of the Hyper-V host. </w:delText>
        </w:r>
        <w:r w:rsidR="00A03B63" w:rsidRPr="00F41A2A">
          <w:delText>If local management is necessary, employ Credential Guard.</w:delText>
        </w:r>
      </w:del>
    </w:p>
    <w:p w14:paraId="31FB3030" w14:textId="0BD9825A" w:rsidR="00A03B63" w:rsidRPr="00F41A2A" w:rsidRDefault="00AC4C88" w:rsidP="00A03B63">
      <w:pPr>
        <w:pStyle w:val="ListBullet"/>
        <w:numPr>
          <w:ilvl w:val="0"/>
          <w:numId w:val="16"/>
        </w:numPr>
        <w:tabs>
          <w:tab w:val="num" w:pos="284"/>
        </w:tabs>
        <w:ind w:left="284" w:hanging="284"/>
        <w:jc w:val="both"/>
      </w:pPr>
      <w:ins w:id="1916" w:author="Giridhar Maram" w:date="2025-03-19T17:39:00Z">
        <w:r w:rsidRPr="00AC4C88">
          <w:t>Activate code integrity policies and leverage virtualization-based security (VBS)-protected Code Integrity for enhanced protection against malware and unauthorized code execution.</w:t>
        </w:r>
      </w:ins>
      <w:del w:id="1917" w:author="Giridhar Maram" w:date="2025-03-19T17:39:00Z">
        <w:r w:rsidR="00A03B63" w:rsidRPr="00F41A2A" w:rsidDel="00AC4C88">
          <w:delText>Activate code integrity policies and utilize virtualization-based security-protected Code Integrity services.</w:delText>
        </w:r>
      </w:del>
    </w:p>
    <w:p w14:paraId="0C747609" w14:textId="002D6B9A" w:rsidR="00A03B63" w:rsidRPr="00A02DD2" w:rsidRDefault="001A4608" w:rsidP="00A03B63">
      <w:pPr>
        <w:pStyle w:val="ListBullet"/>
        <w:numPr>
          <w:ilvl w:val="0"/>
          <w:numId w:val="16"/>
        </w:numPr>
        <w:tabs>
          <w:tab w:val="num" w:pos="284"/>
        </w:tabs>
        <w:ind w:left="284" w:hanging="284"/>
        <w:jc w:val="both"/>
        <w:rPr>
          <w:del w:id="1918" w:author="Giridhar Maram" w:date="2025-03-19T17:40:00Z"/>
        </w:rPr>
      </w:pPr>
      <w:ins w:id="1919" w:author="Giridhar Maram" w:date="2025-03-19T17:40:00Z">
        <w:r w:rsidRPr="00777F9E">
          <w:rPr>
            <w:rPrChange w:id="1920" w:author="Giridhar Maram" w:date="2025-03-19T18:00:00Z">
              <w:rPr>
                <w:bCs/>
                <w:color w:val="002060"/>
                <w:sz w:val="20"/>
                <w:szCs w:val="26"/>
              </w:rPr>
            </w:rPrChange>
          </w:rPr>
          <w:t>Use a secure and segmented network to minimize exposure.</w:t>
        </w:r>
      </w:ins>
      <w:del w:id="1921" w:author="Giridhar Maram" w:date="2025-03-19T17:40:00Z">
        <w:r w:rsidR="00A03B63" w:rsidRPr="00D80A69" w:rsidDel="001A4608">
          <w:delText>Use</w:delText>
        </w:r>
        <w:r w:rsidR="00A03B63" w:rsidRPr="00777F9E" w:rsidDel="001A4608">
          <w:rPr>
            <w:rPrChange w:id="1922" w:author="Giridhar Maram" w:date="2025-03-19T18:00:00Z">
              <w:rPr>
                <w:spacing w:val="-2"/>
              </w:rPr>
            </w:rPrChange>
          </w:rPr>
          <w:delText xml:space="preserve"> </w:delText>
        </w:r>
        <w:r w:rsidR="00A03B63" w:rsidRPr="00D80A69" w:rsidDel="001A4608">
          <w:delText>a</w:delText>
        </w:r>
        <w:r w:rsidR="00A03B63" w:rsidRPr="00777F9E" w:rsidDel="001A4608">
          <w:rPr>
            <w:rPrChange w:id="1923" w:author="Giridhar Maram" w:date="2025-03-19T18:00:00Z">
              <w:rPr>
                <w:spacing w:val="-4"/>
              </w:rPr>
            </w:rPrChange>
          </w:rPr>
          <w:delText xml:space="preserve"> </w:delText>
        </w:r>
        <w:r w:rsidR="00A03B63" w:rsidRPr="00D80A69" w:rsidDel="001A4608">
          <w:delText>secure</w:delText>
        </w:r>
        <w:r w:rsidR="00A03B63" w:rsidRPr="00777F9E" w:rsidDel="001A4608">
          <w:rPr>
            <w:rPrChange w:id="1924" w:author="Giridhar Maram" w:date="2025-03-19T18:00:00Z">
              <w:rPr>
                <w:spacing w:val="-3"/>
              </w:rPr>
            </w:rPrChange>
          </w:rPr>
          <w:delText xml:space="preserve"> </w:delText>
        </w:r>
        <w:r w:rsidR="00A03B63" w:rsidRPr="00D80A69" w:rsidDel="001A4608">
          <w:delText>network.</w:delText>
        </w:r>
      </w:del>
    </w:p>
    <w:p w14:paraId="1F58D3FE" w14:textId="77777777" w:rsidR="009C2777" w:rsidRPr="00D80A69" w:rsidRDefault="009C2777" w:rsidP="00A03B63">
      <w:pPr>
        <w:pStyle w:val="ListBullet"/>
        <w:numPr>
          <w:ilvl w:val="0"/>
          <w:numId w:val="16"/>
        </w:numPr>
        <w:tabs>
          <w:tab w:val="num" w:pos="284"/>
        </w:tabs>
        <w:ind w:left="284" w:hanging="284"/>
        <w:jc w:val="both"/>
        <w:rPr>
          <w:ins w:id="1925" w:author="Giridhar Maram" w:date="2025-03-19T17:40:00Z"/>
        </w:rPr>
      </w:pPr>
    </w:p>
    <w:p w14:paraId="6AE0ED84" w14:textId="40D9065A" w:rsidR="00A03B63" w:rsidRPr="00207BA0" w:rsidRDefault="00C61D8A" w:rsidP="00A03B63">
      <w:pPr>
        <w:pStyle w:val="ListBullet"/>
        <w:numPr>
          <w:ilvl w:val="0"/>
          <w:numId w:val="16"/>
        </w:numPr>
        <w:tabs>
          <w:tab w:val="num" w:pos="284"/>
        </w:tabs>
        <w:ind w:left="284" w:hanging="284"/>
        <w:jc w:val="both"/>
      </w:pPr>
      <w:ins w:id="1926" w:author="Giridhar Maram" w:date="2025-03-19T17:46:00Z">
        <w:r w:rsidRPr="00777F9E">
          <w:rPr>
            <w:rPrChange w:id="1927" w:author="Giridhar Maram" w:date="2025-03-19T18:00:00Z">
              <w:rPr>
                <w:bCs/>
                <w:color w:val="002060"/>
                <w:sz w:val="20"/>
                <w:szCs w:val="26"/>
              </w:rPr>
            </w:rPrChange>
          </w:rPr>
          <w:t>Assign a dedicated network adapter for the Hyper-V host to isolate it from other traffic</w:t>
        </w:r>
        <w:r w:rsidR="00D241E5" w:rsidRPr="00777F9E">
          <w:rPr>
            <w:rPrChange w:id="1928" w:author="Giridhar Maram" w:date="2025-03-19T18:00:00Z">
              <w:rPr>
                <w:bCs/>
                <w:color w:val="002060"/>
                <w:sz w:val="20"/>
                <w:szCs w:val="26"/>
              </w:rPr>
            </w:rPrChange>
          </w:rPr>
          <w:t>.</w:t>
        </w:r>
        <w:r w:rsidRPr="00207BA0" w:rsidDel="00C61D8A">
          <w:t xml:space="preserve"> </w:t>
        </w:r>
      </w:ins>
      <w:del w:id="1929" w:author="Giridhar Maram" w:date="2025-03-19T17:46:00Z">
        <w:r w:rsidR="00A03B63" w:rsidRPr="00207BA0">
          <w:delText>Employ a distinct network with a dedicated network adapter for the physical Hyper-V computer.</w:delText>
        </w:r>
      </w:del>
    </w:p>
    <w:p w14:paraId="5204CE46" w14:textId="386BA4C2" w:rsidR="00A03B63" w:rsidRPr="00207BA0" w:rsidRDefault="006B422B" w:rsidP="00A03B63">
      <w:pPr>
        <w:pStyle w:val="ListBullet"/>
        <w:numPr>
          <w:ilvl w:val="0"/>
          <w:numId w:val="16"/>
        </w:numPr>
        <w:tabs>
          <w:tab w:val="num" w:pos="284"/>
        </w:tabs>
        <w:ind w:left="284" w:hanging="284"/>
        <w:jc w:val="both"/>
      </w:pPr>
      <w:ins w:id="1930" w:author="Giridhar Maram" w:date="2025-03-19T17:47:00Z">
        <w:r w:rsidRPr="00777F9E">
          <w:rPr>
            <w:rPrChange w:id="1931" w:author="Giridhar Maram" w:date="2025-03-19T17:48:00Z">
              <w:rPr>
                <w:bCs/>
                <w:color w:val="002060"/>
                <w:sz w:val="20"/>
                <w:szCs w:val="26"/>
              </w:rPr>
            </w:rPrChange>
          </w:rPr>
          <w:t>Configure a private or secure network for managing VM configurations and virtual hard disks (VHDs).</w:t>
        </w:r>
      </w:ins>
      <w:del w:id="1932" w:author="Giridhar Maram" w:date="2025-03-19T17:47:00Z">
        <w:r w:rsidR="00A03B63" w:rsidRPr="00207BA0">
          <w:delText>Utilize a private or secure network for accessing VM configurations and virtual hard disk files.</w:delText>
        </w:r>
      </w:del>
    </w:p>
    <w:p w14:paraId="1D6A2DDF" w14:textId="2E390805" w:rsidR="00A03B63" w:rsidRPr="00207BA0" w:rsidRDefault="00777F9E" w:rsidP="00A03B63">
      <w:pPr>
        <w:pStyle w:val="ListBullet"/>
        <w:numPr>
          <w:ilvl w:val="0"/>
          <w:numId w:val="16"/>
        </w:numPr>
        <w:tabs>
          <w:tab w:val="num" w:pos="284"/>
        </w:tabs>
        <w:ind w:left="284" w:hanging="284"/>
        <w:jc w:val="both"/>
      </w:pPr>
      <w:ins w:id="1933" w:author="Giridhar Maram" w:date="2025-03-19T17:48:00Z">
        <w:r w:rsidRPr="00777F9E">
          <w:rPr>
            <w:rPrChange w:id="1934" w:author="Giridhar Maram" w:date="2025-03-19T17:48:00Z">
              <w:rPr>
                <w:bCs/>
                <w:color w:val="002060"/>
                <w:sz w:val="20"/>
                <w:szCs w:val="26"/>
              </w:rPr>
            </w:rPrChange>
          </w:rPr>
          <w:t>Utilize a dedicated network for live migration traffic to prevent data interception</w:t>
        </w:r>
      </w:ins>
      <w:del w:id="1935" w:author="Giridhar Maram" w:date="2025-03-19T17:48:00Z">
        <w:r w:rsidR="00A03B63" w:rsidRPr="00207BA0">
          <w:delText>Implement a private or dedicated network specifically for live migration traffic</w:delText>
        </w:r>
      </w:del>
      <w:r w:rsidR="00A03B63" w:rsidRPr="00207BA0">
        <w:t>.</w:t>
      </w:r>
    </w:p>
    <w:p w14:paraId="0D6E80B5" w14:textId="77777777" w:rsidR="00A03B63" w:rsidRPr="0023754F" w:rsidRDefault="00A03B63" w:rsidP="00A03B63">
      <w:pPr>
        <w:pStyle w:val="BodyText"/>
        <w:spacing w:before="3"/>
        <w:rPr>
          <w:sz w:val="16"/>
          <w:szCs w:val="16"/>
        </w:rPr>
      </w:pPr>
    </w:p>
    <w:p w14:paraId="634C582C" w14:textId="77777777" w:rsidR="00A03B63" w:rsidRPr="0023754F" w:rsidRDefault="00A03B63" w:rsidP="00A03B63">
      <w:pPr>
        <w:pStyle w:val="Heading4"/>
        <w:numPr>
          <w:ilvl w:val="3"/>
          <w:numId w:val="1"/>
        </w:numPr>
        <w:tabs>
          <w:tab w:val="clear" w:pos="360"/>
        </w:tabs>
        <w:ind w:hanging="357"/>
      </w:pPr>
      <w:r w:rsidRPr="0023754F">
        <w:t>Secure</w:t>
      </w:r>
      <w:r w:rsidRPr="0023754F">
        <w:rPr>
          <w:spacing w:val="-5"/>
        </w:rPr>
        <w:t xml:space="preserve"> </w:t>
      </w:r>
      <w:r w:rsidRPr="0023754F">
        <w:t>storage</w:t>
      </w:r>
      <w:r w:rsidRPr="0023754F">
        <w:rPr>
          <w:spacing w:val="-6"/>
        </w:rPr>
        <w:t xml:space="preserve"> </w:t>
      </w:r>
      <w:r w:rsidRPr="0023754F">
        <w:t>migration</w:t>
      </w:r>
      <w:r w:rsidRPr="0023754F">
        <w:rPr>
          <w:spacing w:val="-4"/>
        </w:rPr>
        <w:t xml:space="preserve"> </w:t>
      </w:r>
      <w:r w:rsidRPr="0023754F">
        <w:t>traffic</w:t>
      </w:r>
    </w:p>
    <w:p w14:paraId="02DF8793" w14:textId="77777777" w:rsidR="00A03B63" w:rsidRPr="0023754F" w:rsidRDefault="00A03B63" w:rsidP="00A03B63">
      <w:pPr>
        <w:pStyle w:val="BodyText"/>
        <w:spacing w:before="8"/>
        <w:rPr>
          <w:b/>
          <w:sz w:val="16"/>
          <w:szCs w:val="16"/>
        </w:rPr>
      </w:pPr>
    </w:p>
    <w:p w14:paraId="5460C1FB" w14:textId="7EB4CD8A" w:rsidR="00A03B63" w:rsidRPr="00D80A69" w:rsidRDefault="00E04F72" w:rsidP="00A03B63">
      <w:pPr>
        <w:jc w:val="both"/>
        <w:rPr>
          <w:ins w:id="1936" w:author="Giridhar Maram" w:date="2025-03-19T17:49:00Z"/>
        </w:rPr>
      </w:pPr>
      <w:ins w:id="1937" w:author="Giridhar Maram" w:date="2025-03-19T17:49:00Z">
        <w:r w:rsidRPr="00AA6D4C">
          <w:rPr>
            <w:rPrChange w:id="1938" w:author="Giridhar Maram" w:date="2025-03-19T17:50:00Z">
              <w:rPr>
                <w:bCs/>
                <w:color w:val="002060"/>
                <w:sz w:val="20"/>
                <w:szCs w:val="26"/>
              </w:rPr>
            </w:rPrChange>
          </w:rPr>
          <w:t>Use SMB 3.0 to ensure end-to-end encryption of SMB data. Utilize a private network to mitigate man-in-the-middle attacks</w:t>
        </w:r>
      </w:ins>
      <w:del w:id="1939" w:author="Giridhar Maram" w:date="2025-03-19T17:49:00Z">
        <w:r w:rsidR="00A03B63" w:rsidRPr="00D80A69">
          <w:delText>Employ SMB 3.0 to ensure end-to-end encryption of SMB data, safeguarding against tampering or eavesdropping on untrusted networks. Utilize a private network for accessing the contents of the SMB share to mitigate the risk of man-in-the-middle attacks. Refer to SMB Security Enhancements for additional information</w:delText>
        </w:r>
      </w:del>
      <w:r w:rsidR="00A03B63" w:rsidRPr="00D80A69">
        <w:t>.</w:t>
      </w:r>
    </w:p>
    <w:p w14:paraId="37FBA8C3" w14:textId="2789FA28" w:rsidR="00E04F72" w:rsidRPr="00D80A69" w:rsidRDefault="00AA6D4C" w:rsidP="00A03B63">
      <w:pPr>
        <w:jc w:val="both"/>
      </w:pPr>
      <w:ins w:id="1940" w:author="Giridhar Maram" w:date="2025-03-19T17:50:00Z">
        <w:r w:rsidRPr="00AA6D4C">
          <w:rPr>
            <w:rPrChange w:id="1941" w:author="Giridhar Maram" w:date="2025-03-19T17:50:00Z">
              <w:rPr>
                <w:bCs/>
                <w:color w:val="002060"/>
                <w:sz w:val="20"/>
                <w:szCs w:val="26"/>
              </w:rPr>
            </w:rPrChange>
          </w:rPr>
          <w:t>Leverage SMB over QUIC for secure file share access over the internet.</w:t>
        </w:r>
      </w:ins>
    </w:p>
    <w:p w14:paraId="1EFEA124" w14:textId="77777777" w:rsidR="00A03B63" w:rsidRPr="0023754F" w:rsidRDefault="00A03B63" w:rsidP="00A03B63">
      <w:pPr>
        <w:pStyle w:val="Heading4"/>
        <w:numPr>
          <w:ilvl w:val="3"/>
          <w:numId w:val="1"/>
        </w:numPr>
        <w:tabs>
          <w:tab w:val="clear" w:pos="360"/>
        </w:tabs>
        <w:ind w:hanging="357"/>
      </w:pPr>
      <w:r w:rsidRPr="0023754F">
        <w:t>Additional</w:t>
      </w:r>
      <w:r w:rsidRPr="0023754F">
        <w:rPr>
          <w:spacing w:val="-5"/>
        </w:rPr>
        <w:t xml:space="preserve"> </w:t>
      </w:r>
      <w:r w:rsidRPr="0023754F">
        <w:t>Security</w:t>
      </w:r>
      <w:r w:rsidRPr="0023754F">
        <w:rPr>
          <w:spacing w:val="-4"/>
        </w:rPr>
        <w:t xml:space="preserve"> </w:t>
      </w:r>
      <w:r w:rsidRPr="0023754F">
        <w:t>Options</w:t>
      </w:r>
    </w:p>
    <w:p w14:paraId="29789C39" w14:textId="77777777" w:rsidR="00A03B63" w:rsidRPr="0023754F" w:rsidRDefault="00A03B63" w:rsidP="00A03B63">
      <w:pPr>
        <w:pStyle w:val="BodyText"/>
        <w:rPr>
          <w:b/>
          <w:sz w:val="16"/>
          <w:szCs w:val="16"/>
        </w:rPr>
      </w:pPr>
    </w:p>
    <w:p w14:paraId="130E0EC0" w14:textId="4208679B" w:rsidR="00A03B63" w:rsidRDefault="00A03B63" w:rsidP="00A03B63">
      <w:pPr>
        <w:jc w:val="both"/>
        <w:rPr>
          <w:del w:id="1942" w:author="Giridhar Maram" w:date="2025-03-19T17:59:00Z"/>
        </w:rPr>
      </w:pPr>
      <w:del w:id="1943" w:author="Giridhar Maram" w:date="2025-03-19T17:59:00Z">
        <w:r w:rsidRPr="00D80A69">
          <w:delText>Configure</w:delText>
        </w:r>
        <w:r w:rsidRPr="00D80A69">
          <w:rPr>
            <w:spacing w:val="-2"/>
          </w:rPr>
          <w:delText xml:space="preserve"> </w:delText>
        </w:r>
        <w:r w:rsidRPr="00D80A69">
          <w:delText>hosts</w:delText>
        </w:r>
        <w:r w:rsidRPr="00D80A69">
          <w:rPr>
            <w:spacing w:val="-2"/>
          </w:rPr>
          <w:delText xml:space="preserve"> </w:delText>
        </w:r>
        <w:r w:rsidRPr="00D80A69">
          <w:delText>to</w:delText>
        </w:r>
        <w:r w:rsidRPr="00D80A69">
          <w:rPr>
            <w:spacing w:val="-1"/>
          </w:rPr>
          <w:delText xml:space="preserve"> </w:delText>
        </w:r>
        <w:r w:rsidRPr="00D80A69">
          <w:delText>be</w:delText>
        </w:r>
        <w:r w:rsidRPr="00D80A69">
          <w:rPr>
            <w:spacing w:val="-1"/>
          </w:rPr>
          <w:delText xml:space="preserve"> </w:delText>
        </w:r>
        <w:r w:rsidRPr="00D80A69">
          <w:delText>part</w:delText>
        </w:r>
        <w:r w:rsidRPr="00D80A69">
          <w:rPr>
            <w:spacing w:val="-2"/>
          </w:rPr>
          <w:delText xml:space="preserve"> </w:delText>
        </w:r>
        <w:r w:rsidRPr="00D80A69">
          <w:delText>of</w:delText>
        </w:r>
        <w:r w:rsidRPr="00D80A69">
          <w:rPr>
            <w:spacing w:val="-3"/>
          </w:rPr>
          <w:delText xml:space="preserve"> </w:delText>
        </w:r>
        <w:r w:rsidRPr="00D80A69">
          <w:delText>a</w:delText>
        </w:r>
        <w:r w:rsidRPr="00D80A69">
          <w:rPr>
            <w:spacing w:val="-1"/>
          </w:rPr>
          <w:delText xml:space="preserve"> </w:delText>
        </w:r>
        <w:r w:rsidRPr="00D80A69">
          <w:delText>guarded</w:delText>
        </w:r>
        <w:r w:rsidRPr="00D80A69">
          <w:rPr>
            <w:spacing w:val="-2"/>
          </w:rPr>
          <w:delText xml:space="preserve"> </w:delText>
        </w:r>
        <w:r w:rsidRPr="00D80A69">
          <w:delText>fabric.</w:delText>
        </w:r>
      </w:del>
    </w:p>
    <w:p w14:paraId="1D589FA3" w14:textId="66123680" w:rsidR="00A03B63" w:rsidRDefault="00A03B63" w:rsidP="00A03B63">
      <w:pPr>
        <w:jc w:val="both"/>
        <w:rPr>
          <w:del w:id="1944" w:author="Giridhar Maram" w:date="2025-03-19T17:59:00Z"/>
        </w:rPr>
      </w:pPr>
    </w:p>
    <w:p w14:paraId="6BF0F96B" w14:textId="153D8BE2" w:rsidR="00A03B63" w:rsidRPr="00D80A69" w:rsidRDefault="00250583" w:rsidP="00A03B63">
      <w:pPr>
        <w:pStyle w:val="ListBullet"/>
        <w:numPr>
          <w:ilvl w:val="0"/>
          <w:numId w:val="16"/>
        </w:numPr>
        <w:tabs>
          <w:tab w:val="num" w:pos="284"/>
        </w:tabs>
        <w:ind w:left="284" w:hanging="284"/>
        <w:jc w:val="both"/>
      </w:pPr>
      <w:ins w:id="1945" w:author="Giridhar Maram" w:date="2025-03-19T17:51:00Z">
        <w:r w:rsidRPr="002D5E4C">
          <w:rPr>
            <w:rPrChange w:id="1946" w:author="Giridhar Maram" w:date="2025-03-19T17:59:00Z">
              <w:rPr>
                <w:bCs/>
                <w:color w:val="002060"/>
                <w:sz w:val="20"/>
                <w:szCs w:val="26"/>
              </w:rPr>
            </w:rPrChange>
          </w:rPr>
          <w:t xml:space="preserve">Configure your hosts as part of a </w:t>
        </w:r>
        <w:r w:rsidRPr="002D5E4C">
          <w:rPr>
            <w:rPrChange w:id="1947" w:author="Giridhar Maram" w:date="2025-03-19T17:59:00Z">
              <w:rPr>
                <w:b/>
                <w:bCs/>
                <w:color w:val="002060"/>
                <w:sz w:val="20"/>
                <w:szCs w:val="26"/>
              </w:rPr>
            </w:rPrChange>
          </w:rPr>
          <w:t>guarded fabric</w:t>
        </w:r>
        <w:r w:rsidRPr="002D5E4C">
          <w:rPr>
            <w:rPrChange w:id="1948" w:author="Giridhar Maram" w:date="2025-03-19T17:59:00Z">
              <w:rPr>
                <w:bCs/>
                <w:color w:val="002060"/>
                <w:sz w:val="20"/>
                <w:szCs w:val="26"/>
              </w:rPr>
            </w:rPrChange>
          </w:rPr>
          <w:t xml:space="preserve"> to enforce stronger security controls over virtual machines and their resources</w:t>
        </w:r>
        <w:r w:rsidRPr="00D80A69" w:rsidDel="00250583">
          <w:t xml:space="preserve"> </w:t>
        </w:r>
      </w:ins>
      <w:del w:id="1949" w:author="Giridhar Maram" w:date="2025-03-19T17:51:00Z">
        <w:r w:rsidR="00A03B63" w:rsidRPr="00D80A69" w:rsidDel="00250583">
          <w:delText>Secure</w:delText>
        </w:r>
        <w:r w:rsidR="00A03B63" w:rsidRPr="002D5E4C" w:rsidDel="00250583">
          <w:rPr>
            <w:rPrChange w:id="1950" w:author="Giridhar Maram" w:date="2025-03-19T17:59:00Z">
              <w:rPr>
                <w:spacing w:val="-3"/>
              </w:rPr>
            </w:rPrChange>
          </w:rPr>
          <w:delText xml:space="preserve"> </w:delText>
        </w:r>
        <w:r w:rsidR="00A03B63" w:rsidRPr="00D80A69" w:rsidDel="00250583">
          <w:delText>devices</w:delText>
        </w:r>
      </w:del>
      <w:r w:rsidR="00A03B63" w:rsidRPr="00D80A69">
        <w:t>.</w:t>
      </w:r>
    </w:p>
    <w:p w14:paraId="169D6979" w14:textId="10FF81A6" w:rsidR="00A03B63" w:rsidRPr="00D80A69" w:rsidRDefault="00A142FF" w:rsidP="00A03B63">
      <w:pPr>
        <w:pStyle w:val="ListBullet"/>
        <w:numPr>
          <w:ilvl w:val="0"/>
          <w:numId w:val="16"/>
        </w:numPr>
        <w:tabs>
          <w:tab w:val="num" w:pos="284"/>
        </w:tabs>
        <w:ind w:left="284" w:hanging="284"/>
        <w:jc w:val="both"/>
      </w:pPr>
      <w:ins w:id="1951" w:author="Giridhar Maram" w:date="2025-03-19T17:52:00Z">
        <w:r w:rsidRPr="002D5E4C">
          <w:rPr>
            <w:rPrChange w:id="1952" w:author="Giridhar Maram" w:date="2025-03-19T17:59:00Z">
              <w:rPr>
                <w:bCs/>
                <w:color w:val="002060"/>
                <w:sz w:val="20"/>
                <w:szCs w:val="26"/>
              </w:rPr>
            </w:rPrChange>
          </w:rPr>
          <w:t xml:space="preserve">Use </w:t>
        </w:r>
        <w:r w:rsidRPr="002D5E4C">
          <w:rPr>
            <w:rPrChange w:id="1953" w:author="Giridhar Maram" w:date="2025-03-19T17:59:00Z">
              <w:rPr>
                <w:b/>
                <w:bCs/>
                <w:color w:val="002060"/>
                <w:sz w:val="20"/>
                <w:szCs w:val="26"/>
              </w:rPr>
            </w:rPrChange>
          </w:rPr>
          <w:t>BitLocker Drive Encryption</w:t>
        </w:r>
        <w:r w:rsidRPr="002D5E4C">
          <w:rPr>
            <w:rPrChange w:id="1954" w:author="Giridhar Maram" w:date="2025-03-19T17:59:00Z">
              <w:rPr>
                <w:bCs/>
                <w:color w:val="002060"/>
                <w:sz w:val="20"/>
                <w:szCs w:val="26"/>
              </w:rPr>
            </w:rPrChange>
          </w:rPr>
          <w:t xml:space="preserve"> to protect storage devices, ensuring that virtual machine resource files are securely stored and encrypted</w:t>
        </w:r>
      </w:ins>
      <w:del w:id="1955" w:author="Giridhar Maram" w:date="2025-03-19T17:52:00Z">
        <w:r w:rsidR="00A03B63" w:rsidRPr="00D80A69" w:rsidDel="00A142FF">
          <w:delText>Secure</w:delText>
        </w:r>
        <w:r w:rsidR="00A03B63" w:rsidRPr="002D5E4C" w:rsidDel="00A142FF">
          <w:rPr>
            <w:rPrChange w:id="1956" w:author="Giridhar Maram" w:date="2025-03-19T17:59:00Z">
              <w:rPr>
                <w:spacing w:val="-3"/>
              </w:rPr>
            </w:rPrChange>
          </w:rPr>
          <w:delText xml:space="preserve"> </w:delText>
        </w:r>
        <w:r w:rsidR="00A03B63" w:rsidRPr="00D80A69" w:rsidDel="00A142FF">
          <w:delText>the</w:delText>
        </w:r>
        <w:r w:rsidR="00A03B63" w:rsidRPr="002D5E4C" w:rsidDel="00A142FF">
          <w:rPr>
            <w:rPrChange w:id="1957" w:author="Giridhar Maram" w:date="2025-03-19T17:59:00Z">
              <w:rPr>
                <w:spacing w:val="-2"/>
              </w:rPr>
            </w:rPrChange>
          </w:rPr>
          <w:delText xml:space="preserve"> </w:delText>
        </w:r>
        <w:r w:rsidR="00A03B63" w:rsidRPr="00D80A69" w:rsidDel="00A142FF">
          <w:delText>storage</w:delText>
        </w:r>
        <w:r w:rsidR="00A03B63" w:rsidRPr="002D5E4C" w:rsidDel="00A142FF">
          <w:rPr>
            <w:rPrChange w:id="1958" w:author="Giridhar Maram" w:date="2025-03-19T17:59:00Z">
              <w:rPr>
                <w:spacing w:val="-3"/>
              </w:rPr>
            </w:rPrChange>
          </w:rPr>
          <w:delText xml:space="preserve"> </w:delText>
        </w:r>
        <w:r w:rsidR="00A03B63" w:rsidRPr="00D80A69" w:rsidDel="00A142FF">
          <w:delText>devices</w:delText>
        </w:r>
        <w:r w:rsidR="00A03B63" w:rsidRPr="002D5E4C" w:rsidDel="00A142FF">
          <w:rPr>
            <w:rPrChange w:id="1959" w:author="Giridhar Maram" w:date="2025-03-19T17:59:00Z">
              <w:rPr>
                <w:spacing w:val="-4"/>
              </w:rPr>
            </w:rPrChange>
          </w:rPr>
          <w:delText xml:space="preserve"> </w:delText>
        </w:r>
        <w:r w:rsidR="00A03B63" w:rsidRPr="00D80A69" w:rsidDel="00A142FF">
          <w:delText>where</w:delText>
        </w:r>
        <w:r w:rsidR="00A03B63" w:rsidRPr="002D5E4C" w:rsidDel="00A142FF">
          <w:rPr>
            <w:rPrChange w:id="1960" w:author="Giridhar Maram" w:date="2025-03-19T17:59:00Z">
              <w:rPr>
                <w:spacing w:val="-3"/>
              </w:rPr>
            </w:rPrChange>
          </w:rPr>
          <w:delText xml:space="preserve"> </w:delText>
        </w:r>
        <w:r w:rsidR="00A03B63" w:rsidRPr="00D80A69" w:rsidDel="00A142FF">
          <w:delText>you</w:delText>
        </w:r>
        <w:r w:rsidR="00A03B63" w:rsidRPr="002D5E4C" w:rsidDel="00A142FF">
          <w:rPr>
            <w:rPrChange w:id="1961" w:author="Giridhar Maram" w:date="2025-03-19T17:59:00Z">
              <w:rPr>
                <w:spacing w:val="-1"/>
              </w:rPr>
            </w:rPrChange>
          </w:rPr>
          <w:delText xml:space="preserve"> </w:delText>
        </w:r>
        <w:r w:rsidR="00A03B63" w:rsidRPr="00D80A69" w:rsidDel="00A142FF">
          <w:delText>keep</w:delText>
        </w:r>
        <w:r w:rsidR="00A03B63" w:rsidRPr="002D5E4C" w:rsidDel="00A142FF">
          <w:rPr>
            <w:rPrChange w:id="1962" w:author="Giridhar Maram" w:date="2025-03-19T17:59:00Z">
              <w:rPr>
                <w:spacing w:val="-3"/>
              </w:rPr>
            </w:rPrChange>
          </w:rPr>
          <w:delText xml:space="preserve"> </w:delText>
        </w:r>
        <w:r w:rsidR="00A03B63" w:rsidRPr="00D80A69" w:rsidDel="00A142FF">
          <w:delText>virtual</w:delText>
        </w:r>
        <w:r w:rsidR="00A03B63" w:rsidRPr="002D5E4C" w:rsidDel="00A142FF">
          <w:rPr>
            <w:rPrChange w:id="1963" w:author="Giridhar Maram" w:date="2025-03-19T17:59:00Z">
              <w:rPr>
                <w:spacing w:val="-1"/>
              </w:rPr>
            </w:rPrChange>
          </w:rPr>
          <w:delText xml:space="preserve"> </w:delText>
        </w:r>
        <w:r w:rsidR="00A03B63" w:rsidRPr="00D80A69" w:rsidDel="00A142FF">
          <w:delText>machine</w:delText>
        </w:r>
        <w:r w:rsidR="00A03B63" w:rsidRPr="002D5E4C" w:rsidDel="00A142FF">
          <w:rPr>
            <w:rPrChange w:id="1964" w:author="Giridhar Maram" w:date="2025-03-19T17:59:00Z">
              <w:rPr>
                <w:spacing w:val="-3"/>
              </w:rPr>
            </w:rPrChange>
          </w:rPr>
          <w:delText xml:space="preserve"> </w:delText>
        </w:r>
        <w:r w:rsidR="00A03B63" w:rsidRPr="00D80A69" w:rsidDel="00A142FF">
          <w:delText>resource</w:delText>
        </w:r>
        <w:r w:rsidR="00A03B63" w:rsidRPr="002D5E4C" w:rsidDel="00A142FF">
          <w:rPr>
            <w:rPrChange w:id="1965" w:author="Giridhar Maram" w:date="2025-03-19T17:59:00Z">
              <w:rPr>
                <w:spacing w:val="-1"/>
              </w:rPr>
            </w:rPrChange>
          </w:rPr>
          <w:delText xml:space="preserve"> </w:delText>
        </w:r>
        <w:r w:rsidR="00A03B63" w:rsidRPr="00D80A69" w:rsidDel="00A142FF">
          <w:delText>files</w:delText>
        </w:r>
      </w:del>
      <w:r w:rsidR="00A03B63" w:rsidRPr="00D80A69">
        <w:t>.</w:t>
      </w:r>
    </w:p>
    <w:p w14:paraId="2FE3F424" w14:textId="7B3E9ECD" w:rsidR="00A03B63" w:rsidRPr="00D80A69" w:rsidRDefault="00B67F6E" w:rsidP="00A03B63">
      <w:pPr>
        <w:pStyle w:val="ListBullet"/>
        <w:numPr>
          <w:ilvl w:val="0"/>
          <w:numId w:val="16"/>
        </w:numPr>
        <w:tabs>
          <w:tab w:val="num" w:pos="284"/>
        </w:tabs>
        <w:ind w:left="284" w:hanging="284"/>
        <w:jc w:val="both"/>
      </w:pPr>
      <w:ins w:id="1966" w:author="Giridhar Maram" w:date="2025-03-19T17:54:00Z">
        <w:r w:rsidRPr="002D5E4C">
          <w:rPr>
            <w:rPrChange w:id="1967" w:author="Giridhar Maram" w:date="2025-03-19T17:59:00Z">
              <w:rPr>
                <w:bCs/>
                <w:color w:val="002060"/>
                <w:sz w:val="20"/>
                <w:szCs w:val="26"/>
              </w:rPr>
            </w:rPrChange>
          </w:rPr>
          <w:t>Use the Windows Server Security Baseline recommendations to harden the Hyper-V host OS</w:t>
        </w:r>
      </w:ins>
      <w:del w:id="1968" w:author="Giridhar Maram" w:date="2025-03-19T17:54:00Z">
        <w:r w:rsidR="00A03B63" w:rsidRPr="00D80A69" w:rsidDel="00B67F6E">
          <w:delText>Secure</w:delText>
        </w:r>
        <w:r w:rsidR="00A03B63" w:rsidRPr="002D5E4C" w:rsidDel="00B67F6E">
          <w:rPr>
            <w:rPrChange w:id="1969" w:author="Giridhar Maram" w:date="2025-03-19T17:59:00Z">
              <w:rPr>
                <w:spacing w:val="-2"/>
              </w:rPr>
            </w:rPrChange>
          </w:rPr>
          <w:delText xml:space="preserve"> </w:delText>
        </w:r>
        <w:r w:rsidR="00A03B63" w:rsidRPr="00D80A69" w:rsidDel="00B67F6E">
          <w:delText>the</w:delText>
        </w:r>
        <w:r w:rsidR="00A03B63" w:rsidRPr="002D5E4C" w:rsidDel="00B67F6E">
          <w:rPr>
            <w:rPrChange w:id="1970" w:author="Giridhar Maram" w:date="2025-03-19T17:59:00Z">
              <w:rPr>
                <w:spacing w:val="-1"/>
              </w:rPr>
            </w:rPrChange>
          </w:rPr>
          <w:delText xml:space="preserve"> </w:delText>
        </w:r>
        <w:r w:rsidR="00A03B63" w:rsidRPr="00D80A69" w:rsidDel="00B67F6E">
          <w:delText>hard</w:delText>
        </w:r>
        <w:r w:rsidR="00A03B63" w:rsidRPr="002D5E4C" w:rsidDel="00B67F6E">
          <w:rPr>
            <w:rPrChange w:id="1971" w:author="Giridhar Maram" w:date="2025-03-19T17:59:00Z">
              <w:rPr>
                <w:spacing w:val="-2"/>
              </w:rPr>
            </w:rPrChange>
          </w:rPr>
          <w:delText xml:space="preserve"> </w:delText>
        </w:r>
        <w:r w:rsidR="00A03B63" w:rsidRPr="00D80A69" w:rsidDel="00B67F6E">
          <w:delText>drive</w:delText>
        </w:r>
      </w:del>
      <w:r w:rsidR="00A03B63" w:rsidRPr="00D80A69">
        <w:t>.</w:t>
      </w:r>
    </w:p>
    <w:p w14:paraId="5719D0DC" w14:textId="3EAAC373" w:rsidR="00A03B63" w:rsidRPr="00D80A69" w:rsidRDefault="00DA425A" w:rsidP="00A03B63">
      <w:pPr>
        <w:pStyle w:val="ListBullet"/>
        <w:numPr>
          <w:ilvl w:val="0"/>
          <w:numId w:val="16"/>
        </w:numPr>
        <w:tabs>
          <w:tab w:val="num" w:pos="284"/>
        </w:tabs>
        <w:ind w:left="284" w:hanging="284"/>
        <w:jc w:val="both"/>
      </w:pPr>
      <w:ins w:id="1972" w:author="Giridhar Maram" w:date="2025-03-19T17:55:00Z">
        <w:r w:rsidRPr="002D5E4C">
          <w:rPr>
            <w:rPrChange w:id="1973" w:author="Giridhar Maram" w:date="2025-03-19T17:59:00Z">
              <w:rPr>
                <w:bCs/>
                <w:color w:val="002060"/>
                <w:sz w:val="20"/>
                <w:szCs w:val="26"/>
              </w:rPr>
            </w:rPrChange>
          </w:rPr>
          <w:t xml:space="preserve">Ensure that appropriate </w:t>
        </w:r>
        <w:r w:rsidRPr="002D5E4C">
          <w:rPr>
            <w:rPrChange w:id="1974" w:author="Giridhar Maram" w:date="2025-03-19T17:59:00Z">
              <w:rPr>
                <w:b/>
                <w:bCs/>
                <w:color w:val="002060"/>
                <w:sz w:val="20"/>
                <w:szCs w:val="26"/>
              </w:rPr>
            </w:rPrChange>
          </w:rPr>
          <w:t>anti-virus exclusions</w:t>
        </w:r>
        <w:r w:rsidRPr="002D5E4C">
          <w:rPr>
            <w:rPrChange w:id="1975" w:author="Giridhar Maram" w:date="2025-03-19T17:59:00Z">
              <w:rPr>
                <w:bCs/>
                <w:color w:val="002060"/>
                <w:sz w:val="20"/>
                <w:szCs w:val="26"/>
              </w:rPr>
            </w:rPrChange>
          </w:rPr>
          <w:t xml:space="preserve"> are configured for Hyper-V. Windows Defender already includes necessary exclusions, but review and adjust as needed</w:t>
        </w:r>
      </w:ins>
      <w:del w:id="1976" w:author="Giridhar Maram" w:date="2025-03-19T17:55:00Z">
        <w:r w:rsidR="00A03B63" w:rsidRPr="00D80A69" w:rsidDel="00DA425A">
          <w:delText>Use</w:delText>
        </w:r>
        <w:r w:rsidR="00A03B63" w:rsidRPr="002D5E4C" w:rsidDel="00DA425A">
          <w:rPr>
            <w:rPrChange w:id="1977" w:author="Giridhar Maram" w:date="2025-03-19T17:59:00Z">
              <w:rPr>
                <w:spacing w:val="-4"/>
              </w:rPr>
            </w:rPrChange>
          </w:rPr>
          <w:delText xml:space="preserve"> </w:delText>
        </w:r>
        <w:r w:rsidR="00A03B63" w:rsidRPr="00D80A69" w:rsidDel="00DA425A">
          <w:delText>BitLocker</w:delText>
        </w:r>
        <w:r w:rsidR="00A03B63" w:rsidRPr="002D5E4C" w:rsidDel="00DA425A">
          <w:rPr>
            <w:rPrChange w:id="1978" w:author="Giridhar Maram" w:date="2025-03-19T17:59:00Z">
              <w:rPr>
                <w:spacing w:val="-3"/>
              </w:rPr>
            </w:rPrChange>
          </w:rPr>
          <w:delText xml:space="preserve"> </w:delText>
        </w:r>
        <w:r w:rsidR="00A03B63" w:rsidRPr="00D80A69" w:rsidDel="00DA425A">
          <w:delText>Drive</w:delText>
        </w:r>
        <w:r w:rsidR="00A03B63" w:rsidRPr="002D5E4C" w:rsidDel="00DA425A">
          <w:rPr>
            <w:rPrChange w:id="1979" w:author="Giridhar Maram" w:date="2025-03-19T17:59:00Z">
              <w:rPr>
                <w:spacing w:val="-3"/>
              </w:rPr>
            </w:rPrChange>
          </w:rPr>
          <w:delText xml:space="preserve"> </w:delText>
        </w:r>
        <w:r w:rsidR="00A03B63" w:rsidRPr="00D80A69" w:rsidDel="00DA425A">
          <w:delText>Encryption</w:delText>
        </w:r>
        <w:r w:rsidR="00A03B63" w:rsidRPr="002D5E4C" w:rsidDel="00DA425A">
          <w:rPr>
            <w:rPrChange w:id="1980" w:author="Giridhar Maram" w:date="2025-03-19T17:59:00Z">
              <w:rPr>
                <w:spacing w:val="-2"/>
              </w:rPr>
            </w:rPrChange>
          </w:rPr>
          <w:delText xml:space="preserve"> </w:delText>
        </w:r>
        <w:r w:rsidR="00A03B63" w:rsidRPr="00D80A69" w:rsidDel="00DA425A">
          <w:delText>to</w:delText>
        </w:r>
        <w:r w:rsidR="00A03B63" w:rsidRPr="002D5E4C" w:rsidDel="00DA425A">
          <w:rPr>
            <w:rPrChange w:id="1981" w:author="Giridhar Maram" w:date="2025-03-19T17:59:00Z">
              <w:rPr>
                <w:spacing w:val="-2"/>
              </w:rPr>
            </w:rPrChange>
          </w:rPr>
          <w:delText xml:space="preserve"> </w:delText>
        </w:r>
        <w:r w:rsidR="00A03B63" w:rsidRPr="00D80A69" w:rsidDel="00DA425A">
          <w:delText>protect</w:delText>
        </w:r>
        <w:r w:rsidR="00A03B63" w:rsidRPr="002D5E4C" w:rsidDel="00DA425A">
          <w:rPr>
            <w:rPrChange w:id="1982" w:author="Giridhar Maram" w:date="2025-03-19T17:59:00Z">
              <w:rPr>
                <w:spacing w:val="-3"/>
              </w:rPr>
            </w:rPrChange>
          </w:rPr>
          <w:delText xml:space="preserve"> </w:delText>
        </w:r>
        <w:r w:rsidR="00A03B63" w:rsidRPr="00D80A69" w:rsidDel="00DA425A">
          <w:delText>resources</w:delText>
        </w:r>
      </w:del>
      <w:r w:rsidR="00A03B63" w:rsidRPr="00D80A69">
        <w:t>.</w:t>
      </w:r>
    </w:p>
    <w:p w14:paraId="146E6237" w14:textId="3B0D3C48" w:rsidR="00A03B63" w:rsidRPr="00D80A69" w:rsidRDefault="00604DE0" w:rsidP="00A03B63">
      <w:pPr>
        <w:pStyle w:val="ListBullet"/>
        <w:numPr>
          <w:ilvl w:val="0"/>
          <w:numId w:val="16"/>
        </w:numPr>
        <w:tabs>
          <w:tab w:val="num" w:pos="284"/>
        </w:tabs>
        <w:ind w:left="284" w:hanging="284"/>
        <w:jc w:val="both"/>
      </w:pPr>
      <w:ins w:id="1983" w:author="Giridhar Maram" w:date="2025-03-19T17:56:00Z">
        <w:r w:rsidRPr="002D5E4C">
          <w:rPr>
            <w:rPrChange w:id="1984" w:author="Giridhar Maram" w:date="2025-03-19T17:59:00Z">
              <w:rPr>
                <w:bCs/>
                <w:color w:val="002060"/>
                <w:sz w:val="20"/>
                <w:szCs w:val="26"/>
              </w:rPr>
            </w:rPrChange>
          </w:rPr>
          <w:t>Do not mount unknown VHDs to prevent file system-level attacks</w:t>
        </w:r>
      </w:ins>
      <w:del w:id="1985" w:author="Giridhar Maram" w:date="2025-03-19T17:56:00Z">
        <w:r w:rsidR="00A03B63" w:rsidRPr="00D80A69">
          <w:delText>Harden</w:delText>
        </w:r>
        <w:r w:rsidR="00A03B63" w:rsidRPr="002D5E4C">
          <w:rPr>
            <w:rPrChange w:id="1986" w:author="Giridhar Maram" w:date="2025-03-19T18:00:00Z">
              <w:rPr>
                <w:spacing w:val="-2"/>
              </w:rPr>
            </w:rPrChange>
          </w:rPr>
          <w:delText xml:space="preserve"> </w:delText>
        </w:r>
        <w:r w:rsidR="00A03B63" w:rsidRPr="00D80A69">
          <w:delText>the</w:delText>
        </w:r>
        <w:r w:rsidR="00A03B63" w:rsidRPr="002D5E4C">
          <w:rPr>
            <w:rPrChange w:id="1987" w:author="Giridhar Maram" w:date="2025-03-19T18:00:00Z">
              <w:rPr>
                <w:spacing w:val="-3"/>
              </w:rPr>
            </w:rPrChange>
          </w:rPr>
          <w:delText xml:space="preserve"> </w:delText>
        </w:r>
        <w:r w:rsidR="00A03B63" w:rsidRPr="00D80A69">
          <w:delText>Hyper-V</w:delText>
        </w:r>
        <w:r w:rsidR="00A03B63" w:rsidRPr="002D5E4C">
          <w:rPr>
            <w:rPrChange w:id="1988" w:author="Giridhar Maram" w:date="2025-03-19T18:00:00Z">
              <w:rPr>
                <w:spacing w:val="-3"/>
              </w:rPr>
            </w:rPrChange>
          </w:rPr>
          <w:delText xml:space="preserve"> </w:delText>
        </w:r>
        <w:r w:rsidR="00A03B63" w:rsidRPr="00D80A69">
          <w:delText>host</w:delText>
        </w:r>
        <w:r w:rsidR="00A03B63" w:rsidRPr="002D5E4C">
          <w:rPr>
            <w:rPrChange w:id="1989" w:author="Giridhar Maram" w:date="2025-03-19T18:00:00Z">
              <w:rPr>
                <w:spacing w:val="-3"/>
              </w:rPr>
            </w:rPrChange>
          </w:rPr>
          <w:delText xml:space="preserve"> </w:delText>
        </w:r>
        <w:r w:rsidR="00A03B63" w:rsidRPr="00D80A69">
          <w:delText>operating</w:delText>
        </w:r>
        <w:r w:rsidR="00A03B63" w:rsidRPr="002D5E4C">
          <w:rPr>
            <w:rPrChange w:id="1990" w:author="Giridhar Maram" w:date="2025-03-19T18:00:00Z">
              <w:rPr>
                <w:spacing w:val="-2"/>
              </w:rPr>
            </w:rPrChange>
          </w:rPr>
          <w:delText xml:space="preserve"> </w:delText>
        </w:r>
        <w:r w:rsidR="00A03B63" w:rsidRPr="00D80A69">
          <w:delText>system</w:delText>
        </w:r>
      </w:del>
      <w:r w:rsidR="00A03B63" w:rsidRPr="00D80A69">
        <w:t>.</w:t>
      </w:r>
    </w:p>
    <w:p w14:paraId="69BA86BC" w14:textId="73B87F30" w:rsidR="00A03B63" w:rsidRPr="00D80A69" w:rsidRDefault="008241DC" w:rsidP="00A03B63">
      <w:pPr>
        <w:pStyle w:val="ListBullet"/>
        <w:numPr>
          <w:ilvl w:val="0"/>
          <w:numId w:val="16"/>
        </w:numPr>
        <w:tabs>
          <w:tab w:val="num" w:pos="284"/>
        </w:tabs>
        <w:ind w:left="284" w:hanging="284"/>
        <w:jc w:val="both"/>
      </w:pPr>
      <w:ins w:id="1991" w:author="Giridhar Maram" w:date="2025-03-19T17:56:00Z">
        <w:r w:rsidRPr="002D5E4C">
          <w:rPr>
            <w:rPrChange w:id="1992" w:author="Giridhar Maram" w:date="2025-03-19T17:59:00Z">
              <w:rPr>
                <w:bCs/>
                <w:color w:val="002060"/>
                <w:sz w:val="20"/>
                <w:szCs w:val="26"/>
              </w:rPr>
            </w:rPrChange>
          </w:rPr>
          <w:t xml:space="preserve">Do not enable </w:t>
        </w:r>
        <w:r w:rsidRPr="002D5E4C">
          <w:rPr>
            <w:rPrChange w:id="1993" w:author="Giridhar Maram" w:date="2025-03-19T17:59:00Z">
              <w:rPr>
                <w:b/>
                <w:bCs/>
                <w:color w:val="002060"/>
                <w:sz w:val="20"/>
                <w:szCs w:val="26"/>
              </w:rPr>
            </w:rPrChange>
          </w:rPr>
          <w:t>nested virtualization</w:t>
        </w:r>
        <w:r w:rsidRPr="002D5E4C">
          <w:rPr>
            <w:rPrChange w:id="1994" w:author="Giridhar Maram" w:date="2025-03-19T17:59:00Z">
              <w:rPr>
                <w:bCs/>
                <w:color w:val="002060"/>
                <w:sz w:val="20"/>
                <w:szCs w:val="26"/>
              </w:rPr>
            </w:rPrChange>
          </w:rPr>
          <w:t xml:space="preserve"> in production environments unless it is specifically required for your workload</w:t>
        </w:r>
      </w:ins>
      <w:del w:id="1995" w:author="Giridhar Maram" w:date="2025-03-19T17:56:00Z">
        <w:r w:rsidR="00A03B63" w:rsidRPr="00D80A69">
          <w:delText>Use the baseline security setting recommendations described in the Windows Server Security</w:delText>
        </w:r>
        <w:r w:rsidR="00A03B63" w:rsidRPr="002D5E4C">
          <w:rPr>
            <w:rPrChange w:id="1996" w:author="Giridhar Maram" w:date="2025-03-19T18:00:00Z">
              <w:rPr>
                <w:spacing w:val="-61"/>
              </w:rPr>
            </w:rPrChange>
          </w:rPr>
          <w:delText xml:space="preserve"> </w:delText>
        </w:r>
        <w:r w:rsidR="00A03B63" w:rsidRPr="00D80A69">
          <w:delText>Baseline</w:delText>
        </w:r>
      </w:del>
      <w:r w:rsidR="00A03B63" w:rsidRPr="00D80A69">
        <w:t>.</w:t>
      </w:r>
    </w:p>
    <w:p w14:paraId="33CFC153" w14:textId="77777777" w:rsidR="00A03B63" w:rsidRPr="00D80A69" w:rsidRDefault="00A03B63" w:rsidP="00A03B63">
      <w:pPr>
        <w:pStyle w:val="ListBullet"/>
        <w:numPr>
          <w:ilvl w:val="0"/>
          <w:numId w:val="16"/>
        </w:numPr>
        <w:tabs>
          <w:tab w:val="num" w:pos="284"/>
        </w:tabs>
        <w:ind w:left="284" w:hanging="284"/>
        <w:jc w:val="both"/>
      </w:pPr>
      <w:r w:rsidRPr="00D80A69">
        <w:t>Grant</w:t>
      </w:r>
      <w:r w:rsidRPr="002D5E4C">
        <w:rPr>
          <w:rPrChange w:id="1997" w:author="Giridhar Maram" w:date="2025-03-19T18:00:00Z">
            <w:rPr>
              <w:spacing w:val="-4"/>
            </w:rPr>
          </w:rPrChange>
        </w:rPr>
        <w:t xml:space="preserve"> </w:t>
      </w:r>
      <w:r w:rsidRPr="00D80A69">
        <w:t>appropriate</w:t>
      </w:r>
      <w:r w:rsidRPr="002D5E4C">
        <w:rPr>
          <w:rPrChange w:id="1998" w:author="Giridhar Maram" w:date="2025-03-19T18:00:00Z">
            <w:rPr>
              <w:spacing w:val="-4"/>
            </w:rPr>
          </w:rPrChange>
        </w:rPr>
        <w:t xml:space="preserve"> </w:t>
      </w:r>
      <w:r w:rsidRPr="00D80A69">
        <w:t>permissions.</w:t>
      </w:r>
    </w:p>
    <w:p w14:paraId="44385DA0" w14:textId="58EFA8C4" w:rsidR="00A03B63" w:rsidRPr="00D80A69" w:rsidRDefault="002C7B12" w:rsidP="00A03B63">
      <w:pPr>
        <w:pStyle w:val="ListBullet"/>
        <w:numPr>
          <w:ilvl w:val="0"/>
          <w:numId w:val="16"/>
        </w:numPr>
        <w:tabs>
          <w:tab w:val="num" w:pos="284"/>
        </w:tabs>
        <w:ind w:left="284" w:hanging="284"/>
        <w:jc w:val="both"/>
        <w:rPr>
          <w:del w:id="1999" w:author="Giridhar Maram" w:date="2025-03-19T17:58:00Z"/>
        </w:rPr>
      </w:pPr>
      <w:ins w:id="2000" w:author="Giridhar Maram" w:date="2025-03-19T17:58:00Z">
        <w:r w:rsidRPr="002D5E4C">
          <w:rPr>
            <w:rPrChange w:id="2001" w:author="Giridhar Maram" w:date="2025-03-19T17:59:00Z">
              <w:rPr>
                <w:bCs/>
                <w:color w:val="002060"/>
                <w:sz w:val="20"/>
                <w:szCs w:val="26"/>
              </w:rPr>
            </w:rPrChange>
          </w:rPr>
          <w:t>Ensure hardware includes a TPM 2.0 chip to support a guarded fabric for more secure virtualization</w:t>
        </w:r>
      </w:ins>
      <w:del w:id="2002" w:author="Giridhar Maram" w:date="2025-03-19T17:58:00Z">
        <w:r w:rsidR="00A03B63" w:rsidRPr="00D80A69" w:rsidDel="002C7B12">
          <w:delText>Configure</w:delText>
        </w:r>
        <w:r w:rsidR="00A03B63" w:rsidRPr="002D5E4C" w:rsidDel="002C7B12">
          <w:rPr>
            <w:rPrChange w:id="2003" w:author="Giridhar Maram" w:date="2025-03-19T17:59:00Z">
              <w:rPr>
                <w:spacing w:val="-4"/>
              </w:rPr>
            </w:rPrChange>
          </w:rPr>
          <w:delText xml:space="preserve"> </w:delText>
        </w:r>
        <w:r w:rsidR="00A03B63" w:rsidRPr="00D80A69" w:rsidDel="002C7B12">
          <w:delText>anti-virus</w:delText>
        </w:r>
        <w:r w:rsidR="00A03B63" w:rsidRPr="002D5E4C" w:rsidDel="002C7B12">
          <w:rPr>
            <w:rPrChange w:id="2004" w:author="Giridhar Maram" w:date="2025-03-19T17:59:00Z">
              <w:rPr>
                <w:spacing w:val="-4"/>
              </w:rPr>
            </w:rPrChange>
          </w:rPr>
          <w:delText xml:space="preserve"> </w:delText>
        </w:r>
        <w:r w:rsidR="00A03B63" w:rsidRPr="00D80A69" w:rsidDel="002C7B12">
          <w:delText>exclusions</w:delText>
        </w:r>
        <w:r w:rsidR="00A03B63" w:rsidRPr="002D5E4C" w:rsidDel="002C7B12">
          <w:rPr>
            <w:rPrChange w:id="2005" w:author="Giridhar Maram" w:date="2025-03-19T17:59:00Z">
              <w:rPr>
                <w:spacing w:val="-3"/>
              </w:rPr>
            </w:rPrChange>
          </w:rPr>
          <w:delText xml:space="preserve"> </w:delText>
        </w:r>
        <w:r w:rsidR="00A03B63" w:rsidRPr="00D80A69" w:rsidDel="002C7B12">
          <w:delText>and</w:delText>
        </w:r>
        <w:r w:rsidR="00A03B63" w:rsidRPr="002D5E4C" w:rsidDel="002C7B12">
          <w:rPr>
            <w:rPrChange w:id="2006" w:author="Giridhar Maram" w:date="2025-03-19T17:59:00Z">
              <w:rPr>
                <w:spacing w:val="-4"/>
              </w:rPr>
            </w:rPrChange>
          </w:rPr>
          <w:delText xml:space="preserve"> </w:delText>
        </w:r>
        <w:r w:rsidR="00A03B63" w:rsidRPr="00D80A69" w:rsidDel="002C7B12">
          <w:delText>options</w:delText>
        </w:r>
        <w:r w:rsidR="00A03B63" w:rsidRPr="002D5E4C" w:rsidDel="002C7B12">
          <w:rPr>
            <w:rPrChange w:id="2007" w:author="Giridhar Maram" w:date="2025-03-19T17:59:00Z">
              <w:rPr>
                <w:spacing w:val="-3"/>
              </w:rPr>
            </w:rPrChange>
          </w:rPr>
          <w:delText xml:space="preserve"> </w:delText>
        </w:r>
        <w:r w:rsidR="00A03B63" w:rsidRPr="00D80A69" w:rsidDel="002C7B12">
          <w:delText>for</w:delText>
        </w:r>
        <w:r w:rsidR="00A03B63" w:rsidRPr="002D5E4C" w:rsidDel="002C7B12">
          <w:rPr>
            <w:rPrChange w:id="2008" w:author="Giridhar Maram" w:date="2025-03-19T17:59:00Z">
              <w:rPr>
                <w:spacing w:val="-4"/>
              </w:rPr>
            </w:rPrChange>
          </w:rPr>
          <w:delText xml:space="preserve"> </w:delText>
        </w:r>
        <w:r w:rsidR="00A03B63" w:rsidRPr="00D80A69" w:rsidDel="002C7B12">
          <w:delText>Hyper-V</w:delText>
        </w:r>
      </w:del>
      <w:r w:rsidR="00A03B63" w:rsidRPr="00D80A69">
        <w:t>.</w:t>
      </w:r>
    </w:p>
    <w:p w14:paraId="416CA01C" w14:textId="4033DCF6" w:rsidR="00A03B63" w:rsidRPr="00D80A69" w:rsidRDefault="00A03B63" w:rsidP="00A03B63">
      <w:pPr>
        <w:pStyle w:val="ListBullet"/>
        <w:numPr>
          <w:ilvl w:val="0"/>
          <w:numId w:val="16"/>
        </w:numPr>
        <w:tabs>
          <w:tab w:val="num" w:pos="284"/>
        </w:tabs>
        <w:ind w:left="284" w:hanging="284"/>
        <w:jc w:val="both"/>
        <w:rPr>
          <w:del w:id="2009" w:author="Giridhar Maram" w:date="2025-03-19T17:58:00Z"/>
        </w:rPr>
      </w:pPr>
      <w:del w:id="2010" w:author="Giridhar Maram" w:date="2025-03-19T17:58:00Z">
        <w:r w:rsidRPr="00D80A69">
          <w:delText>Windows Defender already has automatic exclusions configured. For more information about</w:delText>
        </w:r>
        <w:r w:rsidRPr="00D80A69">
          <w:rPr>
            <w:spacing w:val="-61"/>
          </w:rPr>
          <w:delText xml:space="preserve"> </w:delText>
        </w:r>
        <w:r w:rsidRPr="00D80A69">
          <w:delText>exclusions.</w:delText>
        </w:r>
      </w:del>
    </w:p>
    <w:p w14:paraId="7F473BF8" w14:textId="4796CAAC" w:rsidR="00A03B63" w:rsidRPr="00D80A69" w:rsidRDefault="00A03B63" w:rsidP="00A03B63">
      <w:pPr>
        <w:pStyle w:val="ListBullet"/>
        <w:numPr>
          <w:ilvl w:val="0"/>
          <w:numId w:val="16"/>
        </w:numPr>
        <w:tabs>
          <w:tab w:val="num" w:pos="284"/>
        </w:tabs>
        <w:ind w:left="284" w:hanging="284"/>
        <w:jc w:val="both"/>
        <w:rPr>
          <w:del w:id="2011" w:author="Giridhar Maram" w:date="2025-03-19T17:58:00Z"/>
        </w:rPr>
      </w:pPr>
      <w:del w:id="2012" w:author="Giridhar Maram" w:date="2025-03-19T17:58:00Z">
        <w:r w:rsidRPr="00D80A69">
          <w:delText>Don't</w:delText>
        </w:r>
        <w:r w:rsidRPr="00D80A69">
          <w:rPr>
            <w:spacing w:val="-2"/>
          </w:rPr>
          <w:delText xml:space="preserve"> </w:delText>
        </w:r>
        <w:r w:rsidRPr="00D80A69">
          <w:delText>mount</w:delText>
        </w:r>
        <w:r w:rsidRPr="00D80A69">
          <w:rPr>
            <w:spacing w:val="-2"/>
          </w:rPr>
          <w:delText xml:space="preserve"> </w:delText>
        </w:r>
        <w:r w:rsidRPr="00D80A69">
          <w:delText>unknown</w:delText>
        </w:r>
        <w:r w:rsidRPr="00D80A69">
          <w:rPr>
            <w:spacing w:val="-1"/>
          </w:rPr>
          <w:delText xml:space="preserve"> </w:delText>
        </w:r>
        <w:r w:rsidRPr="00D80A69">
          <w:delText>VHDs.</w:delText>
        </w:r>
        <w:r w:rsidRPr="00D80A69">
          <w:rPr>
            <w:spacing w:val="-4"/>
          </w:rPr>
          <w:delText xml:space="preserve"> </w:delText>
        </w:r>
        <w:r w:rsidRPr="00D80A69">
          <w:delText>This</w:delText>
        </w:r>
        <w:r w:rsidRPr="00D80A69">
          <w:rPr>
            <w:spacing w:val="-3"/>
          </w:rPr>
          <w:delText xml:space="preserve"> </w:delText>
        </w:r>
        <w:r w:rsidRPr="00D80A69">
          <w:delText>can</w:delText>
        </w:r>
        <w:r w:rsidRPr="00D80A69">
          <w:rPr>
            <w:spacing w:val="-2"/>
          </w:rPr>
          <w:delText xml:space="preserve"> </w:delText>
        </w:r>
        <w:r w:rsidRPr="00D80A69">
          <w:delText>expose</w:delText>
        </w:r>
        <w:r w:rsidRPr="00D80A69">
          <w:rPr>
            <w:spacing w:val="-2"/>
          </w:rPr>
          <w:delText xml:space="preserve"> </w:delText>
        </w:r>
        <w:r w:rsidRPr="00D80A69">
          <w:delText>the</w:delText>
        </w:r>
        <w:r w:rsidRPr="00D80A69">
          <w:rPr>
            <w:spacing w:val="-3"/>
          </w:rPr>
          <w:delText xml:space="preserve"> </w:delText>
        </w:r>
        <w:r w:rsidRPr="00D80A69">
          <w:delText>host</w:delText>
        </w:r>
        <w:r w:rsidRPr="00D80A69">
          <w:rPr>
            <w:spacing w:val="-2"/>
          </w:rPr>
          <w:delText xml:space="preserve"> </w:delText>
        </w:r>
        <w:r w:rsidRPr="00D80A69">
          <w:delText>to</w:delText>
        </w:r>
        <w:r w:rsidRPr="00D80A69">
          <w:rPr>
            <w:spacing w:val="-2"/>
          </w:rPr>
          <w:delText xml:space="preserve"> </w:delText>
        </w:r>
        <w:r w:rsidRPr="00D80A69">
          <w:delText>file</w:delText>
        </w:r>
        <w:r w:rsidRPr="00D80A69">
          <w:rPr>
            <w:spacing w:val="-3"/>
          </w:rPr>
          <w:delText xml:space="preserve"> </w:delText>
        </w:r>
        <w:r w:rsidRPr="00D80A69">
          <w:delText>system</w:delText>
        </w:r>
        <w:r w:rsidRPr="00D80A69">
          <w:rPr>
            <w:spacing w:val="-2"/>
          </w:rPr>
          <w:delText xml:space="preserve"> </w:delText>
        </w:r>
        <w:r w:rsidRPr="00D80A69">
          <w:delText>level</w:delText>
        </w:r>
        <w:r w:rsidRPr="00D80A69">
          <w:rPr>
            <w:spacing w:val="-2"/>
          </w:rPr>
          <w:delText xml:space="preserve"> </w:delText>
        </w:r>
        <w:r w:rsidRPr="00D80A69">
          <w:delText>attacks.</w:delText>
        </w:r>
      </w:del>
    </w:p>
    <w:p w14:paraId="6AD48537" w14:textId="382B0CB4" w:rsidR="00A03B63" w:rsidRPr="00D80A69" w:rsidRDefault="00A03B63" w:rsidP="00A03B63">
      <w:pPr>
        <w:pStyle w:val="ListBullet"/>
        <w:numPr>
          <w:ilvl w:val="0"/>
          <w:numId w:val="16"/>
        </w:numPr>
        <w:tabs>
          <w:tab w:val="num" w:pos="284"/>
        </w:tabs>
        <w:ind w:left="284" w:hanging="284"/>
        <w:jc w:val="both"/>
        <w:rPr>
          <w:del w:id="2013" w:author="Giridhar Maram" w:date="2025-03-19T17:58:00Z"/>
        </w:rPr>
      </w:pPr>
      <w:del w:id="2014" w:author="Giridhar Maram" w:date="2025-03-19T17:58:00Z">
        <w:r w:rsidRPr="00D80A69">
          <w:delText>Don't</w:delText>
        </w:r>
        <w:r w:rsidRPr="00D80A69">
          <w:rPr>
            <w:spacing w:val="-2"/>
          </w:rPr>
          <w:delText xml:space="preserve"> </w:delText>
        </w:r>
        <w:r w:rsidRPr="00D80A69">
          <w:delText>enable</w:delText>
        </w:r>
        <w:r w:rsidRPr="00D80A69">
          <w:rPr>
            <w:spacing w:val="-3"/>
          </w:rPr>
          <w:delText xml:space="preserve"> </w:delText>
        </w:r>
        <w:r w:rsidRPr="00D80A69">
          <w:delText>nesting</w:delText>
        </w:r>
        <w:r w:rsidRPr="00D80A69">
          <w:rPr>
            <w:spacing w:val="-3"/>
          </w:rPr>
          <w:delText xml:space="preserve"> </w:delText>
        </w:r>
        <w:r w:rsidRPr="00D80A69">
          <w:delText>in</w:delText>
        </w:r>
        <w:r w:rsidRPr="00D80A69">
          <w:rPr>
            <w:spacing w:val="-2"/>
          </w:rPr>
          <w:delText xml:space="preserve"> </w:delText>
        </w:r>
        <w:r w:rsidRPr="00D80A69">
          <w:delText>production</w:delText>
        </w:r>
        <w:r w:rsidRPr="00D80A69">
          <w:rPr>
            <w:spacing w:val="-2"/>
          </w:rPr>
          <w:delText xml:space="preserve"> </w:delText>
        </w:r>
        <w:r w:rsidRPr="00D80A69">
          <w:delText>environment</w:delText>
        </w:r>
        <w:r w:rsidRPr="00D80A69">
          <w:rPr>
            <w:spacing w:val="-4"/>
          </w:rPr>
          <w:delText xml:space="preserve"> </w:delText>
        </w:r>
        <w:r w:rsidRPr="00D80A69">
          <w:delText>unless</w:delText>
        </w:r>
        <w:r w:rsidRPr="00D80A69">
          <w:rPr>
            <w:spacing w:val="-3"/>
          </w:rPr>
          <w:delText xml:space="preserve"> </w:delText>
        </w:r>
        <w:r w:rsidRPr="00D80A69">
          <w:delText>it's</w:delText>
        </w:r>
        <w:r w:rsidRPr="00D80A69">
          <w:rPr>
            <w:spacing w:val="-4"/>
          </w:rPr>
          <w:delText xml:space="preserve"> </w:delText>
        </w:r>
        <w:r w:rsidRPr="00D80A69">
          <w:delText>required.</w:delText>
        </w:r>
      </w:del>
    </w:p>
    <w:p w14:paraId="76076D03" w14:textId="0224342B" w:rsidR="00A03B63" w:rsidRPr="00F41A2A" w:rsidRDefault="00A03B63" w:rsidP="00A03B63">
      <w:pPr>
        <w:pStyle w:val="ListBullet"/>
        <w:numPr>
          <w:ilvl w:val="0"/>
          <w:numId w:val="16"/>
        </w:numPr>
        <w:tabs>
          <w:tab w:val="num" w:pos="284"/>
        </w:tabs>
        <w:ind w:left="284" w:hanging="284"/>
        <w:jc w:val="both"/>
      </w:pPr>
      <w:del w:id="2015" w:author="Giridhar Maram" w:date="2025-03-19T17:58:00Z">
        <w:r w:rsidRPr="00D80A69">
          <w:delText>For more secure environments, use hardware with a Trusted Platform Module (TPM) 2.0 chip to</w:delText>
        </w:r>
        <w:r w:rsidRPr="00D80A69">
          <w:rPr>
            <w:spacing w:val="-62"/>
          </w:rPr>
          <w:delText xml:space="preserve"> </w:delText>
        </w:r>
        <w:r w:rsidRPr="00D80A69">
          <w:delText>set up</w:delText>
        </w:r>
        <w:r w:rsidRPr="00D80A69">
          <w:rPr>
            <w:spacing w:val="-1"/>
          </w:rPr>
          <w:delText xml:space="preserve"> </w:delText>
        </w:r>
        <w:r w:rsidRPr="00D80A69">
          <w:delText>a</w:delText>
        </w:r>
        <w:r w:rsidRPr="00D80A69">
          <w:rPr>
            <w:spacing w:val="-1"/>
          </w:rPr>
          <w:delText xml:space="preserve"> </w:delText>
        </w:r>
        <w:r w:rsidRPr="00D80A69">
          <w:delText>guarded</w:delText>
        </w:r>
        <w:r w:rsidRPr="00D80A69">
          <w:rPr>
            <w:spacing w:val="-1"/>
          </w:rPr>
          <w:delText xml:space="preserve"> </w:delText>
        </w:r>
        <w:r w:rsidRPr="00D80A69">
          <w:delText>fabric.</w:delText>
        </w:r>
      </w:del>
    </w:p>
    <w:p w14:paraId="15EE0ACC" w14:textId="77777777" w:rsidR="00A03B63" w:rsidRPr="00D80A69" w:rsidRDefault="00A03B63" w:rsidP="00A03B63">
      <w:pPr>
        <w:tabs>
          <w:tab w:val="left" w:pos="1538"/>
        </w:tabs>
        <w:rPr>
          <w:sz w:val="16"/>
          <w:szCs w:val="16"/>
        </w:rPr>
      </w:pPr>
    </w:p>
    <w:p w14:paraId="6820ED94" w14:textId="77777777" w:rsidR="00A03B63" w:rsidRDefault="00A03B63" w:rsidP="00A03B63">
      <w:pPr>
        <w:pStyle w:val="Heading3"/>
        <w:numPr>
          <w:ilvl w:val="2"/>
          <w:numId w:val="1"/>
        </w:numPr>
        <w:tabs>
          <w:tab w:val="clear" w:pos="360"/>
        </w:tabs>
        <w:ind w:hanging="357"/>
      </w:pPr>
      <w:r w:rsidRPr="0023754F">
        <w:t>Secure</w:t>
      </w:r>
      <w:r w:rsidRPr="0023754F">
        <w:rPr>
          <w:spacing w:val="-4"/>
        </w:rPr>
        <w:t xml:space="preserve"> </w:t>
      </w:r>
      <w:r w:rsidRPr="0023754F">
        <w:t>virtual</w:t>
      </w:r>
      <w:r w:rsidRPr="0023754F">
        <w:rPr>
          <w:spacing w:val="-4"/>
        </w:rPr>
        <w:t xml:space="preserve"> </w:t>
      </w:r>
      <w:r w:rsidRPr="0023754F">
        <w:t>machines</w:t>
      </w:r>
    </w:p>
    <w:p w14:paraId="52472CD1" w14:textId="77777777" w:rsidR="00A03B63" w:rsidRPr="00481C58" w:rsidRDefault="00A03B63" w:rsidP="00A03B63"/>
    <w:p w14:paraId="0F8F36E7" w14:textId="3F1B6DD2" w:rsidR="00A03B63" w:rsidRPr="00D80A69" w:rsidRDefault="007575EF" w:rsidP="00A03B63">
      <w:pPr>
        <w:pStyle w:val="ListBullet"/>
        <w:numPr>
          <w:ilvl w:val="0"/>
          <w:numId w:val="16"/>
        </w:numPr>
        <w:tabs>
          <w:tab w:val="num" w:pos="284"/>
        </w:tabs>
        <w:ind w:left="284" w:hanging="284"/>
        <w:jc w:val="both"/>
      </w:pPr>
      <w:ins w:id="2016" w:author="Giridhar Maram" w:date="2025-03-19T18:02:00Z">
        <w:r w:rsidRPr="00966D78">
          <w:rPr>
            <w:rPrChange w:id="2017" w:author="Giridhar Maram" w:date="2025-03-19T18:17:00Z">
              <w:rPr>
                <w:bCs/>
                <w:color w:val="002060"/>
                <w:sz w:val="20"/>
                <w:szCs w:val="26"/>
              </w:rPr>
            </w:rPrChange>
          </w:rPr>
          <w:t>For the guest operating systems that are supported. Create generation 2 virtual machines for compatible guest operating systems to take use of improved hardware capabilities such as Secure Boot</w:t>
        </w:r>
      </w:ins>
      <w:del w:id="2018" w:author="Giridhar Maram" w:date="2025-03-19T18:02:00Z">
        <w:r w:rsidR="00A03B63" w:rsidRPr="00D80A69" w:rsidDel="007575EF">
          <w:delText>Create</w:delText>
        </w:r>
        <w:r w:rsidR="00A03B63" w:rsidRPr="00966D78" w:rsidDel="007575EF">
          <w:rPr>
            <w:rPrChange w:id="2019" w:author="Giridhar Maram" w:date="2025-03-19T18:17:00Z">
              <w:rPr>
                <w:spacing w:val="-4"/>
              </w:rPr>
            </w:rPrChange>
          </w:rPr>
          <w:delText xml:space="preserve"> </w:delText>
        </w:r>
        <w:r w:rsidR="00A03B63" w:rsidRPr="00D80A69" w:rsidDel="007575EF">
          <w:delText>generation</w:delText>
        </w:r>
        <w:r w:rsidR="00A03B63" w:rsidRPr="00966D78" w:rsidDel="007575EF">
          <w:rPr>
            <w:rPrChange w:id="2020" w:author="Giridhar Maram" w:date="2025-03-19T18:17:00Z">
              <w:rPr>
                <w:spacing w:val="-2"/>
              </w:rPr>
            </w:rPrChange>
          </w:rPr>
          <w:delText xml:space="preserve"> </w:delText>
        </w:r>
        <w:r w:rsidR="00A03B63" w:rsidRPr="00D80A69" w:rsidDel="007575EF">
          <w:delText>2</w:delText>
        </w:r>
        <w:r w:rsidR="00A03B63" w:rsidRPr="00966D78" w:rsidDel="007575EF">
          <w:rPr>
            <w:rPrChange w:id="2021" w:author="Giridhar Maram" w:date="2025-03-19T18:17:00Z">
              <w:rPr>
                <w:spacing w:val="-3"/>
              </w:rPr>
            </w:rPrChange>
          </w:rPr>
          <w:delText xml:space="preserve"> </w:delText>
        </w:r>
        <w:r w:rsidR="00A03B63" w:rsidRPr="00D80A69" w:rsidDel="007575EF">
          <w:delText>virtual</w:delText>
        </w:r>
        <w:r w:rsidR="00A03B63" w:rsidRPr="00966D78" w:rsidDel="007575EF">
          <w:rPr>
            <w:rPrChange w:id="2022" w:author="Giridhar Maram" w:date="2025-03-19T18:17:00Z">
              <w:rPr>
                <w:spacing w:val="-4"/>
              </w:rPr>
            </w:rPrChange>
          </w:rPr>
          <w:delText xml:space="preserve"> </w:delText>
        </w:r>
        <w:r w:rsidR="00A03B63" w:rsidRPr="00D80A69" w:rsidDel="007575EF">
          <w:delText>machines</w:delText>
        </w:r>
        <w:r w:rsidR="00A03B63" w:rsidRPr="00966D78" w:rsidDel="007575EF">
          <w:rPr>
            <w:rPrChange w:id="2023" w:author="Giridhar Maram" w:date="2025-03-19T18:17:00Z">
              <w:rPr>
                <w:spacing w:val="-3"/>
              </w:rPr>
            </w:rPrChange>
          </w:rPr>
          <w:delText xml:space="preserve"> </w:delText>
        </w:r>
        <w:r w:rsidR="00A03B63" w:rsidRPr="00D80A69" w:rsidDel="007575EF">
          <w:delText>for</w:delText>
        </w:r>
        <w:r w:rsidR="00A03B63" w:rsidRPr="00966D78" w:rsidDel="007575EF">
          <w:rPr>
            <w:rPrChange w:id="2024" w:author="Giridhar Maram" w:date="2025-03-19T18:17:00Z">
              <w:rPr>
                <w:spacing w:val="-3"/>
              </w:rPr>
            </w:rPrChange>
          </w:rPr>
          <w:delText xml:space="preserve"> </w:delText>
        </w:r>
        <w:r w:rsidR="00A03B63" w:rsidRPr="00D80A69" w:rsidDel="007575EF">
          <w:delText>supported</w:delText>
        </w:r>
        <w:r w:rsidR="00A03B63" w:rsidRPr="00966D78" w:rsidDel="007575EF">
          <w:rPr>
            <w:rPrChange w:id="2025" w:author="Giridhar Maram" w:date="2025-03-19T18:17:00Z">
              <w:rPr>
                <w:spacing w:val="-3"/>
              </w:rPr>
            </w:rPrChange>
          </w:rPr>
          <w:delText xml:space="preserve"> </w:delText>
        </w:r>
        <w:r w:rsidR="00A03B63" w:rsidRPr="00D80A69" w:rsidDel="007575EF">
          <w:delText>guest</w:delText>
        </w:r>
        <w:r w:rsidR="00A03B63" w:rsidRPr="00966D78" w:rsidDel="007575EF">
          <w:rPr>
            <w:rPrChange w:id="2026" w:author="Giridhar Maram" w:date="2025-03-19T18:17:00Z">
              <w:rPr>
                <w:spacing w:val="-3"/>
              </w:rPr>
            </w:rPrChange>
          </w:rPr>
          <w:delText xml:space="preserve"> </w:delText>
        </w:r>
        <w:r w:rsidR="00A03B63" w:rsidRPr="00D80A69" w:rsidDel="007575EF">
          <w:delText>operating</w:delText>
        </w:r>
        <w:r w:rsidR="00A03B63" w:rsidRPr="00966D78" w:rsidDel="007575EF">
          <w:rPr>
            <w:rPrChange w:id="2027" w:author="Giridhar Maram" w:date="2025-03-19T18:17:00Z">
              <w:rPr>
                <w:spacing w:val="-3"/>
              </w:rPr>
            </w:rPrChange>
          </w:rPr>
          <w:delText xml:space="preserve"> </w:delText>
        </w:r>
        <w:r w:rsidR="00A03B63" w:rsidRPr="00D80A69" w:rsidDel="007575EF">
          <w:delText>systems</w:delText>
        </w:r>
      </w:del>
      <w:r w:rsidR="00A03B63" w:rsidRPr="00D80A69">
        <w:t>.</w:t>
      </w:r>
    </w:p>
    <w:p w14:paraId="043A01C1" w14:textId="1C559C49" w:rsidR="00A03B63" w:rsidRPr="00D80A69" w:rsidRDefault="008A7726" w:rsidP="00A03B63">
      <w:pPr>
        <w:pStyle w:val="ListBullet"/>
        <w:numPr>
          <w:ilvl w:val="0"/>
          <w:numId w:val="16"/>
        </w:numPr>
        <w:tabs>
          <w:tab w:val="num" w:pos="284"/>
        </w:tabs>
        <w:ind w:left="284" w:hanging="284"/>
        <w:jc w:val="both"/>
      </w:pPr>
      <w:ins w:id="2028" w:author="Giridhar Maram" w:date="2025-03-19T18:03:00Z">
        <w:r w:rsidRPr="00966D78">
          <w:rPr>
            <w:rPrChange w:id="2029" w:author="Giridhar Maram" w:date="2025-03-19T18:17:00Z">
              <w:rPr>
                <w:bCs/>
                <w:color w:val="002060"/>
                <w:sz w:val="20"/>
                <w:szCs w:val="26"/>
              </w:rPr>
            </w:rPrChange>
          </w:rPr>
          <w:t>Ensure the guest OS is secure. Before turning on a virtual machine in a production environment, be sure it has the most recent security updates installed</w:t>
        </w:r>
      </w:ins>
      <w:del w:id="2030" w:author="Giridhar Maram" w:date="2025-03-19T18:03:00Z">
        <w:r w:rsidR="00A03B63" w:rsidRPr="00D80A69" w:rsidDel="008A7726">
          <w:delText>Enable</w:delText>
        </w:r>
        <w:r w:rsidR="00A03B63" w:rsidRPr="00966D78" w:rsidDel="008A7726">
          <w:rPr>
            <w:rPrChange w:id="2031" w:author="Giridhar Maram" w:date="2025-03-19T18:17:00Z">
              <w:rPr>
                <w:spacing w:val="-3"/>
              </w:rPr>
            </w:rPrChange>
          </w:rPr>
          <w:delText xml:space="preserve"> </w:delText>
        </w:r>
        <w:r w:rsidR="00A03B63" w:rsidRPr="00D80A69" w:rsidDel="008A7726">
          <w:delText>Secure</w:delText>
        </w:r>
        <w:r w:rsidR="00A03B63" w:rsidRPr="00966D78" w:rsidDel="008A7726">
          <w:rPr>
            <w:rPrChange w:id="2032" w:author="Giridhar Maram" w:date="2025-03-19T18:17:00Z">
              <w:rPr>
                <w:spacing w:val="-1"/>
              </w:rPr>
            </w:rPrChange>
          </w:rPr>
          <w:delText xml:space="preserve"> </w:delText>
        </w:r>
        <w:r w:rsidR="00A03B63" w:rsidRPr="00D80A69" w:rsidDel="008A7726">
          <w:delText>Boot</w:delText>
        </w:r>
      </w:del>
      <w:r w:rsidR="00A03B63" w:rsidRPr="00D80A69">
        <w:t>.</w:t>
      </w:r>
    </w:p>
    <w:p w14:paraId="406207AE" w14:textId="61F374D8" w:rsidR="00A03B63" w:rsidRPr="00D80A69" w:rsidRDefault="00571E09" w:rsidP="00A03B63">
      <w:pPr>
        <w:pStyle w:val="ListBullet"/>
        <w:numPr>
          <w:ilvl w:val="0"/>
          <w:numId w:val="16"/>
        </w:numPr>
        <w:tabs>
          <w:tab w:val="num" w:pos="284"/>
        </w:tabs>
        <w:ind w:left="284" w:hanging="284"/>
        <w:jc w:val="both"/>
      </w:pPr>
      <w:ins w:id="2033" w:author="Giridhar Maram" w:date="2025-03-19T18:05:00Z">
        <w:r w:rsidRPr="00966D78">
          <w:rPr>
            <w:rPrChange w:id="2034" w:author="Giridhar Maram" w:date="2025-03-19T18:17:00Z">
              <w:rPr>
                <w:bCs/>
                <w:color w:val="002060"/>
                <w:sz w:val="20"/>
                <w:szCs w:val="26"/>
              </w:rPr>
            </w:rPrChange>
          </w:rPr>
          <w:t xml:space="preserve">Ensure supported guest OS versions have </w:t>
        </w:r>
        <w:r w:rsidRPr="00966D78">
          <w:rPr>
            <w:rPrChange w:id="2035" w:author="Giridhar Maram" w:date="2025-03-19T18:17:00Z">
              <w:rPr>
                <w:b/>
                <w:bCs/>
                <w:color w:val="002060"/>
                <w:sz w:val="20"/>
                <w:szCs w:val="26"/>
              </w:rPr>
            </w:rPrChange>
          </w:rPr>
          <w:t>Hyper-V Integration Services</w:t>
        </w:r>
        <w:r w:rsidRPr="00966D78">
          <w:rPr>
            <w:rPrChange w:id="2036" w:author="Giridhar Maram" w:date="2025-03-19T18:17:00Z">
              <w:rPr>
                <w:bCs/>
                <w:color w:val="002060"/>
                <w:sz w:val="20"/>
                <w:szCs w:val="26"/>
              </w:rPr>
            </w:rPrChange>
          </w:rPr>
          <w:t xml:space="preserve"> installed and kept up to date.</w:t>
        </w:r>
      </w:ins>
      <w:del w:id="2037" w:author="Giridhar Maram" w:date="2025-03-19T18:05:00Z">
        <w:r w:rsidR="00A03B63" w:rsidRPr="00D80A69" w:rsidDel="00571E09">
          <w:delText xml:space="preserve">Keep the guest OS secure. </w:delText>
        </w:r>
        <w:r w:rsidR="00A03B63" w:rsidRPr="00D80A69">
          <w:delText>Install the latest security updates before you turn on a virtual</w:delText>
        </w:r>
        <w:r w:rsidR="00A03B63" w:rsidRPr="00966D78">
          <w:rPr>
            <w:rPrChange w:id="2038" w:author="Giridhar Maram" w:date="2025-03-20T10:07:00Z">
              <w:rPr>
                <w:spacing w:val="-61"/>
              </w:rPr>
            </w:rPrChange>
          </w:rPr>
          <w:delText xml:space="preserve"> </w:delText>
        </w:r>
        <w:r w:rsidR="00A03B63" w:rsidRPr="00D80A69">
          <w:delText>machine</w:delText>
        </w:r>
        <w:r w:rsidR="00A03B63" w:rsidRPr="00966D78">
          <w:rPr>
            <w:rPrChange w:id="2039" w:author="Giridhar Maram" w:date="2025-03-20T10:07:00Z">
              <w:rPr>
                <w:spacing w:val="-2"/>
              </w:rPr>
            </w:rPrChange>
          </w:rPr>
          <w:delText xml:space="preserve"> </w:delText>
        </w:r>
        <w:r w:rsidR="00A03B63" w:rsidRPr="00D80A69">
          <w:delText>in a</w:delText>
        </w:r>
        <w:r w:rsidR="00A03B63" w:rsidRPr="00966D78">
          <w:rPr>
            <w:rPrChange w:id="2040" w:author="Giridhar Maram" w:date="2025-03-20T10:07:00Z">
              <w:rPr>
                <w:spacing w:val="-1"/>
              </w:rPr>
            </w:rPrChange>
          </w:rPr>
          <w:delText xml:space="preserve"> </w:delText>
        </w:r>
        <w:r w:rsidR="00A03B63" w:rsidRPr="00D80A69">
          <w:delText>production environment.</w:delText>
        </w:r>
      </w:del>
    </w:p>
    <w:p w14:paraId="0BCD6B64" w14:textId="2D03A544" w:rsidR="00A03B63" w:rsidRPr="00D80A69" w:rsidRDefault="00CD708F" w:rsidP="00A03B63">
      <w:pPr>
        <w:pStyle w:val="ListBullet"/>
        <w:numPr>
          <w:ilvl w:val="0"/>
          <w:numId w:val="16"/>
        </w:numPr>
        <w:tabs>
          <w:tab w:val="num" w:pos="284"/>
        </w:tabs>
        <w:ind w:left="284" w:hanging="284"/>
        <w:jc w:val="both"/>
      </w:pPr>
      <w:ins w:id="2041" w:author="Giridhar Maram" w:date="2025-03-19T18:06:00Z">
        <w:r w:rsidRPr="00966D78">
          <w:rPr>
            <w:rPrChange w:id="2042" w:author="Giridhar Maram" w:date="2025-03-19T18:17:00Z">
              <w:rPr>
                <w:bCs/>
                <w:color w:val="002060"/>
                <w:sz w:val="20"/>
                <w:szCs w:val="26"/>
              </w:rPr>
            </w:rPrChange>
          </w:rPr>
          <w:t>Harden the operating system within each VM based on its role, implementing security configurations and best practices specific to the intended functions of the VM</w:t>
        </w:r>
      </w:ins>
      <w:del w:id="2043" w:author="Giridhar Maram" w:date="2025-03-19T18:06:00Z">
        <w:r w:rsidR="00A03B63" w:rsidRPr="00D80A69">
          <w:delText>Install</w:delText>
        </w:r>
        <w:r w:rsidR="00A03B63" w:rsidRPr="00966D78">
          <w:rPr>
            <w:rPrChange w:id="2044" w:author="Giridhar Maram" w:date="2025-03-20T10:07:00Z">
              <w:rPr>
                <w:spacing w:val="-2"/>
              </w:rPr>
            </w:rPrChange>
          </w:rPr>
          <w:delText xml:space="preserve"> </w:delText>
        </w:r>
        <w:r w:rsidR="00A03B63" w:rsidRPr="00D80A69">
          <w:delText>integration</w:delText>
        </w:r>
        <w:r w:rsidR="00A03B63" w:rsidRPr="00966D78">
          <w:rPr>
            <w:rPrChange w:id="2045" w:author="Giridhar Maram" w:date="2025-03-20T10:07:00Z">
              <w:rPr>
                <w:spacing w:val="-2"/>
              </w:rPr>
            </w:rPrChange>
          </w:rPr>
          <w:delText xml:space="preserve"> </w:delText>
        </w:r>
        <w:r w:rsidR="00A03B63" w:rsidRPr="00D80A69">
          <w:delText>services</w:delText>
        </w:r>
        <w:r w:rsidR="00A03B63" w:rsidRPr="00966D78">
          <w:rPr>
            <w:rPrChange w:id="2046" w:author="Giridhar Maram" w:date="2025-03-20T10:07:00Z">
              <w:rPr>
                <w:spacing w:val="-5"/>
              </w:rPr>
            </w:rPrChange>
          </w:rPr>
          <w:delText xml:space="preserve"> </w:delText>
        </w:r>
        <w:r w:rsidR="00A03B63" w:rsidRPr="00D80A69">
          <w:delText>for</w:delText>
        </w:r>
        <w:r w:rsidR="00A03B63" w:rsidRPr="00966D78">
          <w:rPr>
            <w:rPrChange w:id="2047" w:author="Giridhar Maram" w:date="2025-03-20T10:07:00Z">
              <w:rPr>
                <w:spacing w:val="-3"/>
              </w:rPr>
            </w:rPrChange>
          </w:rPr>
          <w:delText xml:space="preserve"> </w:delText>
        </w:r>
        <w:r w:rsidR="00A03B63" w:rsidRPr="00D80A69">
          <w:delText>the</w:delText>
        </w:r>
        <w:r w:rsidR="00A03B63" w:rsidRPr="00966D78">
          <w:rPr>
            <w:rPrChange w:id="2048" w:author="Giridhar Maram" w:date="2025-03-20T10:07:00Z">
              <w:rPr>
                <w:spacing w:val="-3"/>
              </w:rPr>
            </w:rPrChange>
          </w:rPr>
          <w:delText xml:space="preserve"> </w:delText>
        </w:r>
        <w:r w:rsidR="00A03B63" w:rsidRPr="00D80A69">
          <w:delText>supported</w:delText>
        </w:r>
        <w:r w:rsidR="00A03B63" w:rsidRPr="00966D78">
          <w:rPr>
            <w:rPrChange w:id="2049" w:author="Giridhar Maram" w:date="2025-03-20T10:07:00Z">
              <w:rPr>
                <w:spacing w:val="-3"/>
              </w:rPr>
            </w:rPrChange>
          </w:rPr>
          <w:delText xml:space="preserve"> </w:delText>
        </w:r>
        <w:r w:rsidR="00A03B63" w:rsidRPr="00D80A69">
          <w:delText>guest</w:delText>
        </w:r>
        <w:r w:rsidR="00A03B63" w:rsidRPr="00966D78">
          <w:rPr>
            <w:rPrChange w:id="2050" w:author="Giridhar Maram" w:date="2025-03-20T10:07:00Z">
              <w:rPr>
                <w:spacing w:val="-3"/>
              </w:rPr>
            </w:rPrChange>
          </w:rPr>
          <w:delText xml:space="preserve"> </w:delText>
        </w:r>
        <w:r w:rsidR="00A03B63" w:rsidRPr="00D80A69">
          <w:delText>operating</w:delText>
        </w:r>
        <w:r w:rsidR="00A03B63" w:rsidRPr="00966D78">
          <w:rPr>
            <w:rPrChange w:id="2051" w:author="Giridhar Maram" w:date="2025-03-20T10:07:00Z">
              <w:rPr>
                <w:spacing w:val="-3"/>
              </w:rPr>
            </w:rPrChange>
          </w:rPr>
          <w:delText xml:space="preserve"> </w:delText>
        </w:r>
        <w:r w:rsidR="00A03B63" w:rsidRPr="00D80A69">
          <w:delText>systems</w:delText>
        </w:r>
        <w:r w:rsidR="00A03B63" w:rsidRPr="00966D78">
          <w:rPr>
            <w:rPrChange w:id="2052" w:author="Giridhar Maram" w:date="2025-03-20T10:07:00Z">
              <w:rPr>
                <w:spacing w:val="-3"/>
              </w:rPr>
            </w:rPrChange>
          </w:rPr>
          <w:delText xml:space="preserve"> </w:delText>
        </w:r>
        <w:r w:rsidR="00A03B63" w:rsidRPr="00D80A69">
          <w:delText>that</w:delText>
        </w:r>
        <w:r w:rsidR="00A03B63" w:rsidRPr="00966D78">
          <w:rPr>
            <w:rPrChange w:id="2053" w:author="Giridhar Maram" w:date="2025-03-20T10:07:00Z">
              <w:rPr>
                <w:spacing w:val="-3"/>
              </w:rPr>
            </w:rPrChange>
          </w:rPr>
          <w:delText xml:space="preserve"> </w:delText>
        </w:r>
        <w:r w:rsidR="00A03B63" w:rsidRPr="00D80A69">
          <w:delText>need</w:delText>
        </w:r>
        <w:r w:rsidR="00A03B63" w:rsidRPr="00966D78">
          <w:rPr>
            <w:rPrChange w:id="2054" w:author="Giridhar Maram" w:date="2025-03-20T10:07:00Z">
              <w:rPr>
                <w:spacing w:val="-2"/>
              </w:rPr>
            </w:rPrChange>
          </w:rPr>
          <w:delText xml:space="preserve"> </w:delText>
        </w:r>
        <w:r w:rsidR="00A03B63" w:rsidRPr="00D80A69">
          <w:delText>it</w:delText>
        </w:r>
        <w:r w:rsidR="00A03B63" w:rsidRPr="00966D78">
          <w:rPr>
            <w:rPrChange w:id="2055" w:author="Giridhar Maram" w:date="2025-03-20T10:07:00Z">
              <w:rPr>
                <w:spacing w:val="-2"/>
              </w:rPr>
            </w:rPrChange>
          </w:rPr>
          <w:delText xml:space="preserve"> </w:delText>
        </w:r>
        <w:r w:rsidR="00A03B63" w:rsidRPr="00D80A69">
          <w:delText>and</w:delText>
        </w:r>
        <w:r w:rsidR="00A03B63" w:rsidRPr="00966D78">
          <w:rPr>
            <w:rPrChange w:id="2056" w:author="Giridhar Maram" w:date="2025-03-20T10:07:00Z">
              <w:rPr>
                <w:spacing w:val="-3"/>
              </w:rPr>
            </w:rPrChange>
          </w:rPr>
          <w:delText xml:space="preserve"> </w:delText>
        </w:r>
        <w:r w:rsidR="00A03B63" w:rsidRPr="00D80A69">
          <w:delText>keep</w:delText>
        </w:r>
        <w:r w:rsidR="00A03B63" w:rsidRPr="00966D78">
          <w:rPr>
            <w:rPrChange w:id="2057" w:author="Giridhar Maram" w:date="2025-03-20T10:07:00Z">
              <w:rPr>
                <w:spacing w:val="-3"/>
              </w:rPr>
            </w:rPrChange>
          </w:rPr>
          <w:delText xml:space="preserve"> </w:delText>
        </w:r>
        <w:r w:rsidR="00A03B63" w:rsidRPr="00D80A69">
          <w:delText>it</w:delText>
        </w:r>
        <w:r w:rsidR="00A03B63" w:rsidRPr="00966D78">
          <w:rPr>
            <w:rPrChange w:id="2058" w:author="Giridhar Maram" w:date="2025-03-20T10:07:00Z">
              <w:rPr>
                <w:spacing w:val="-60"/>
              </w:rPr>
            </w:rPrChange>
          </w:rPr>
          <w:delText xml:space="preserve"> </w:delText>
        </w:r>
        <w:r w:rsidR="00A03B63" w:rsidRPr="00D80A69">
          <w:delText>up</w:delText>
        </w:r>
        <w:r w:rsidR="00A03B63" w:rsidRPr="00966D78">
          <w:rPr>
            <w:rPrChange w:id="2059" w:author="Giridhar Maram" w:date="2025-03-20T10:07:00Z">
              <w:rPr>
                <w:spacing w:val="-2"/>
              </w:rPr>
            </w:rPrChange>
          </w:rPr>
          <w:delText xml:space="preserve"> </w:delText>
        </w:r>
        <w:r w:rsidR="00A03B63" w:rsidRPr="00D80A69">
          <w:delText>to date</w:delText>
        </w:r>
      </w:del>
      <w:r w:rsidR="00A03B63" w:rsidRPr="00D80A69">
        <w:t>.</w:t>
      </w:r>
    </w:p>
    <w:p w14:paraId="629D9240" w14:textId="2BBF09BA" w:rsidR="00A03B63" w:rsidRPr="00D80A69" w:rsidRDefault="0003558B" w:rsidP="00A03B63">
      <w:pPr>
        <w:pStyle w:val="ListBullet"/>
        <w:numPr>
          <w:ilvl w:val="0"/>
          <w:numId w:val="16"/>
        </w:numPr>
        <w:tabs>
          <w:tab w:val="num" w:pos="284"/>
        </w:tabs>
        <w:ind w:left="284" w:hanging="284"/>
        <w:jc w:val="both"/>
      </w:pPr>
      <w:ins w:id="2060" w:author="Giridhar Maram" w:date="2025-03-19T18:08:00Z">
        <w:r w:rsidRPr="00966D78">
          <w:rPr>
            <w:rPrChange w:id="2061" w:author="Giridhar Maram" w:date="2025-03-19T18:17:00Z">
              <w:rPr>
                <w:bCs/>
                <w:color w:val="002060"/>
                <w:sz w:val="20"/>
                <w:szCs w:val="26"/>
              </w:rPr>
            </w:rPrChange>
          </w:rPr>
          <w:t>Ensure virtual network adapters connect to the correct virtual switch with appropriate security settings, preventing unauthorized access and ensuring secure network communication</w:t>
        </w:r>
      </w:ins>
      <w:del w:id="2062" w:author="Giridhar Maram" w:date="2025-03-19T18:08:00Z">
        <w:r w:rsidR="00A03B63" w:rsidRPr="00D80A69" w:rsidDel="0003558B">
          <w:delText>Harden</w:delText>
        </w:r>
        <w:r w:rsidR="00A03B63" w:rsidRPr="00966D78" w:rsidDel="0003558B">
          <w:rPr>
            <w:rPrChange w:id="2063" w:author="Giridhar Maram" w:date="2025-03-19T18:17:00Z">
              <w:rPr>
                <w:spacing w:val="-2"/>
              </w:rPr>
            </w:rPrChange>
          </w:rPr>
          <w:delText xml:space="preserve"> </w:delText>
        </w:r>
        <w:r w:rsidR="00A03B63" w:rsidRPr="00D80A69" w:rsidDel="0003558B">
          <w:delText>the</w:delText>
        </w:r>
        <w:r w:rsidR="00A03B63" w:rsidRPr="00966D78" w:rsidDel="0003558B">
          <w:rPr>
            <w:rPrChange w:id="2064" w:author="Giridhar Maram" w:date="2025-03-19T18:17:00Z">
              <w:rPr>
                <w:spacing w:val="-2"/>
              </w:rPr>
            </w:rPrChange>
          </w:rPr>
          <w:delText xml:space="preserve"> </w:delText>
        </w:r>
        <w:r w:rsidR="00A03B63" w:rsidRPr="00D80A69" w:rsidDel="0003558B">
          <w:delText>operating</w:delText>
        </w:r>
        <w:r w:rsidR="00A03B63" w:rsidRPr="00966D78" w:rsidDel="0003558B">
          <w:rPr>
            <w:rPrChange w:id="2065" w:author="Giridhar Maram" w:date="2025-03-19T18:17:00Z">
              <w:rPr>
                <w:spacing w:val="-2"/>
              </w:rPr>
            </w:rPrChange>
          </w:rPr>
          <w:delText xml:space="preserve"> </w:delText>
        </w:r>
        <w:r w:rsidR="00A03B63" w:rsidRPr="00D80A69" w:rsidDel="0003558B">
          <w:delText>system</w:delText>
        </w:r>
        <w:r w:rsidR="00A03B63" w:rsidRPr="00966D78" w:rsidDel="0003558B">
          <w:rPr>
            <w:rPrChange w:id="2066" w:author="Giridhar Maram" w:date="2025-03-19T18:17:00Z">
              <w:rPr>
                <w:spacing w:val="-3"/>
              </w:rPr>
            </w:rPrChange>
          </w:rPr>
          <w:delText xml:space="preserve"> </w:delText>
        </w:r>
        <w:r w:rsidR="00A03B63" w:rsidRPr="00D80A69" w:rsidDel="0003558B">
          <w:delText>that</w:delText>
        </w:r>
        <w:r w:rsidR="00A03B63" w:rsidRPr="00966D78" w:rsidDel="0003558B">
          <w:rPr>
            <w:rPrChange w:id="2067" w:author="Giridhar Maram" w:date="2025-03-19T18:17:00Z">
              <w:rPr>
                <w:spacing w:val="-2"/>
              </w:rPr>
            </w:rPrChange>
          </w:rPr>
          <w:delText xml:space="preserve"> </w:delText>
        </w:r>
        <w:r w:rsidR="00A03B63" w:rsidRPr="00D80A69" w:rsidDel="0003558B">
          <w:delText>runs</w:delText>
        </w:r>
        <w:r w:rsidR="00A03B63" w:rsidRPr="00966D78" w:rsidDel="0003558B">
          <w:rPr>
            <w:rPrChange w:id="2068" w:author="Giridhar Maram" w:date="2025-03-19T18:17:00Z">
              <w:rPr>
                <w:spacing w:val="-2"/>
              </w:rPr>
            </w:rPrChange>
          </w:rPr>
          <w:delText xml:space="preserve"> </w:delText>
        </w:r>
        <w:r w:rsidR="00A03B63" w:rsidRPr="00D80A69" w:rsidDel="0003558B">
          <w:delText>in</w:delText>
        </w:r>
        <w:r w:rsidR="00A03B63" w:rsidRPr="00966D78" w:rsidDel="0003558B">
          <w:rPr>
            <w:rPrChange w:id="2069" w:author="Giridhar Maram" w:date="2025-03-19T18:17:00Z">
              <w:rPr>
                <w:spacing w:val="-2"/>
              </w:rPr>
            </w:rPrChange>
          </w:rPr>
          <w:delText xml:space="preserve"> </w:delText>
        </w:r>
        <w:r w:rsidR="00A03B63" w:rsidRPr="00D80A69" w:rsidDel="0003558B">
          <w:delText>each</w:delText>
        </w:r>
        <w:r w:rsidR="00A03B63" w:rsidRPr="00966D78" w:rsidDel="0003558B">
          <w:rPr>
            <w:rPrChange w:id="2070" w:author="Giridhar Maram" w:date="2025-03-19T18:17:00Z">
              <w:rPr>
                <w:spacing w:val="-2"/>
              </w:rPr>
            </w:rPrChange>
          </w:rPr>
          <w:delText xml:space="preserve"> </w:delText>
        </w:r>
        <w:r w:rsidR="00A03B63" w:rsidRPr="00D80A69" w:rsidDel="0003558B">
          <w:delText>virtual</w:delText>
        </w:r>
        <w:r w:rsidR="00A03B63" w:rsidRPr="00966D78" w:rsidDel="0003558B">
          <w:rPr>
            <w:rPrChange w:id="2071" w:author="Giridhar Maram" w:date="2025-03-19T18:17:00Z">
              <w:rPr>
                <w:spacing w:val="-1"/>
              </w:rPr>
            </w:rPrChange>
          </w:rPr>
          <w:delText xml:space="preserve"> </w:delText>
        </w:r>
        <w:r w:rsidR="00A03B63" w:rsidRPr="00D80A69" w:rsidDel="0003558B">
          <w:delText>machine</w:delText>
        </w:r>
        <w:r w:rsidR="00A03B63" w:rsidRPr="00966D78" w:rsidDel="0003558B">
          <w:rPr>
            <w:rPrChange w:id="2072" w:author="Giridhar Maram" w:date="2025-03-19T18:17:00Z">
              <w:rPr>
                <w:spacing w:val="-3"/>
              </w:rPr>
            </w:rPrChange>
          </w:rPr>
          <w:delText xml:space="preserve"> </w:delText>
        </w:r>
        <w:r w:rsidR="00A03B63" w:rsidRPr="00D80A69" w:rsidDel="0003558B">
          <w:delText>based</w:delText>
        </w:r>
        <w:r w:rsidR="00A03B63" w:rsidRPr="00966D78" w:rsidDel="0003558B">
          <w:rPr>
            <w:rPrChange w:id="2073" w:author="Giridhar Maram" w:date="2025-03-19T18:17:00Z">
              <w:rPr>
                <w:spacing w:val="-1"/>
              </w:rPr>
            </w:rPrChange>
          </w:rPr>
          <w:delText xml:space="preserve"> </w:delText>
        </w:r>
        <w:r w:rsidR="00A03B63" w:rsidRPr="00D80A69" w:rsidDel="0003558B">
          <w:delText>on</w:delText>
        </w:r>
        <w:r w:rsidR="00A03B63" w:rsidRPr="00966D78" w:rsidDel="0003558B">
          <w:rPr>
            <w:rPrChange w:id="2074" w:author="Giridhar Maram" w:date="2025-03-19T18:17:00Z">
              <w:rPr>
                <w:spacing w:val="-1"/>
              </w:rPr>
            </w:rPrChange>
          </w:rPr>
          <w:delText xml:space="preserve"> </w:delText>
        </w:r>
        <w:r w:rsidR="00A03B63" w:rsidRPr="00D80A69" w:rsidDel="0003558B">
          <w:delText>the</w:delText>
        </w:r>
        <w:r w:rsidR="00A03B63" w:rsidRPr="00966D78" w:rsidDel="0003558B">
          <w:rPr>
            <w:rPrChange w:id="2075" w:author="Giridhar Maram" w:date="2025-03-19T18:17:00Z">
              <w:rPr>
                <w:spacing w:val="-3"/>
              </w:rPr>
            </w:rPrChange>
          </w:rPr>
          <w:delText xml:space="preserve"> </w:delText>
        </w:r>
        <w:r w:rsidR="00A03B63" w:rsidRPr="00D80A69" w:rsidDel="0003558B">
          <w:delText>role</w:delText>
        </w:r>
        <w:r w:rsidR="00A03B63" w:rsidRPr="00966D78" w:rsidDel="0003558B">
          <w:rPr>
            <w:rPrChange w:id="2076" w:author="Giridhar Maram" w:date="2025-03-19T18:17:00Z">
              <w:rPr>
                <w:spacing w:val="-2"/>
              </w:rPr>
            </w:rPrChange>
          </w:rPr>
          <w:delText xml:space="preserve"> </w:delText>
        </w:r>
        <w:r w:rsidR="00A03B63" w:rsidRPr="00D80A69" w:rsidDel="0003558B">
          <w:delText>it</w:delText>
        </w:r>
        <w:r w:rsidR="00A03B63" w:rsidRPr="00966D78" w:rsidDel="0003558B">
          <w:rPr>
            <w:rPrChange w:id="2077" w:author="Giridhar Maram" w:date="2025-03-19T18:17:00Z">
              <w:rPr>
                <w:spacing w:val="-1"/>
              </w:rPr>
            </w:rPrChange>
          </w:rPr>
          <w:delText xml:space="preserve"> </w:delText>
        </w:r>
        <w:r w:rsidR="00A03B63" w:rsidRPr="00D80A69" w:rsidDel="0003558B">
          <w:delText>performs</w:delText>
        </w:r>
      </w:del>
      <w:r w:rsidR="00A03B63" w:rsidRPr="00D80A69">
        <w:t>.</w:t>
      </w:r>
    </w:p>
    <w:p w14:paraId="5200808F" w14:textId="1B37FFAB" w:rsidR="00A03B63" w:rsidRPr="00D80A69" w:rsidRDefault="00E42773" w:rsidP="00A03B63">
      <w:pPr>
        <w:pStyle w:val="ListBullet"/>
        <w:numPr>
          <w:ilvl w:val="0"/>
          <w:numId w:val="16"/>
        </w:numPr>
        <w:tabs>
          <w:tab w:val="num" w:pos="284"/>
        </w:tabs>
        <w:ind w:left="284" w:hanging="284"/>
        <w:jc w:val="both"/>
      </w:pPr>
      <w:ins w:id="2078" w:author="Giridhar Maram" w:date="2025-03-19T18:09:00Z">
        <w:r w:rsidRPr="00966D78">
          <w:rPr>
            <w:rPrChange w:id="2079" w:author="Giridhar Maram" w:date="2025-03-19T18:17:00Z">
              <w:rPr>
                <w:bCs/>
                <w:color w:val="002060"/>
                <w:sz w:val="20"/>
                <w:szCs w:val="26"/>
              </w:rPr>
            </w:rPrChange>
          </w:rPr>
          <w:lastRenderedPageBreak/>
          <w:t>Store virtual hard disks and snapshot files in a secure location with appropriate access controls to prevent unauthorized access and data compromise</w:t>
        </w:r>
      </w:ins>
      <w:del w:id="2080" w:author="Giridhar Maram" w:date="2025-03-19T18:09:00Z">
        <w:r w:rsidR="00A03B63" w:rsidRPr="00D80A69" w:rsidDel="00E42773">
          <w:delText xml:space="preserve">Use a secure network. </w:delText>
        </w:r>
        <w:r w:rsidR="00A03B63" w:rsidRPr="00D80A69">
          <w:delText>Make sure virtual network adapters connect to the correct virtual switch</w:delText>
        </w:r>
        <w:r w:rsidR="00A03B63" w:rsidRPr="00966D78">
          <w:rPr>
            <w:rPrChange w:id="2081" w:author="Giridhar Maram" w:date="2025-03-20T10:07:00Z">
              <w:rPr>
                <w:spacing w:val="-61"/>
              </w:rPr>
            </w:rPrChange>
          </w:rPr>
          <w:delText xml:space="preserve"> </w:delText>
        </w:r>
        <w:r w:rsidR="00A03B63" w:rsidRPr="00D80A69">
          <w:delText>and</w:delText>
        </w:r>
        <w:r w:rsidR="00A03B63" w:rsidRPr="00966D78">
          <w:rPr>
            <w:rPrChange w:id="2082" w:author="Giridhar Maram" w:date="2025-03-20T10:07:00Z">
              <w:rPr>
                <w:spacing w:val="-2"/>
              </w:rPr>
            </w:rPrChange>
          </w:rPr>
          <w:delText xml:space="preserve"> </w:delText>
        </w:r>
        <w:r w:rsidR="00A03B63" w:rsidRPr="00D80A69">
          <w:delText>have</w:delText>
        </w:r>
        <w:r w:rsidR="00A03B63" w:rsidRPr="00966D78">
          <w:rPr>
            <w:rPrChange w:id="2083" w:author="Giridhar Maram" w:date="2025-03-20T10:07:00Z">
              <w:rPr>
                <w:spacing w:val="-1"/>
              </w:rPr>
            </w:rPrChange>
          </w:rPr>
          <w:delText xml:space="preserve"> </w:delText>
        </w:r>
        <w:r w:rsidR="00A03B63" w:rsidRPr="00D80A69">
          <w:delText>the</w:delText>
        </w:r>
        <w:r w:rsidR="00A03B63" w:rsidRPr="00966D78">
          <w:rPr>
            <w:rPrChange w:id="2084" w:author="Giridhar Maram" w:date="2025-03-20T10:07:00Z">
              <w:rPr>
                <w:spacing w:val="-1"/>
              </w:rPr>
            </w:rPrChange>
          </w:rPr>
          <w:delText xml:space="preserve"> </w:delText>
        </w:r>
        <w:r w:rsidR="00A03B63" w:rsidRPr="00D80A69">
          <w:delText>appropriate</w:delText>
        </w:r>
        <w:r w:rsidR="00A03B63" w:rsidRPr="00966D78">
          <w:rPr>
            <w:rPrChange w:id="2085" w:author="Giridhar Maram" w:date="2025-03-20T10:07:00Z">
              <w:rPr>
                <w:spacing w:val="-1"/>
              </w:rPr>
            </w:rPrChange>
          </w:rPr>
          <w:delText xml:space="preserve"> </w:delText>
        </w:r>
        <w:r w:rsidR="00A03B63" w:rsidRPr="00D80A69">
          <w:delText>security</w:delText>
        </w:r>
        <w:r w:rsidR="00A03B63" w:rsidRPr="00966D78">
          <w:rPr>
            <w:rPrChange w:id="2086" w:author="Giridhar Maram" w:date="2025-03-20T10:07:00Z">
              <w:rPr>
                <w:spacing w:val="-3"/>
              </w:rPr>
            </w:rPrChange>
          </w:rPr>
          <w:delText xml:space="preserve"> </w:delText>
        </w:r>
        <w:r w:rsidR="00A03B63" w:rsidRPr="00D80A69">
          <w:delText>setting</w:delText>
        </w:r>
        <w:r w:rsidR="00A03B63" w:rsidRPr="00966D78">
          <w:rPr>
            <w:rPrChange w:id="2087" w:author="Giridhar Maram" w:date="2025-03-20T10:07:00Z">
              <w:rPr>
                <w:spacing w:val="-1"/>
              </w:rPr>
            </w:rPrChange>
          </w:rPr>
          <w:delText xml:space="preserve"> </w:delText>
        </w:r>
        <w:r w:rsidR="00A03B63" w:rsidRPr="00D80A69">
          <w:delText>and</w:delText>
        </w:r>
        <w:r w:rsidR="00A03B63" w:rsidRPr="00966D78">
          <w:rPr>
            <w:rPrChange w:id="2088" w:author="Giridhar Maram" w:date="2025-03-20T10:07:00Z">
              <w:rPr>
                <w:spacing w:val="-1"/>
              </w:rPr>
            </w:rPrChange>
          </w:rPr>
          <w:delText xml:space="preserve"> </w:delText>
        </w:r>
        <w:r w:rsidR="00A03B63" w:rsidRPr="00D80A69">
          <w:delText>limits</w:delText>
        </w:r>
        <w:r w:rsidR="00A03B63" w:rsidRPr="00966D78">
          <w:rPr>
            <w:rPrChange w:id="2089" w:author="Giridhar Maram" w:date="2025-03-20T10:07:00Z">
              <w:rPr>
                <w:spacing w:val="-1"/>
              </w:rPr>
            </w:rPrChange>
          </w:rPr>
          <w:delText xml:space="preserve"> </w:delText>
        </w:r>
        <w:r w:rsidR="00A03B63" w:rsidRPr="00D80A69">
          <w:delText>applied</w:delText>
        </w:r>
      </w:del>
      <w:r w:rsidR="00A03B63" w:rsidRPr="00D80A69">
        <w:t>.</w:t>
      </w:r>
    </w:p>
    <w:p w14:paraId="7850C995" w14:textId="34E5BF96" w:rsidR="00A03B63" w:rsidRPr="00D80A69" w:rsidRDefault="008A47BE" w:rsidP="00A03B63">
      <w:pPr>
        <w:pStyle w:val="ListBullet"/>
        <w:numPr>
          <w:ilvl w:val="0"/>
          <w:numId w:val="16"/>
        </w:numPr>
        <w:tabs>
          <w:tab w:val="num" w:pos="284"/>
        </w:tabs>
        <w:ind w:left="284" w:hanging="284"/>
        <w:jc w:val="both"/>
      </w:pPr>
      <w:ins w:id="2090" w:author="Giridhar Maram" w:date="2025-03-19T18:09:00Z">
        <w:r w:rsidRPr="00966D78">
          <w:rPr>
            <w:rPrChange w:id="2091" w:author="Giridhar Maram" w:date="2025-03-19T18:17:00Z">
              <w:rPr>
                <w:bCs/>
                <w:color w:val="002060"/>
                <w:sz w:val="20"/>
                <w:szCs w:val="26"/>
              </w:rPr>
            </w:rPrChange>
          </w:rPr>
          <w:t>Configure only required devices for each VM, limiting potential attack surfaces and minimizing security risks</w:t>
        </w:r>
      </w:ins>
      <w:del w:id="2092" w:author="Giridhar Maram" w:date="2025-03-19T18:09:00Z">
        <w:r w:rsidR="00A03B63" w:rsidRPr="00D80A69" w:rsidDel="008A47BE">
          <w:delText>Store</w:delText>
        </w:r>
        <w:r w:rsidR="00A03B63" w:rsidRPr="00966D78" w:rsidDel="008A47BE">
          <w:rPr>
            <w:rPrChange w:id="2093" w:author="Giridhar Maram" w:date="2025-03-19T18:17:00Z">
              <w:rPr>
                <w:spacing w:val="-3"/>
              </w:rPr>
            </w:rPrChange>
          </w:rPr>
          <w:delText xml:space="preserve"> </w:delText>
        </w:r>
        <w:r w:rsidR="00A03B63" w:rsidRPr="00D80A69" w:rsidDel="008A47BE">
          <w:delText>virtual</w:delText>
        </w:r>
        <w:r w:rsidR="00A03B63" w:rsidRPr="00966D78" w:rsidDel="008A47BE">
          <w:rPr>
            <w:rPrChange w:id="2094" w:author="Giridhar Maram" w:date="2025-03-19T18:17:00Z">
              <w:rPr>
                <w:spacing w:val="-1"/>
              </w:rPr>
            </w:rPrChange>
          </w:rPr>
          <w:delText xml:space="preserve"> </w:delText>
        </w:r>
        <w:r w:rsidR="00A03B63" w:rsidRPr="00D80A69" w:rsidDel="008A47BE">
          <w:delText>hard</w:delText>
        </w:r>
        <w:r w:rsidR="00A03B63" w:rsidRPr="00966D78" w:rsidDel="008A47BE">
          <w:rPr>
            <w:rPrChange w:id="2095" w:author="Giridhar Maram" w:date="2025-03-19T18:17:00Z">
              <w:rPr>
                <w:spacing w:val="-2"/>
              </w:rPr>
            </w:rPrChange>
          </w:rPr>
          <w:delText xml:space="preserve"> </w:delText>
        </w:r>
        <w:r w:rsidR="00A03B63" w:rsidRPr="00D80A69" w:rsidDel="008A47BE">
          <w:delText>disks</w:delText>
        </w:r>
        <w:r w:rsidR="00A03B63" w:rsidRPr="00966D78" w:rsidDel="008A47BE">
          <w:rPr>
            <w:rPrChange w:id="2096" w:author="Giridhar Maram" w:date="2025-03-19T18:17:00Z">
              <w:rPr>
                <w:spacing w:val="-3"/>
              </w:rPr>
            </w:rPrChange>
          </w:rPr>
          <w:delText xml:space="preserve"> </w:delText>
        </w:r>
        <w:r w:rsidR="00A03B63" w:rsidRPr="00D80A69" w:rsidDel="008A47BE">
          <w:delText>and</w:delText>
        </w:r>
        <w:r w:rsidR="00A03B63" w:rsidRPr="00966D78" w:rsidDel="008A47BE">
          <w:rPr>
            <w:rPrChange w:id="2097" w:author="Giridhar Maram" w:date="2025-03-19T18:17:00Z">
              <w:rPr>
                <w:spacing w:val="-2"/>
              </w:rPr>
            </w:rPrChange>
          </w:rPr>
          <w:delText xml:space="preserve"> </w:delText>
        </w:r>
        <w:r w:rsidR="00A03B63" w:rsidRPr="00D80A69" w:rsidDel="008A47BE">
          <w:delText>snapshot</w:delText>
        </w:r>
        <w:r w:rsidR="00A03B63" w:rsidRPr="00966D78" w:rsidDel="008A47BE">
          <w:rPr>
            <w:rPrChange w:id="2098" w:author="Giridhar Maram" w:date="2025-03-19T18:17:00Z">
              <w:rPr>
                <w:spacing w:val="-1"/>
              </w:rPr>
            </w:rPrChange>
          </w:rPr>
          <w:delText xml:space="preserve"> </w:delText>
        </w:r>
        <w:r w:rsidR="00A03B63" w:rsidRPr="00D80A69" w:rsidDel="008A47BE">
          <w:delText>files</w:delText>
        </w:r>
        <w:r w:rsidR="00A03B63" w:rsidRPr="00966D78" w:rsidDel="008A47BE">
          <w:rPr>
            <w:rPrChange w:id="2099" w:author="Giridhar Maram" w:date="2025-03-19T18:17:00Z">
              <w:rPr>
                <w:spacing w:val="-2"/>
              </w:rPr>
            </w:rPrChange>
          </w:rPr>
          <w:delText xml:space="preserve"> </w:delText>
        </w:r>
        <w:r w:rsidR="00A03B63" w:rsidRPr="00D80A69" w:rsidDel="008A47BE">
          <w:delText>in</w:delText>
        </w:r>
        <w:r w:rsidR="00A03B63" w:rsidRPr="00966D78" w:rsidDel="008A47BE">
          <w:rPr>
            <w:rPrChange w:id="2100" w:author="Giridhar Maram" w:date="2025-03-19T18:17:00Z">
              <w:rPr>
                <w:spacing w:val="-2"/>
              </w:rPr>
            </w:rPrChange>
          </w:rPr>
          <w:delText xml:space="preserve"> </w:delText>
        </w:r>
        <w:r w:rsidR="00A03B63" w:rsidRPr="00D80A69" w:rsidDel="008A47BE">
          <w:delText>a</w:delText>
        </w:r>
        <w:r w:rsidR="00A03B63" w:rsidRPr="00966D78" w:rsidDel="008A47BE">
          <w:rPr>
            <w:rPrChange w:id="2101" w:author="Giridhar Maram" w:date="2025-03-19T18:17:00Z">
              <w:rPr>
                <w:spacing w:val="-2"/>
              </w:rPr>
            </w:rPrChange>
          </w:rPr>
          <w:delText xml:space="preserve"> </w:delText>
        </w:r>
        <w:r w:rsidR="00A03B63" w:rsidRPr="00D80A69" w:rsidDel="008A47BE">
          <w:delText>secure</w:delText>
        </w:r>
        <w:r w:rsidR="00A03B63" w:rsidRPr="00966D78" w:rsidDel="008A47BE">
          <w:rPr>
            <w:rPrChange w:id="2102" w:author="Giridhar Maram" w:date="2025-03-19T18:17:00Z">
              <w:rPr>
                <w:spacing w:val="-2"/>
              </w:rPr>
            </w:rPrChange>
          </w:rPr>
          <w:delText xml:space="preserve"> </w:delText>
        </w:r>
        <w:r w:rsidR="00A03B63" w:rsidRPr="00D80A69" w:rsidDel="008A47BE">
          <w:delText>location</w:delText>
        </w:r>
      </w:del>
      <w:r w:rsidR="00A03B63" w:rsidRPr="00D80A69">
        <w:t>.</w:t>
      </w:r>
    </w:p>
    <w:p w14:paraId="4E525EF3" w14:textId="04F8213F" w:rsidR="00A03B63" w:rsidRPr="00D80A69" w:rsidRDefault="0079706C" w:rsidP="00A03B63">
      <w:pPr>
        <w:pStyle w:val="ListBullet"/>
        <w:numPr>
          <w:ilvl w:val="0"/>
          <w:numId w:val="16"/>
        </w:numPr>
        <w:tabs>
          <w:tab w:val="num" w:pos="284"/>
        </w:tabs>
        <w:ind w:left="284" w:hanging="284"/>
        <w:jc w:val="both"/>
      </w:pPr>
      <w:ins w:id="2103" w:author="Giridhar Maram" w:date="2025-03-19T18:10:00Z">
        <w:r w:rsidRPr="00966D78">
          <w:rPr>
            <w:rPrChange w:id="2104" w:author="Giridhar Maram" w:date="2025-03-19T18:17:00Z">
              <w:rPr>
                <w:bCs/>
                <w:color w:val="002060"/>
                <w:sz w:val="20"/>
                <w:szCs w:val="26"/>
              </w:rPr>
            </w:rPrChange>
          </w:rPr>
          <w:t>Install antivirus, firewall, and intrusion detection software within VMs as necessary to protect against malware, unauthorized access, and network-based threats</w:t>
        </w:r>
      </w:ins>
      <w:del w:id="2105" w:author="Giridhar Maram" w:date="2025-03-19T18:10:00Z">
        <w:r w:rsidR="00A03B63" w:rsidRPr="00D80A69" w:rsidDel="0079706C">
          <w:delText>Secure</w:delText>
        </w:r>
        <w:r w:rsidR="00A03B63" w:rsidRPr="00966D78" w:rsidDel="0079706C">
          <w:rPr>
            <w:rPrChange w:id="2106" w:author="Giridhar Maram" w:date="2025-03-19T18:17:00Z">
              <w:rPr>
                <w:spacing w:val="-3"/>
              </w:rPr>
            </w:rPrChange>
          </w:rPr>
          <w:delText xml:space="preserve"> </w:delText>
        </w:r>
        <w:r w:rsidR="00A03B63" w:rsidRPr="00D80A69" w:rsidDel="0079706C">
          <w:delText>devices.</w:delText>
        </w:r>
        <w:r w:rsidR="00A03B63" w:rsidRPr="00966D78" w:rsidDel="0079706C">
          <w:rPr>
            <w:rPrChange w:id="2107" w:author="Giridhar Maram" w:date="2025-03-19T18:17:00Z">
              <w:rPr>
                <w:spacing w:val="-2"/>
              </w:rPr>
            </w:rPrChange>
          </w:rPr>
          <w:delText xml:space="preserve"> </w:delText>
        </w:r>
        <w:r w:rsidR="00A03B63" w:rsidRPr="00D80A69">
          <w:delText>Configure</w:delText>
        </w:r>
        <w:r w:rsidR="00A03B63" w:rsidRPr="00966D78">
          <w:rPr>
            <w:rPrChange w:id="2108" w:author="Giridhar Maram" w:date="2025-03-20T10:07:00Z">
              <w:rPr>
                <w:spacing w:val="-3"/>
              </w:rPr>
            </w:rPrChange>
          </w:rPr>
          <w:delText xml:space="preserve"> </w:delText>
        </w:r>
        <w:r w:rsidR="00A03B63" w:rsidRPr="00D80A69">
          <w:delText>only</w:delText>
        </w:r>
        <w:r w:rsidR="00A03B63" w:rsidRPr="00966D78">
          <w:rPr>
            <w:rPrChange w:id="2109" w:author="Giridhar Maram" w:date="2025-03-20T10:07:00Z">
              <w:rPr>
                <w:spacing w:val="-3"/>
              </w:rPr>
            </w:rPrChange>
          </w:rPr>
          <w:delText xml:space="preserve"> </w:delText>
        </w:r>
        <w:r w:rsidR="00A03B63" w:rsidRPr="00D80A69">
          <w:delText>required</w:delText>
        </w:r>
        <w:r w:rsidR="00A03B63" w:rsidRPr="00966D78">
          <w:rPr>
            <w:rPrChange w:id="2110" w:author="Giridhar Maram" w:date="2025-03-20T10:07:00Z">
              <w:rPr>
                <w:spacing w:val="-3"/>
              </w:rPr>
            </w:rPrChange>
          </w:rPr>
          <w:delText xml:space="preserve"> </w:delText>
        </w:r>
        <w:r w:rsidR="00A03B63" w:rsidRPr="00D80A69">
          <w:delText>devices</w:delText>
        </w:r>
        <w:r w:rsidR="00A03B63" w:rsidRPr="00966D78">
          <w:rPr>
            <w:rPrChange w:id="2111" w:author="Giridhar Maram" w:date="2025-03-20T10:07:00Z">
              <w:rPr>
                <w:spacing w:val="-2"/>
              </w:rPr>
            </w:rPrChange>
          </w:rPr>
          <w:delText xml:space="preserve"> </w:delText>
        </w:r>
        <w:r w:rsidR="00A03B63" w:rsidRPr="00D80A69">
          <w:delText>for</w:delText>
        </w:r>
        <w:r w:rsidR="00A03B63" w:rsidRPr="00966D78">
          <w:rPr>
            <w:rPrChange w:id="2112" w:author="Giridhar Maram" w:date="2025-03-20T10:07:00Z">
              <w:rPr>
                <w:spacing w:val="-2"/>
              </w:rPr>
            </w:rPrChange>
          </w:rPr>
          <w:delText xml:space="preserve"> </w:delText>
        </w:r>
        <w:r w:rsidR="00A03B63" w:rsidRPr="00D80A69">
          <w:delText>a</w:delText>
        </w:r>
        <w:r w:rsidR="00A03B63" w:rsidRPr="00966D78">
          <w:rPr>
            <w:rPrChange w:id="2113" w:author="Giridhar Maram" w:date="2025-03-20T10:07:00Z">
              <w:rPr>
                <w:spacing w:val="-4"/>
              </w:rPr>
            </w:rPrChange>
          </w:rPr>
          <w:delText xml:space="preserve"> </w:delText>
        </w:r>
        <w:r w:rsidR="00A03B63" w:rsidRPr="00D80A69">
          <w:delText>virtual</w:delText>
        </w:r>
        <w:r w:rsidR="00A03B63" w:rsidRPr="00966D78">
          <w:rPr>
            <w:rPrChange w:id="2114" w:author="Giridhar Maram" w:date="2025-03-20T10:07:00Z">
              <w:rPr>
                <w:spacing w:val="-2"/>
              </w:rPr>
            </w:rPrChange>
          </w:rPr>
          <w:delText xml:space="preserve"> </w:delText>
        </w:r>
        <w:r w:rsidR="00A03B63" w:rsidRPr="00D80A69">
          <w:delText>machine</w:delText>
        </w:r>
      </w:del>
      <w:r w:rsidR="00A03B63" w:rsidRPr="00D80A69">
        <w:t>.</w:t>
      </w:r>
    </w:p>
    <w:p w14:paraId="49117A00" w14:textId="4C05FE26" w:rsidR="00A03B63" w:rsidRPr="00D80A69" w:rsidRDefault="00262892" w:rsidP="00A03B63">
      <w:pPr>
        <w:pStyle w:val="ListBullet"/>
        <w:numPr>
          <w:ilvl w:val="0"/>
          <w:numId w:val="16"/>
        </w:numPr>
        <w:tabs>
          <w:tab w:val="num" w:pos="284"/>
        </w:tabs>
        <w:ind w:left="284" w:hanging="284"/>
        <w:jc w:val="both"/>
      </w:pPr>
      <w:ins w:id="2115" w:author="Giridhar Maram" w:date="2025-03-19T18:15:00Z">
        <w:r w:rsidRPr="00966D78">
          <w:rPr>
            <w:rPrChange w:id="2116" w:author="Giridhar Maram" w:date="2025-03-19T18:17:00Z">
              <w:rPr>
                <w:bCs/>
                <w:color w:val="002060"/>
                <w:sz w:val="20"/>
                <w:szCs w:val="26"/>
              </w:rPr>
            </w:rPrChange>
          </w:rPr>
          <w:t>Enable virtualization-based security for guests running Windows 10 or Windows Server 2019 or later, leveraging hardware-based security features for enhanced protection</w:t>
        </w:r>
      </w:ins>
      <w:del w:id="2117" w:author="Giridhar Maram" w:date="2025-03-19T18:15:00Z">
        <w:r w:rsidR="00A03B63" w:rsidRPr="00D80A69">
          <w:delText>Configure antivirus, firewall, and intrusion detection software within virtual machines as</w:delText>
        </w:r>
        <w:r w:rsidR="00A03B63" w:rsidRPr="00966D78">
          <w:rPr>
            <w:rPrChange w:id="2118" w:author="Giridhar Maram" w:date="2025-03-20T10:07:00Z">
              <w:rPr>
                <w:spacing w:val="-62"/>
              </w:rPr>
            </w:rPrChange>
          </w:rPr>
          <w:delText xml:space="preserve"> </w:delText>
        </w:r>
        <w:r w:rsidR="00A03B63" w:rsidRPr="00D80A69">
          <w:delText>appropriate</w:delText>
        </w:r>
        <w:r w:rsidR="00A03B63" w:rsidRPr="00966D78">
          <w:rPr>
            <w:rPrChange w:id="2119" w:author="Giridhar Maram" w:date="2025-03-20T10:07:00Z">
              <w:rPr>
                <w:spacing w:val="-2"/>
              </w:rPr>
            </w:rPrChange>
          </w:rPr>
          <w:delText xml:space="preserve"> </w:delText>
        </w:r>
        <w:r w:rsidR="00A03B63" w:rsidRPr="00D80A69">
          <w:delText>based</w:delText>
        </w:r>
        <w:r w:rsidR="00A03B63" w:rsidRPr="00966D78">
          <w:rPr>
            <w:rPrChange w:id="2120" w:author="Giridhar Maram" w:date="2025-03-20T10:07:00Z">
              <w:rPr>
                <w:spacing w:val="-1"/>
              </w:rPr>
            </w:rPrChange>
          </w:rPr>
          <w:delText xml:space="preserve"> </w:delText>
        </w:r>
        <w:r w:rsidR="00A03B63" w:rsidRPr="00D80A69">
          <w:delText>on the</w:delText>
        </w:r>
        <w:r w:rsidR="00A03B63" w:rsidRPr="00966D78">
          <w:rPr>
            <w:rPrChange w:id="2121" w:author="Giridhar Maram" w:date="2025-03-20T10:07:00Z">
              <w:rPr>
                <w:spacing w:val="-1"/>
              </w:rPr>
            </w:rPrChange>
          </w:rPr>
          <w:delText xml:space="preserve"> </w:delText>
        </w:r>
        <w:r w:rsidR="00A03B63" w:rsidRPr="00D80A69">
          <w:delText>virtual</w:delText>
        </w:r>
        <w:r w:rsidR="00A03B63" w:rsidRPr="00966D78">
          <w:rPr>
            <w:rPrChange w:id="2122" w:author="Giridhar Maram" w:date="2025-03-20T10:07:00Z">
              <w:rPr>
                <w:spacing w:val="-1"/>
              </w:rPr>
            </w:rPrChange>
          </w:rPr>
          <w:delText xml:space="preserve"> </w:delText>
        </w:r>
        <w:r w:rsidR="00A03B63" w:rsidRPr="00D80A69">
          <w:delText>machine</w:delText>
        </w:r>
        <w:r w:rsidR="00A03B63" w:rsidRPr="00966D78">
          <w:rPr>
            <w:rPrChange w:id="2123" w:author="Giridhar Maram" w:date="2025-03-20T10:07:00Z">
              <w:rPr>
                <w:spacing w:val="-1"/>
              </w:rPr>
            </w:rPrChange>
          </w:rPr>
          <w:delText xml:space="preserve"> </w:delText>
        </w:r>
        <w:r w:rsidR="00A03B63" w:rsidRPr="00D80A69">
          <w:delText>role</w:delText>
        </w:r>
      </w:del>
      <w:r w:rsidR="00A03B63" w:rsidRPr="00D80A69">
        <w:t>.</w:t>
      </w:r>
    </w:p>
    <w:p w14:paraId="3E823727" w14:textId="68552C24" w:rsidR="00A03B63" w:rsidRPr="00D80A69" w:rsidRDefault="000A4940" w:rsidP="00A03B63">
      <w:pPr>
        <w:pStyle w:val="ListBullet"/>
        <w:numPr>
          <w:ilvl w:val="0"/>
          <w:numId w:val="16"/>
        </w:numPr>
        <w:tabs>
          <w:tab w:val="num" w:pos="284"/>
        </w:tabs>
        <w:ind w:left="284" w:hanging="284"/>
        <w:jc w:val="both"/>
      </w:pPr>
      <w:ins w:id="2124" w:author="Giridhar Maram" w:date="2025-03-19T18:16:00Z">
        <w:r w:rsidRPr="00966D78">
          <w:rPr>
            <w:rPrChange w:id="2125" w:author="Giridhar Maram" w:date="2025-03-19T18:17:00Z">
              <w:rPr>
                <w:bCs/>
                <w:color w:val="002060"/>
                <w:sz w:val="20"/>
                <w:szCs w:val="26"/>
              </w:rPr>
            </w:rPrChange>
          </w:rPr>
          <w:t xml:space="preserve">Use </w:t>
        </w:r>
        <w:r w:rsidRPr="00966D78">
          <w:rPr>
            <w:rPrChange w:id="2126" w:author="Giridhar Maram" w:date="2025-03-19T18:17:00Z">
              <w:rPr>
                <w:b/>
                <w:bCs/>
                <w:color w:val="002060"/>
                <w:sz w:val="20"/>
                <w:szCs w:val="26"/>
              </w:rPr>
            </w:rPrChange>
          </w:rPr>
          <w:t>DDA</w:t>
        </w:r>
        <w:r w:rsidRPr="00966D78">
          <w:rPr>
            <w:rPrChange w:id="2127" w:author="Giridhar Maram" w:date="2025-03-19T18:17:00Z">
              <w:rPr>
                <w:bCs/>
                <w:color w:val="002060"/>
                <w:sz w:val="20"/>
                <w:szCs w:val="26"/>
              </w:rPr>
            </w:rPrChange>
          </w:rPr>
          <w:t xml:space="preserve"> only when absolutely necessary for specific workloads. Limiting direct hardware access to VMs reduces potential attack surfaces</w:t>
        </w:r>
      </w:ins>
      <w:del w:id="2128" w:author="Giridhar Maram" w:date="2025-03-19T18:16:00Z">
        <w:r w:rsidR="00A03B63" w:rsidRPr="00D80A69">
          <w:delText>Enable virtualization-based security for guests that run Windows 10 or Windows Server 2019 or</w:delText>
        </w:r>
        <w:r w:rsidR="00A03B63" w:rsidRPr="00966D78">
          <w:rPr>
            <w:rPrChange w:id="2129" w:author="Giridhar Maram" w:date="2025-03-20T10:07:00Z">
              <w:rPr>
                <w:spacing w:val="-1"/>
              </w:rPr>
            </w:rPrChange>
          </w:rPr>
          <w:delText xml:space="preserve"> </w:delText>
        </w:r>
        <w:r w:rsidR="00A03B63" w:rsidRPr="00D80A69">
          <w:delText>later</w:delText>
        </w:r>
      </w:del>
      <w:r w:rsidR="00A03B63" w:rsidRPr="00D80A69">
        <w:t>.</w:t>
      </w:r>
    </w:p>
    <w:p w14:paraId="248AB540" w14:textId="5E3474E1" w:rsidR="00A03B63" w:rsidRPr="00D80A69" w:rsidRDefault="008928F8" w:rsidP="00A03B63">
      <w:pPr>
        <w:pStyle w:val="ListBullet"/>
        <w:numPr>
          <w:ilvl w:val="0"/>
          <w:numId w:val="16"/>
        </w:numPr>
        <w:tabs>
          <w:tab w:val="num" w:pos="284"/>
        </w:tabs>
        <w:ind w:left="284" w:hanging="284"/>
        <w:jc w:val="both"/>
        <w:rPr>
          <w:del w:id="2130" w:author="Giridhar Maram" w:date="2025-03-19T18:17:00Z"/>
        </w:rPr>
      </w:pPr>
      <w:ins w:id="2131" w:author="Giridhar Maram" w:date="2025-03-19T18:17:00Z">
        <w:r w:rsidRPr="00966D78">
          <w:rPr>
            <w:rPrChange w:id="2132" w:author="Giridhar Maram" w:date="2025-03-19T18:17:00Z">
              <w:rPr>
                <w:bCs/>
                <w:color w:val="002060"/>
                <w:sz w:val="20"/>
                <w:szCs w:val="26"/>
              </w:rPr>
            </w:rPrChange>
          </w:rPr>
          <w:t xml:space="preserve">Deploy </w:t>
        </w:r>
        <w:r w:rsidRPr="00966D78">
          <w:rPr>
            <w:rPrChange w:id="2133" w:author="Giridhar Maram" w:date="2025-03-19T18:17:00Z">
              <w:rPr>
                <w:b/>
                <w:bCs/>
                <w:color w:val="002060"/>
                <w:sz w:val="20"/>
                <w:szCs w:val="26"/>
              </w:rPr>
            </w:rPrChange>
          </w:rPr>
          <w:t>Shielded Virtual Machines</w:t>
        </w:r>
        <w:r w:rsidRPr="00966D78">
          <w:rPr>
            <w:rPrChange w:id="2134" w:author="Giridhar Maram" w:date="2025-03-19T18:17:00Z">
              <w:rPr>
                <w:bCs/>
                <w:color w:val="002060"/>
                <w:sz w:val="20"/>
                <w:szCs w:val="26"/>
              </w:rPr>
            </w:rPrChange>
          </w:rPr>
          <w:t xml:space="preserve"> within a </w:t>
        </w:r>
        <w:r w:rsidRPr="00966D78">
          <w:rPr>
            <w:rPrChange w:id="2135" w:author="Giridhar Maram" w:date="2025-03-19T18:17:00Z">
              <w:rPr>
                <w:b/>
                <w:bCs/>
                <w:color w:val="002060"/>
                <w:sz w:val="20"/>
                <w:szCs w:val="26"/>
              </w:rPr>
            </w:rPrChange>
          </w:rPr>
          <w:t>guarded fabric</w:t>
        </w:r>
        <w:r w:rsidRPr="00966D78">
          <w:rPr>
            <w:rPrChange w:id="2136" w:author="Giridhar Maram" w:date="2025-03-19T18:17:00Z">
              <w:rPr>
                <w:bCs/>
                <w:color w:val="002060"/>
                <w:sz w:val="20"/>
                <w:szCs w:val="26"/>
              </w:rPr>
            </w:rPrChange>
          </w:rPr>
          <w:t xml:space="preserve"> to ensure secure, tamper-resistant execution of sensitive workloads. This prevents unauthorized access and enhances data integrity</w:t>
        </w:r>
      </w:ins>
      <w:del w:id="2137" w:author="Giridhar Maram" w:date="2025-03-19T18:17:00Z">
        <w:r w:rsidR="00A03B63" w:rsidRPr="00D80A69">
          <w:delText>Only</w:delText>
        </w:r>
        <w:r w:rsidR="00A03B63" w:rsidRPr="00966D78">
          <w:rPr>
            <w:rPrChange w:id="2138" w:author="Giridhar Maram" w:date="2025-03-20T10:07:00Z">
              <w:rPr>
                <w:spacing w:val="-4"/>
              </w:rPr>
            </w:rPrChange>
          </w:rPr>
          <w:delText xml:space="preserve"> </w:delText>
        </w:r>
        <w:r w:rsidR="00A03B63" w:rsidRPr="00D80A69">
          <w:delText>enable</w:delText>
        </w:r>
        <w:r w:rsidR="00A03B63" w:rsidRPr="00966D78">
          <w:rPr>
            <w:rPrChange w:id="2139" w:author="Giridhar Maram" w:date="2025-03-20T10:07:00Z">
              <w:rPr>
                <w:spacing w:val="-2"/>
              </w:rPr>
            </w:rPrChange>
          </w:rPr>
          <w:delText xml:space="preserve"> </w:delText>
        </w:r>
        <w:r w:rsidR="00A03B63" w:rsidRPr="00D80A69">
          <w:delText>Discrete</w:delText>
        </w:r>
        <w:r w:rsidR="00A03B63" w:rsidRPr="00966D78">
          <w:rPr>
            <w:rPrChange w:id="2140" w:author="Giridhar Maram" w:date="2025-03-20T10:07:00Z">
              <w:rPr>
                <w:spacing w:val="-2"/>
              </w:rPr>
            </w:rPrChange>
          </w:rPr>
          <w:delText xml:space="preserve"> </w:delText>
        </w:r>
        <w:r w:rsidR="00A03B63" w:rsidRPr="00D80A69">
          <w:delText>Device</w:delText>
        </w:r>
        <w:r w:rsidR="00A03B63" w:rsidRPr="00966D78">
          <w:rPr>
            <w:rPrChange w:id="2141" w:author="Giridhar Maram" w:date="2025-03-20T10:07:00Z">
              <w:rPr>
                <w:spacing w:val="-2"/>
              </w:rPr>
            </w:rPrChange>
          </w:rPr>
          <w:delText xml:space="preserve"> </w:delText>
        </w:r>
        <w:r w:rsidR="00A03B63" w:rsidRPr="00D80A69">
          <w:delText>Assignment</w:delText>
        </w:r>
        <w:r w:rsidR="00A03B63" w:rsidRPr="00966D78">
          <w:rPr>
            <w:rPrChange w:id="2142" w:author="Giridhar Maram" w:date="2025-03-20T10:07:00Z">
              <w:rPr>
                <w:spacing w:val="-1"/>
              </w:rPr>
            </w:rPrChange>
          </w:rPr>
          <w:delText xml:space="preserve"> </w:delText>
        </w:r>
        <w:r w:rsidR="00A03B63" w:rsidRPr="00D80A69">
          <w:delText>if</w:delText>
        </w:r>
        <w:r w:rsidR="00A03B63" w:rsidRPr="00966D78">
          <w:rPr>
            <w:rPrChange w:id="2143" w:author="Giridhar Maram" w:date="2025-03-20T10:07:00Z">
              <w:rPr>
                <w:spacing w:val="-3"/>
              </w:rPr>
            </w:rPrChange>
          </w:rPr>
          <w:delText xml:space="preserve"> </w:delText>
        </w:r>
        <w:r w:rsidR="00A03B63" w:rsidRPr="00D80A69">
          <w:delText>needed</w:delText>
        </w:r>
        <w:r w:rsidR="00A03B63" w:rsidRPr="00966D78">
          <w:rPr>
            <w:rPrChange w:id="2144" w:author="Giridhar Maram" w:date="2025-03-20T10:07:00Z">
              <w:rPr>
                <w:spacing w:val="-2"/>
              </w:rPr>
            </w:rPrChange>
          </w:rPr>
          <w:delText xml:space="preserve"> </w:delText>
        </w:r>
        <w:r w:rsidR="00A03B63" w:rsidRPr="00D80A69">
          <w:delText>for</w:delText>
        </w:r>
        <w:r w:rsidR="00A03B63" w:rsidRPr="00966D78">
          <w:rPr>
            <w:rPrChange w:id="2145" w:author="Giridhar Maram" w:date="2025-03-20T10:07:00Z">
              <w:rPr>
                <w:spacing w:val="-5"/>
              </w:rPr>
            </w:rPrChange>
          </w:rPr>
          <w:delText xml:space="preserve"> </w:delText>
        </w:r>
        <w:r w:rsidR="00A03B63" w:rsidRPr="00D80A69">
          <w:delText>a</w:delText>
        </w:r>
        <w:r w:rsidR="00A03B63" w:rsidRPr="00966D78">
          <w:rPr>
            <w:rPrChange w:id="2146" w:author="Giridhar Maram" w:date="2025-03-20T10:07:00Z">
              <w:rPr>
                <w:spacing w:val="-2"/>
              </w:rPr>
            </w:rPrChange>
          </w:rPr>
          <w:delText xml:space="preserve"> </w:delText>
        </w:r>
        <w:r w:rsidR="00A03B63" w:rsidRPr="00D80A69">
          <w:delText>specific</w:delText>
        </w:r>
        <w:r w:rsidR="00A03B63" w:rsidRPr="00966D78">
          <w:rPr>
            <w:rPrChange w:id="2147" w:author="Giridhar Maram" w:date="2025-03-20T10:07:00Z">
              <w:rPr>
                <w:spacing w:val="-2"/>
              </w:rPr>
            </w:rPrChange>
          </w:rPr>
          <w:delText xml:space="preserve"> </w:delText>
        </w:r>
        <w:r w:rsidR="00A03B63" w:rsidRPr="00D80A69">
          <w:delText>workload</w:delText>
        </w:r>
      </w:del>
      <w:r w:rsidR="00A03B63" w:rsidRPr="00D80A69">
        <w:t>.</w:t>
      </w:r>
    </w:p>
    <w:p w14:paraId="7858292B" w14:textId="600CC689" w:rsidR="00A03B63" w:rsidRPr="00D80A69" w:rsidRDefault="00A03B63" w:rsidP="00A03B63">
      <w:pPr>
        <w:pStyle w:val="ListBullet"/>
        <w:numPr>
          <w:ilvl w:val="0"/>
          <w:numId w:val="16"/>
        </w:numPr>
        <w:tabs>
          <w:tab w:val="num" w:pos="284"/>
        </w:tabs>
        <w:ind w:left="284" w:hanging="284"/>
        <w:jc w:val="both"/>
      </w:pPr>
      <w:del w:id="2148" w:author="Giridhar Maram" w:date="2025-03-19T18:17:00Z">
        <w:r w:rsidRPr="00D80A69">
          <w:delText>Deploy</w:delText>
        </w:r>
        <w:r w:rsidRPr="00966D78">
          <w:rPr>
            <w:rPrChange w:id="2149" w:author="Giridhar Maram" w:date="2025-03-20T10:07:00Z">
              <w:rPr>
                <w:spacing w:val="-4"/>
              </w:rPr>
            </w:rPrChange>
          </w:rPr>
          <w:delText xml:space="preserve"> </w:delText>
        </w:r>
        <w:r w:rsidRPr="00D80A69">
          <w:delText>virtual</w:delText>
        </w:r>
        <w:r w:rsidRPr="00966D78">
          <w:rPr>
            <w:rPrChange w:id="2150" w:author="Giridhar Maram" w:date="2025-03-20T10:07:00Z">
              <w:rPr>
                <w:spacing w:val="-2"/>
              </w:rPr>
            </w:rPrChange>
          </w:rPr>
          <w:delText xml:space="preserve"> </w:delText>
        </w:r>
        <w:r w:rsidRPr="00D80A69">
          <w:delText>machines</w:delText>
        </w:r>
        <w:r w:rsidRPr="00966D78">
          <w:rPr>
            <w:rPrChange w:id="2151" w:author="Giridhar Maram" w:date="2025-03-20T10:07:00Z">
              <w:rPr>
                <w:spacing w:val="-3"/>
              </w:rPr>
            </w:rPrChange>
          </w:rPr>
          <w:delText xml:space="preserve"> </w:delText>
        </w:r>
        <w:r w:rsidRPr="00D80A69">
          <w:delText>with</w:delText>
        </w:r>
        <w:r w:rsidRPr="00966D78">
          <w:rPr>
            <w:rPrChange w:id="2152" w:author="Giridhar Maram" w:date="2025-03-20T10:07:00Z">
              <w:rPr>
                <w:spacing w:val="-2"/>
              </w:rPr>
            </w:rPrChange>
          </w:rPr>
          <w:delText xml:space="preserve"> </w:delText>
        </w:r>
        <w:r w:rsidRPr="00D80A69">
          <w:delText>shielding</w:delText>
        </w:r>
        <w:r w:rsidRPr="00966D78">
          <w:rPr>
            <w:rPrChange w:id="2153" w:author="Giridhar Maram" w:date="2025-03-20T10:07:00Z">
              <w:rPr>
                <w:spacing w:val="-2"/>
              </w:rPr>
            </w:rPrChange>
          </w:rPr>
          <w:delText xml:space="preserve"> </w:delText>
        </w:r>
        <w:r w:rsidRPr="00D80A69">
          <w:delText>enabled</w:delText>
        </w:r>
        <w:r w:rsidRPr="00966D78">
          <w:rPr>
            <w:rPrChange w:id="2154" w:author="Giridhar Maram" w:date="2025-03-20T10:07:00Z">
              <w:rPr>
                <w:spacing w:val="-3"/>
              </w:rPr>
            </w:rPrChange>
          </w:rPr>
          <w:delText xml:space="preserve"> </w:delText>
        </w:r>
        <w:r w:rsidRPr="00D80A69">
          <w:delText>and</w:delText>
        </w:r>
        <w:r w:rsidRPr="00966D78">
          <w:rPr>
            <w:rPrChange w:id="2155" w:author="Giridhar Maram" w:date="2025-03-20T10:07:00Z">
              <w:rPr>
                <w:spacing w:val="-3"/>
              </w:rPr>
            </w:rPrChange>
          </w:rPr>
          <w:delText xml:space="preserve"> </w:delText>
        </w:r>
        <w:r w:rsidRPr="00D80A69">
          <w:delText>deploy</w:delText>
        </w:r>
        <w:r w:rsidRPr="00966D78">
          <w:rPr>
            <w:rPrChange w:id="2156" w:author="Giridhar Maram" w:date="2025-03-20T10:07:00Z">
              <w:rPr>
                <w:spacing w:val="-4"/>
              </w:rPr>
            </w:rPrChange>
          </w:rPr>
          <w:delText xml:space="preserve"> </w:delText>
        </w:r>
        <w:r w:rsidRPr="00D80A69">
          <w:delText>them</w:delText>
        </w:r>
        <w:r w:rsidRPr="00966D78">
          <w:rPr>
            <w:rPrChange w:id="2157" w:author="Giridhar Maram" w:date="2025-03-20T10:07:00Z">
              <w:rPr>
                <w:spacing w:val="-2"/>
              </w:rPr>
            </w:rPrChange>
          </w:rPr>
          <w:delText xml:space="preserve"> </w:delText>
        </w:r>
        <w:r w:rsidRPr="00D80A69">
          <w:delText>to</w:delText>
        </w:r>
        <w:r w:rsidRPr="00966D78">
          <w:rPr>
            <w:rPrChange w:id="2158" w:author="Giridhar Maram" w:date="2025-03-20T10:07:00Z">
              <w:rPr>
                <w:spacing w:val="-2"/>
              </w:rPr>
            </w:rPrChange>
          </w:rPr>
          <w:delText xml:space="preserve"> </w:delText>
        </w:r>
        <w:r w:rsidRPr="00D80A69">
          <w:delText>a</w:delText>
        </w:r>
        <w:r w:rsidRPr="00966D78">
          <w:rPr>
            <w:rPrChange w:id="2159" w:author="Giridhar Maram" w:date="2025-03-20T10:07:00Z">
              <w:rPr>
                <w:spacing w:val="-3"/>
              </w:rPr>
            </w:rPrChange>
          </w:rPr>
          <w:delText xml:space="preserve"> </w:delText>
        </w:r>
        <w:r w:rsidRPr="00D80A69">
          <w:delText>guarded</w:delText>
        </w:r>
        <w:r w:rsidRPr="00966D78">
          <w:rPr>
            <w:rPrChange w:id="2160" w:author="Giridhar Maram" w:date="2025-03-20T10:07:00Z">
              <w:rPr>
                <w:spacing w:val="3"/>
              </w:rPr>
            </w:rPrChange>
          </w:rPr>
          <w:delText xml:space="preserve"> </w:delText>
        </w:r>
        <w:r w:rsidRPr="00D80A69">
          <w:delText>fabric.</w:delText>
        </w:r>
      </w:del>
    </w:p>
    <w:p w14:paraId="69305D6A" w14:textId="77777777" w:rsidR="00A03B63" w:rsidRPr="0023754F" w:rsidRDefault="00A03B63" w:rsidP="00A03B63">
      <w:pPr>
        <w:pStyle w:val="BodyText"/>
        <w:spacing w:before="3"/>
        <w:rPr>
          <w:sz w:val="16"/>
          <w:szCs w:val="16"/>
        </w:rPr>
      </w:pPr>
    </w:p>
    <w:p w14:paraId="7F7CA304" w14:textId="77777777" w:rsidR="00A03B63" w:rsidRDefault="00A03B63" w:rsidP="00A03B63">
      <w:pPr>
        <w:pStyle w:val="Heading2"/>
        <w:numPr>
          <w:ilvl w:val="1"/>
          <w:numId w:val="1"/>
        </w:numPr>
        <w:tabs>
          <w:tab w:val="clear" w:pos="360"/>
        </w:tabs>
        <w:ind w:hanging="357"/>
      </w:pPr>
      <w:bookmarkStart w:id="2161" w:name="_Toc154499763"/>
      <w:bookmarkStart w:id="2162" w:name="_Toc155085069"/>
      <w:bookmarkStart w:id="2163" w:name="_Toc155090905"/>
      <w:bookmarkStart w:id="2164" w:name="_Toc155091794"/>
      <w:bookmarkStart w:id="2165" w:name="_Toc155790780"/>
      <w:bookmarkStart w:id="2166" w:name="_Toc191914689"/>
      <w:bookmarkStart w:id="2167" w:name="_Toc193747000"/>
      <w:bookmarkStart w:id="2168" w:name="_Toc194683685"/>
      <w:r w:rsidRPr="0023754F">
        <w:t>Solution</w:t>
      </w:r>
      <w:r w:rsidRPr="0023754F">
        <w:rPr>
          <w:spacing w:val="-5"/>
        </w:rPr>
        <w:t xml:space="preserve"> </w:t>
      </w:r>
      <w:r w:rsidRPr="0023754F">
        <w:t>Security</w:t>
      </w:r>
      <w:bookmarkEnd w:id="2161"/>
      <w:bookmarkEnd w:id="2162"/>
      <w:bookmarkEnd w:id="2163"/>
      <w:bookmarkEnd w:id="2164"/>
      <w:bookmarkEnd w:id="2165"/>
      <w:bookmarkEnd w:id="2166"/>
      <w:bookmarkEnd w:id="2167"/>
      <w:bookmarkEnd w:id="2168"/>
    </w:p>
    <w:p w14:paraId="6B86C5CA" w14:textId="77777777" w:rsidR="00A03B63" w:rsidRPr="00481C58" w:rsidRDefault="00A03B63" w:rsidP="00A03B63"/>
    <w:p w14:paraId="2C5EC19B" w14:textId="77777777" w:rsidR="00A03B63" w:rsidRPr="0023754F" w:rsidRDefault="00A03B63" w:rsidP="00A03B63">
      <w:pPr>
        <w:jc w:val="both"/>
      </w:pPr>
      <w:r w:rsidRPr="0023754F">
        <w:t>The</w:t>
      </w:r>
      <w:r w:rsidRPr="0023754F">
        <w:rPr>
          <w:spacing w:val="-2"/>
        </w:rPr>
        <w:t xml:space="preserve"> </w:t>
      </w:r>
      <w:r w:rsidRPr="0023754F">
        <w:t>solution</w:t>
      </w:r>
      <w:r w:rsidRPr="0023754F">
        <w:rPr>
          <w:spacing w:val="-2"/>
        </w:rPr>
        <w:t xml:space="preserve"> </w:t>
      </w:r>
      <w:r w:rsidRPr="0023754F">
        <w:t>will</w:t>
      </w:r>
      <w:r w:rsidRPr="0023754F">
        <w:rPr>
          <w:spacing w:val="-1"/>
        </w:rPr>
        <w:t xml:space="preserve"> </w:t>
      </w:r>
      <w:r w:rsidRPr="0023754F">
        <w:t>adhere</w:t>
      </w:r>
      <w:r w:rsidRPr="0023754F">
        <w:rPr>
          <w:spacing w:val="-2"/>
        </w:rPr>
        <w:t xml:space="preserve"> </w:t>
      </w:r>
      <w:r w:rsidRPr="0023754F">
        <w:t>to</w:t>
      </w:r>
      <w:r w:rsidRPr="0023754F">
        <w:rPr>
          <w:spacing w:val="-4"/>
        </w:rPr>
        <w:t xml:space="preserve"> </w:t>
      </w:r>
      <w:r w:rsidRPr="0023754F">
        <w:t>Atos</w:t>
      </w:r>
      <w:r w:rsidRPr="0023754F">
        <w:rPr>
          <w:spacing w:val="-2"/>
        </w:rPr>
        <w:t xml:space="preserve"> </w:t>
      </w:r>
      <w:r w:rsidRPr="0023754F">
        <w:t>security</w:t>
      </w:r>
      <w:r w:rsidRPr="0023754F">
        <w:rPr>
          <w:spacing w:val="-3"/>
        </w:rPr>
        <w:t xml:space="preserve"> </w:t>
      </w:r>
      <w:r w:rsidRPr="0023754F">
        <w:t>policies</w:t>
      </w:r>
      <w:r w:rsidRPr="0023754F">
        <w:rPr>
          <w:spacing w:val="-2"/>
        </w:rPr>
        <w:t xml:space="preserve"> </w:t>
      </w:r>
      <w:r w:rsidRPr="0023754F">
        <w:t>and</w:t>
      </w:r>
      <w:r w:rsidRPr="0023754F">
        <w:rPr>
          <w:spacing w:val="-3"/>
        </w:rPr>
        <w:t xml:space="preserve"> </w:t>
      </w:r>
      <w:r w:rsidRPr="0023754F">
        <w:t>guidance</w:t>
      </w:r>
      <w:r w:rsidRPr="0023754F">
        <w:rPr>
          <w:spacing w:val="-2"/>
        </w:rPr>
        <w:t xml:space="preserve"> </w:t>
      </w:r>
      <w:r w:rsidRPr="0023754F">
        <w:t>as</w:t>
      </w:r>
      <w:r w:rsidRPr="0023754F">
        <w:rPr>
          <w:spacing w:val="-2"/>
        </w:rPr>
        <w:t xml:space="preserve"> </w:t>
      </w:r>
      <w:r w:rsidRPr="0023754F">
        <w:t>a</w:t>
      </w:r>
      <w:r w:rsidRPr="0023754F">
        <w:rPr>
          <w:spacing w:val="-2"/>
        </w:rPr>
        <w:t xml:space="preserve"> </w:t>
      </w:r>
      <w:r w:rsidRPr="0023754F">
        <w:t>part</w:t>
      </w:r>
      <w:r w:rsidRPr="0023754F">
        <w:rPr>
          <w:spacing w:val="-2"/>
        </w:rPr>
        <w:t xml:space="preserve"> </w:t>
      </w:r>
      <w:r w:rsidRPr="0023754F">
        <w:t>of</w:t>
      </w:r>
      <w:r w:rsidRPr="0023754F">
        <w:rPr>
          <w:spacing w:val="-3"/>
        </w:rPr>
        <w:t xml:space="preserve"> </w:t>
      </w:r>
      <w:r w:rsidRPr="0023754F">
        <w:t>shared</w:t>
      </w:r>
      <w:r w:rsidRPr="0023754F">
        <w:rPr>
          <w:spacing w:val="-1"/>
        </w:rPr>
        <w:t xml:space="preserve"> </w:t>
      </w:r>
      <w:r w:rsidRPr="0023754F">
        <w:t>services.</w:t>
      </w:r>
    </w:p>
    <w:p w14:paraId="4A362E73" w14:textId="77777777" w:rsidR="00A03B63" w:rsidRPr="0023754F" w:rsidRDefault="00A03B63" w:rsidP="00A03B63">
      <w:pPr>
        <w:pStyle w:val="BodyText"/>
        <w:spacing w:before="11"/>
        <w:rPr>
          <w:sz w:val="16"/>
          <w:szCs w:val="16"/>
        </w:rPr>
      </w:pPr>
    </w:p>
    <w:p w14:paraId="1BA0D523" w14:textId="77777777" w:rsidR="00A03B63" w:rsidRDefault="00A03B63" w:rsidP="00A03B63">
      <w:pPr>
        <w:pStyle w:val="Heading2"/>
        <w:numPr>
          <w:ilvl w:val="1"/>
          <w:numId w:val="1"/>
        </w:numPr>
        <w:tabs>
          <w:tab w:val="clear" w:pos="360"/>
        </w:tabs>
        <w:ind w:hanging="357"/>
      </w:pPr>
      <w:bookmarkStart w:id="2169" w:name="_Toc154499764"/>
      <w:bookmarkStart w:id="2170" w:name="_Toc155085070"/>
      <w:bookmarkStart w:id="2171" w:name="_Toc155090906"/>
      <w:bookmarkStart w:id="2172" w:name="_Toc155091795"/>
      <w:bookmarkStart w:id="2173" w:name="_Toc155790781"/>
      <w:bookmarkStart w:id="2174" w:name="_Toc191914690"/>
      <w:bookmarkStart w:id="2175" w:name="_Toc193747001"/>
      <w:bookmarkStart w:id="2176" w:name="_Toc194683686"/>
      <w:r w:rsidRPr="0023754F">
        <w:t>Third</w:t>
      </w:r>
      <w:r w:rsidRPr="0023754F">
        <w:rPr>
          <w:spacing w:val="-3"/>
        </w:rPr>
        <w:t xml:space="preserve"> </w:t>
      </w:r>
      <w:r w:rsidRPr="0023754F">
        <w:t>Party</w:t>
      </w:r>
      <w:r w:rsidRPr="0023754F">
        <w:rPr>
          <w:spacing w:val="-4"/>
        </w:rPr>
        <w:t xml:space="preserve"> </w:t>
      </w:r>
      <w:r w:rsidRPr="0023754F">
        <w:t>Security</w:t>
      </w:r>
      <w:r w:rsidRPr="0023754F">
        <w:rPr>
          <w:spacing w:val="-4"/>
        </w:rPr>
        <w:t xml:space="preserve"> </w:t>
      </w:r>
      <w:r w:rsidRPr="0023754F">
        <w:t>Consideration</w:t>
      </w:r>
      <w:bookmarkEnd w:id="2169"/>
      <w:bookmarkEnd w:id="2170"/>
      <w:bookmarkEnd w:id="2171"/>
      <w:bookmarkEnd w:id="2172"/>
      <w:bookmarkEnd w:id="2173"/>
      <w:bookmarkEnd w:id="2174"/>
      <w:bookmarkEnd w:id="2175"/>
      <w:bookmarkEnd w:id="2176"/>
    </w:p>
    <w:p w14:paraId="041D4DA6" w14:textId="77777777" w:rsidR="00A03B63" w:rsidRPr="00481C58" w:rsidRDefault="00A03B63" w:rsidP="00A03B63"/>
    <w:p w14:paraId="73389A0A" w14:textId="77777777" w:rsidR="00A03B63" w:rsidRDefault="00A03B63" w:rsidP="00A03B63">
      <w:pPr>
        <w:jc w:val="both"/>
      </w:pPr>
      <w:r w:rsidRPr="0023754F">
        <w:t>There</w:t>
      </w:r>
      <w:r w:rsidRPr="0023754F">
        <w:rPr>
          <w:spacing w:val="-4"/>
        </w:rPr>
        <w:t xml:space="preserve"> </w:t>
      </w:r>
      <w:r w:rsidRPr="0023754F">
        <w:t>are</w:t>
      </w:r>
      <w:r w:rsidRPr="0023754F">
        <w:rPr>
          <w:spacing w:val="-2"/>
        </w:rPr>
        <w:t xml:space="preserve"> </w:t>
      </w:r>
      <w:r w:rsidRPr="0023754F">
        <w:t>no</w:t>
      </w:r>
      <w:r w:rsidRPr="0023754F">
        <w:rPr>
          <w:spacing w:val="-5"/>
        </w:rPr>
        <w:t xml:space="preserve"> </w:t>
      </w:r>
      <w:r w:rsidRPr="0023754F">
        <w:t>third-party</w:t>
      </w:r>
      <w:r w:rsidRPr="0023754F">
        <w:rPr>
          <w:spacing w:val="-5"/>
        </w:rPr>
        <w:t xml:space="preserve"> </w:t>
      </w:r>
      <w:r w:rsidRPr="0023754F">
        <w:t>securities</w:t>
      </w:r>
      <w:r w:rsidRPr="0023754F">
        <w:rPr>
          <w:spacing w:val="-3"/>
        </w:rPr>
        <w:t xml:space="preserve"> </w:t>
      </w:r>
      <w:r w:rsidRPr="0023754F">
        <w:t>considerations</w:t>
      </w:r>
      <w:r w:rsidRPr="0023754F">
        <w:rPr>
          <w:spacing w:val="-3"/>
        </w:rPr>
        <w:t xml:space="preserve"> </w:t>
      </w:r>
      <w:r w:rsidRPr="0023754F">
        <w:t>introduced</w:t>
      </w:r>
      <w:r w:rsidRPr="0023754F">
        <w:rPr>
          <w:spacing w:val="-4"/>
        </w:rPr>
        <w:t xml:space="preserve"> </w:t>
      </w:r>
      <w:r w:rsidRPr="0023754F">
        <w:t>by</w:t>
      </w:r>
      <w:r w:rsidRPr="0023754F">
        <w:rPr>
          <w:spacing w:val="-4"/>
        </w:rPr>
        <w:t xml:space="preserve"> </w:t>
      </w:r>
      <w:r w:rsidRPr="0023754F">
        <w:t>this</w:t>
      </w:r>
      <w:r w:rsidRPr="0023754F">
        <w:rPr>
          <w:spacing w:val="-3"/>
        </w:rPr>
        <w:t xml:space="preserve"> </w:t>
      </w:r>
      <w:r w:rsidRPr="0023754F">
        <w:t>solution.</w:t>
      </w:r>
    </w:p>
    <w:p w14:paraId="5D7A6F70" w14:textId="77777777" w:rsidR="00A03B63" w:rsidRDefault="00A03B63" w:rsidP="00A03B63">
      <w:pPr>
        <w:pStyle w:val="BodyText"/>
        <w:spacing w:before="218"/>
        <w:rPr>
          <w:sz w:val="16"/>
          <w:szCs w:val="16"/>
        </w:rPr>
      </w:pPr>
    </w:p>
    <w:p w14:paraId="3D11F4A1" w14:textId="77777777" w:rsidR="00A03B63" w:rsidRDefault="00A03B63" w:rsidP="00A03B63">
      <w:pPr>
        <w:pStyle w:val="BodyText"/>
        <w:spacing w:before="218"/>
        <w:rPr>
          <w:sz w:val="16"/>
          <w:szCs w:val="16"/>
        </w:rPr>
      </w:pPr>
    </w:p>
    <w:p w14:paraId="74E28F44" w14:textId="77777777" w:rsidR="00A03B63" w:rsidRDefault="00A03B63" w:rsidP="00A03B63">
      <w:pPr>
        <w:pStyle w:val="BodyText"/>
        <w:spacing w:before="218"/>
        <w:rPr>
          <w:sz w:val="16"/>
          <w:szCs w:val="16"/>
        </w:rPr>
      </w:pPr>
    </w:p>
    <w:p w14:paraId="329F082F" w14:textId="77777777" w:rsidR="00A03B63" w:rsidRDefault="00A03B63" w:rsidP="00A03B63">
      <w:pPr>
        <w:jc w:val="both"/>
      </w:pPr>
    </w:p>
    <w:p w14:paraId="1A09BCE2" w14:textId="77777777" w:rsidR="00A03B63" w:rsidRPr="0023754F" w:rsidRDefault="00A03B63" w:rsidP="00A03B63">
      <w:pPr>
        <w:pStyle w:val="Heading1"/>
      </w:pPr>
      <w:bookmarkStart w:id="2177" w:name="_Toc154499765"/>
      <w:bookmarkStart w:id="2178" w:name="_Toc155085071"/>
      <w:bookmarkStart w:id="2179" w:name="_Toc155090907"/>
      <w:bookmarkStart w:id="2180" w:name="_Toc155091796"/>
      <w:bookmarkStart w:id="2181" w:name="_Toc155790782"/>
      <w:bookmarkStart w:id="2182" w:name="_Toc191914691"/>
      <w:bookmarkStart w:id="2183" w:name="_Toc193747002"/>
      <w:bookmarkStart w:id="2184" w:name="_Toc194683687"/>
      <w:r w:rsidRPr="0023754F">
        <w:lastRenderedPageBreak/>
        <w:t>Disaster</w:t>
      </w:r>
      <w:r w:rsidRPr="0023754F">
        <w:rPr>
          <w:spacing w:val="-5"/>
        </w:rPr>
        <w:t xml:space="preserve"> </w:t>
      </w:r>
      <w:r w:rsidRPr="0023754F">
        <w:t>Recovery</w:t>
      </w:r>
      <w:bookmarkEnd w:id="2177"/>
      <w:bookmarkEnd w:id="2178"/>
      <w:bookmarkEnd w:id="2179"/>
      <w:bookmarkEnd w:id="2180"/>
      <w:bookmarkEnd w:id="2181"/>
      <w:bookmarkEnd w:id="2182"/>
      <w:bookmarkEnd w:id="2183"/>
      <w:bookmarkEnd w:id="2184"/>
    </w:p>
    <w:p w14:paraId="029FDA5C" w14:textId="77777777" w:rsidR="00A03B63" w:rsidRDefault="00A03B63" w:rsidP="00A03B63">
      <w:pPr>
        <w:jc w:val="both"/>
      </w:pPr>
      <w:r w:rsidRPr="0023754F">
        <w:t>Disaster Recovery or DR is very customer dependent and varies from customer to customer and</w:t>
      </w:r>
      <w:r w:rsidRPr="0023754F">
        <w:rPr>
          <w:spacing w:val="-61"/>
        </w:rPr>
        <w:t xml:space="preserve"> </w:t>
      </w:r>
      <w:r w:rsidRPr="0023754F">
        <w:t>technology</w:t>
      </w:r>
      <w:r w:rsidRPr="0023754F">
        <w:rPr>
          <w:spacing w:val="-3"/>
        </w:rPr>
        <w:t xml:space="preserve"> </w:t>
      </w:r>
      <w:r w:rsidRPr="0023754F">
        <w:t>to technology.</w:t>
      </w:r>
    </w:p>
    <w:p w14:paraId="4988AE00" w14:textId="77777777" w:rsidR="00A03B63" w:rsidRPr="0023754F" w:rsidRDefault="00A03B63" w:rsidP="00A03B63">
      <w:pPr>
        <w:jc w:val="both"/>
      </w:pPr>
    </w:p>
    <w:p w14:paraId="1B8800C9" w14:textId="77777777" w:rsidR="00A03B63" w:rsidRPr="0023754F" w:rsidRDefault="00A03B63" w:rsidP="00A03B63">
      <w:pPr>
        <w:jc w:val="both"/>
      </w:pPr>
      <w:r w:rsidRPr="0023754F">
        <w:t>Sections</w:t>
      </w:r>
      <w:r w:rsidRPr="0023754F">
        <w:rPr>
          <w:spacing w:val="-2"/>
        </w:rPr>
        <w:t xml:space="preserve"> </w:t>
      </w:r>
      <w:r w:rsidRPr="0023754F">
        <w:t>below</w:t>
      </w:r>
      <w:r w:rsidRPr="0023754F">
        <w:rPr>
          <w:spacing w:val="-3"/>
        </w:rPr>
        <w:t xml:space="preserve"> </w:t>
      </w:r>
      <w:r w:rsidRPr="0023754F">
        <w:t>are</w:t>
      </w:r>
      <w:r w:rsidRPr="0023754F">
        <w:rPr>
          <w:spacing w:val="-1"/>
        </w:rPr>
        <w:t xml:space="preserve"> </w:t>
      </w:r>
      <w:r w:rsidRPr="0023754F">
        <w:t>options</w:t>
      </w:r>
      <w:r w:rsidRPr="0023754F">
        <w:rPr>
          <w:spacing w:val="-5"/>
        </w:rPr>
        <w:t xml:space="preserve"> </w:t>
      </w:r>
      <w:r w:rsidRPr="0023754F">
        <w:t>which</w:t>
      </w:r>
      <w:r w:rsidRPr="0023754F">
        <w:rPr>
          <w:spacing w:val="1"/>
        </w:rPr>
        <w:t xml:space="preserve"> </w:t>
      </w:r>
      <w:r w:rsidRPr="0023754F">
        <w:t>can</w:t>
      </w:r>
      <w:r w:rsidRPr="0023754F">
        <w:rPr>
          <w:spacing w:val="-2"/>
        </w:rPr>
        <w:t xml:space="preserve"> </w:t>
      </w:r>
      <w:r w:rsidRPr="0023754F">
        <w:t>be</w:t>
      </w:r>
      <w:r w:rsidRPr="0023754F">
        <w:rPr>
          <w:spacing w:val="-1"/>
        </w:rPr>
        <w:t xml:space="preserve"> </w:t>
      </w:r>
      <w:r w:rsidRPr="0023754F">
        <w:t>used</w:t>
      </w:r>
      <w:r w:rsidRPr="0023754F">
        <w:rPr>
          <w:spacing w:val="-2"/>
        </w:rPr>
        <w:t xml:space="preserve"> </w:t>
      </w:r>
      <w:r w:rsidRPr="0023754F">
        <w:t>for</w:t>
      </w:r>
      <w:r w:rsidRPr="0023754F">
        <w:rPr>
          <w:spacing w:val="-2"/>
        </w:rPr>
        <w:t xml:space="preserve"> </w:t>
      </w:r>
      <w:r w:rsidRPr="0023754F">
        <w:t>DR.</w:t>
      </w:r>
    </w:p>
    <w:p w14:paraId="4B92CDC6" w14:textId="77777777" w:rsidR="00A03B63" w:rsidRPr="0023754F" w:rsidRDefault="00A03B63" w:rsidP="00A03B63">
      <w:pPr>
        <w:pStyle w:val="BodyText"/>
        <w:rPr>
          <w:sz w:val="16"/>
          <w:szCs w:val="16"/>
        </w:rPr>
      </w:pPr>
    </w:p>
    <w:p w14:paraId="59ED0BF4" w14:textId="77777777" w:rsidR="00A03B63" w:rsidRDefault="00A03B63" w:rsidP="00A03B63">
      <w:pPr>
        <w:pStyle w:val="Heading2"/>
        <w:numPr>
          <w:ilvl w:val="1"/>
          <w:numId w:val="1"/>
        </w:numPr>
        <w:tabs>
          <w:tab w:val="clear" w:pos="360"/>
        </w:tabs>
        <w:ind w:hanging="357"/>
      </w:pPr>
      <w:bookmarkStart w:id="2185" w:name="_Toc154499766"/>
      <w:bookmarkStart w:id="2186" w:name="_Toc155085072"/>
      <w:bookmarkStart w:id="2187" w:name="_Toc155090908"/>
      <w:bookmarkStart w:id="2188" w:name="_Toc155091797"/>
      <w:bookmarkStart w:id="2189" w:name="_Toc155790783"/>
      <w:bookmarkStart w:id="2190" w:name="_Toc191914692"/>
      <w:bookmarkStart w:id="2191" w:name="_Toc193747003"/>
      <w:bookmarkStart w:id="2192" w:name="_Toc194683688"/>
      <w:r w:rsidRPr="0023754F">
        <w:t>Hyper</w:t>
      </w:r>
      <w:r w:rsidRPr="0023754F">
        <w:rPr>
          <w:spacing w:val="-3"/>
        </w:rPr>
        <w:t xml:space="preserve"> </w:t>
      </w:r>
      <w:r w:rsidRPr="0023754F">
        <w:t>–</w:t>
      </w:r>
      <w:r w:rsidRPr="0023754F">
        <w:rPr>
          <w:spacing w:val="-3"/>
        </w:rPr>
        <w:t xml:space="preserve"> </w:t>
      </w:r>
      <w:r w:rsidRPr="0023754F">
        <w:t>V</w:t>
      </w:r>
      <w:r w:rsidRPr="0023754F">
        <w:rPr>
          <w:spacing w:val="-3"/>
        </w:rPr>
        <w:t xml:space="preserve"> </w:t>
      </w:r>
      <w:r w:rsidRPr="0023754F">
        <w:t>Replica</w:t>
      </w:r>
      <w:bookmarkEnd w:id="2185"/>
      <w:bookmarkEnd w:id="2186"/>
      <w:bookmarkEnd w:id="2187"/>
      <w:bookmarkEnd w:id="2188"/>
      <w:bookmarkEnd w:id="2189"/>
      <w:bookmarkEnd w:id="2190"/>
      <w:bookmarkEnd w:id="2191"/>
      <w:bookmarkEnd w:id="2192"/>
    </w:p>
    <w:p w14:paraId="75F08679" w14:textId="77777777" w:rsidR="00A03B63" w:rsidRPr="000D05AE" w:rsidRDefault="00A03B63" w:rsidP="00A03B63"/>
    <w:p w14:paraId="2763D34F" w14:textId="065370C3" w:rsidR="00A03B63" w:rsidRPr="0023754F" w:rsidRDefault="002E36C9" w:rsidP="00A03B63">
      <w:pPr>
        <w:jc w:val="both"/>
        <w:rPr>
          <w:ins w:id="2193" w:author="Giridhar Maram" w:date="2025-03-19T18:25:00Z"/>
        </w:rPr>
      </w:pPr>
      <w:ins w:id="2194" w:author="Giridhar Maram" w:date="2025-03-19T18:24:00Z">
        <w:r w:rsidRPr="00B01038">
          <w:rPr>
            <w:rPrChange w:id="2195" w:author="Giridhar Maram" w:date="2025-03-19T18:25:00Z">
              <w:rPr>
                <w:bCs/>
                <w:color w:val="002060"/>
                <w:sz w:val="20"/>
                <w:szCs w:val="26"/>
              </w:rPr>
            </w:rPrChange>
          </w:rPr>
          <w:t>Hyper-V Replica is a built-in disaster recovery tool that creates and maintains copies of virtual machines (VMs) from a primary host to a secondary host. This feature is crucial for maintaining business continuity by allowing failover to replica VMs in case of a disaster</w:t>
        </w:r>
      </w:ins>
      <w:del w:id="2196" w:author="Giridhar Maram" w:date="2025-03-19T18:24:00Z">
        <w:r w:rsidR="00A03B63" w:rsidRPr="0023754F">
          <w:delText>Hyper-V Replica is a free disaster recovery tool in Hyper-V 3.0 that creates and maintains copies</w:delText>
        </w:r>
        <w:r w:rsidR="00A03B63" w:rsidRPr="00B01038">
          <w:rPr>
            <w:rPrChange w:id="2197" w:author="Giridhar Maram" w:date="2025-03-20T10:07:00Z">
              <w:rPr>
                <w:spacing w:val="-61"/>
              </w:rPr>
            </w:rPrChange>
          </w:rPr>
          <w:delText xml:space="preserve"> </w:delText>
        </w:r>
        <w:r w:rsidR="00A03B63" w:rsidRPr="0023754F">
          <w:delText>of virtual machines (VMs). In the event of a catastrophic loss, an administrator can failover to</w:delText>
        </w:r>
        <w:r w:rsidR="00A03B63" w:rsidRPr="00B01038">
          <w:rPr>
            <w:rPrChange w:id="2198" w:author="Giridhar Maram" w:date="2025-03-20T10:07:00Z">
              <w:rPr>
                <w:spacing w:val="1"/>
              </w:rPr>
            </w:rPrChange>
          </w:rPr>
          <w:delText xml:space="preserve"> </w:delText>
        </w:r>
        <w:r w:rsidR="00A03B63" w:rsidRPr="0023754F">
          <w:delText>the</w:delText>
        </w:r>
        <w:r w:rsidR="00A03B63" w:rsidRPr="00B01038">
          <w:rPr>
            <w:rPrChange w:id="2199" w:author="Giridhar Maram" w:date="2025-03-20T10:07:00Z">
              <w:rPr>
                <w:spacing w:val="-1"/>
              </w:rPr>
            </w:rPrChange>
          </w:rPr>
          <w:delText xml:space="preserve"> </w:delText>
        </w:r>
        <w:r w:rsidR="00A03B63" w:rsidRPr="0023754F">
          <w:delText>replica</w:delText>
        </w:r>
        <w:r w:rsidR="00A03B63" w:rsidRPr="00B01038">
          <w:rPr>
            <w:rPrChange w:id="2200" w:author="Giridhar Maram" w:date="2025-03-20T10:07:00Z">
              <w:rPr>
                <w:spacing w:val="-1"/>
              </w:rPr>
            </w:rPrChange>
          </w:rPr>
          <w:delText xml:space="preserve"> </w:delText>
        </w:r>
        <w:r w:rsidR="00A03B63" w:rsidRPr="0023754F">
          <w:delText>VMs</w:delText>
        </w:r>
        <w:r w:rsidR="00A03B63" w:rsidRPr="00B01038">
          <w:rPr>
            <w:rPrChange w:id="2201" w:author="Giridhar Maram" w:date="2025-03-20T10:07:00Z">
              <w:rPr>
                <w:spacing w:val="-1"/>
              </w:rPr>
            </w:rPrChange>
          </w:rPr>
          <w:delText xml:space="preserve"> </w:delText>
        </w:r>
        <w:r w:rsidR="00A03B63" w:rsidRPr="0023754F">
          <w:delText>and</w:delText>
        </w:r>
        <w:r w:rsidR="00A03B63" w:rsidRPr="00B01038">
          <w:rPr>
            <w:rPrChange w:id="2202" w:author="Giridhar Maram" w:date="2025-03-20T10:07:00Z">
              <w:rPr>
                <w:spacing w:val="-1"/>
              </w:rPr>
            </w:rPrChange>
          </w:rPr>
          <w:delText xml:space="preserve"> </w:delText>
        </w:r>
        <w:r w:rsidR="00A03B63" w:rsidRPr="0023754F">
          <w:delText>provide</w:delText>
        </w:r>
        <w:r w:rsidR="00A03B63" w:rsidRPr="00B01038">
          <w:rPr>
            <w:rPrChange w:id="2203" w:author="Giridhar Maram" w:date="2025-03-20T10:07:00Z">
              <w:rPr>
                <w:spacing w:val="-1"/>
              </w:rPr>
            </w:rPrChange>
          </w:rPr>
          <w:delText xml:space="preserve"> </w:delText>
        </w:r>
        <w:r w:rsidR="00A03B63" w:rsidRPr="0023754F">
          <w:delText>business</w:delText>
        </w:r>
        <w:r w:rsidR="00A03B63" w:rsidRPr="00B01038">
          <w:rPr>
            <w:rPrChange w:id="2204" w:author="Giridhar Maram" w:date="2025-03-20T10:07:00Z">
              <w:rPr>
                <w:spacing w:val="-2"/>
              </w:rPr>
            </w:rPrChange>
          </w:rPr>
          <w:delText xml:space="preserve"> </w:delText>
        </w:r>
        <w:r w:rsidR="00A03B63" w:rsidRPr="0023754F">
          <w:delText>continuity</w:delText>
        </w:r>
      </w:del>
      <w:r w:rsidR="00A03B63" w:rsidRPr="0023754F">
        <w:t>.</w:t>
      </w:r>
    </w:p>
    <w:p w14:paraId="7733DAA4" w14:textId="77777777" w:rsidR="008B265A" w:rsidRDefault="008B265A" w:rsidP="00A03B63">
      <w:pPr>
        <w:jc w:val="both"/>
        <w:rPr>
          <w:ins w:id="2205" w:author="Giridhar Maram" w:date="2025-03-19T18:25:00Z"/>
        </w:rPr>
      </w:pPr>
    </w:p>
    <w:p w14:paraId="52AC3954" w14:textId="77777777" w:rsidR="00B01038" w:rsidRDefault="00B01038" w:rsidP="00B01038">
      <w:pPr>
        <w:jc w:val="both"/>
        <w:rPr>
          <w:ins w:id="2206" w:author="Giridhar Maram" w:date="2025-03-19T18:25:00Z"/>
        </w:rPr>
      </w:pPr>
      <w:ins w:id="2207" w:author="Giridhar Maram" w:date="2025-03-19T18:25:00Z">
        <w:r>
          <w:t>Key Features of Hyper-V Replica in Windows Server 2025:</w:t>
        </w:r>
      </w:ins>
    </w:p>
    <w:p w14:paraId="2D4E3949" w14:textId="77777777" w:rsidR="00B01038" w:rsidRDefault="00B01038" w:rsidP="00B01038">
      <w:pPr>
        <w:jc w:val="both"/>
        <w:rPr>
          <w:ins w:id="2208" w:author="Giridhar Maram" w:date="2025-03-19T18:25:00Z"/>
        </w:rPr>
      </w:pPr>
    </w:p>
    <w:p w14:paraId="342038B0" w14:textId="77777777" w:rsidR="00B01038" w:rsidRDefault="00B01038" w:rsidP="00B01038">
      <w:pPr>
        <w:jc w:val="both"/>
        <w:rPr>
          <w:ins w:id="2209" w:author="Giridhar Maram" w:date="2025-03-19T18:25:00Z"/>
        </w:rPr>
      </w:pPr>
      <w:ins w:id="2210" w:author="Giridhar Maram" w:date="2025-03-19T18:25:00Z">
        <w:r>
          <w:t>•</w:t>
        </w:r>
        <w:r>
          <w:tab/>
          <w:t>Replication Flexibility: Supports replication over HTTP or HTTPS, allowing for both local and remote replication scenarios.</w:t>
        </w:r>
      </w:ins>
    </w:p>
    <w:p w14:paraId="532B845D" w14:textId="77777777" w:rsidR="00B01038" w:rsidRDefault="00B01038" w:rsidP="00B01038">
      <w:pPr>
        <w:jc w:val="both"/>
        <w:rPr>
          <w:ins w:id="2211" w:author="Giridhar Maram" w:date="2025-03-19T18:25:00Z"/>
        </w:rPr>
      </w:pPr>
      <w:ins w:id="2212" w:author="Giridhar Maram" w:date="2025-03-19T18:25:00Z">
        <w:r>
          <w:t>•</w:t>
        </w:r>
        <w:r>
          <w:tab/>
          <w:t>Extended Replication: Enables replication from a primary host to a secondary host and then to a third host, providing additional redundancy.</w:t>
        </w:r>
      </w:ins>
    </w:p>
    <w:p w14:paraId="29B5C024" w14:textId="22EE13A7" w:rsidR="0063077B" w:rsidRDefault="00B01038" w:rsidP="00B01038">
      <w:pPr>
        <w:jc w:val="both"/>
        <w:rPr>
          <w:ins w:id="2213" w:author="Giridhar Maram" w:date="2025-03-19T18:26:00Z"/>
        </w:rPr>
      </w:pPr>
      <w:ins w:id="2214" w:author="Giridhar Maram" w:date="2025-03-19T18:25:00Z">
        <w:r>
          <w:t>•</w:t>
        </w:r>
        <w:r>
          <w:tab/>
          <w:t>No Active Directory Dependency: Hyper-V hosts can be standalone or clustered and do not require Active Directory membership, making it suitable for diverse environments.</w:t>
        </w:r>
      </w:ins>
    </w:p>
    <w:p w14:paraId="5EBA9EF4" w14:textId="78AE6CFF" w:rsidR="00DA64C8" w:rsidRPr="00AE4586" w:rsidRDefault="00DA64C8">
      <w:pPr>
        <w:pStyle w:val="Heading3"/>
        <w:rPr>
          <w:ins w:id="2215" w:author="Giridhar Maram" w:date="2025-03-19T18:26:00Z"/>
        </w:rPr>
        <w:pPrChange w:id="2216" w:author="Giridhar Maram" w:date="2025-03-19T18:26:00Z">
          <w:pPr>
            <w:keepNext/>
            <w:numPr>
              <w:ilvl w:val="3"/>
            </w:numPr>
            <w:tabs>
              <w:tab w:val="left" w:pos="0"/>
            </w:tabs>
            <w:spacing w:before="120"/>
            <w:outlineLvl w:val="3"/>
          </w:pPr>
        </w:pPrChange>
      </w:pPr>
      <w:ins w:id="2217" w:author="Giridhar Maram" w:date="2025-03-19T18:26:00Z">
        <w:r w:rsidRPr="00AE4586">
          <w:t>Enhanced Disaster Recovery Options in Windows Server 2025</w:t>
        </w:r>
      </w:ins>
    </w:p>
    <w:p w14:paraId="3870D9D9" w14:textId="77777777" w:rsidR="00DA64C8" w:rsidRPr="00F310AA" w:rsidRDefault="00DA64C8" w:rsidP="00DA64C8">
      <w:pPr>
        <w:keepNext/>
        <w:numPr>
          <w:ilvl w:val="3"/>
          <w:numId w:val="0"/>
        </w:numPr>
        <w:tabs>
          <w:tab w:val="left" w:pos="0"/>
        </w:tabs>
        <w:spacing w:before="120"/>
        <w:outlineLvl w:val="3"/>
        <w:rPr>
          <w:ins w:id="2218" w:author="Giridhar Maram" w:date="2025-03-19T18:26:00Z"/>
          <w:rPrChange w:id="2219" w:author="Giridhar Maram" w:date="2025-03-19T18:27:00Z">
            <w:rPr>
              <w:ins w:id="2220" w:author="Giridhar Maram" w:date="2025-03-19T18:26:00Z"/>
              <w:bCs/>
              <w:color w:val="002060"/>
              <w:sz w:val="20"/>
              <w:szCs w:val="26"/>
            </w:rPr>
          </w:rPrChange>
        </w:rPr>
      </w:pPr>
      <w:ins w:id="2221" w:author="Giridhar Maram" w:date="2025-03-19T18:26:00Z">
        <w:r w:rsidRPr="00F310AA">
          <w:rPr>
            <w:rPrChange w:id="2222" w:author="Giridhar Maram" w:date="2025-03-19T18:27:00Z">
              <w:rPr>
                <w:bCs/>
                <w:color w:val="002060"/>
                <w:sz w:val="20"/>
                <w:szCs w:val="26"/>
              </w:rPr>
            </w:rPrChange>
          </w:rPr>
          <w:t>In addition to Hyper-V Replica, Windows Server 2025 offers several enhancements that improve disaster recovery capabilities:</w:t>
        </w:r>
      </w:ins>
    </w:p>
    <w:p w14:paraId="5C622030" w14:textId="01924E06" w:rsidR="00DA64C8" w:rsidRPr="00F310AA" w:rsidRDefault="00DA64C8">
      <w:pPr>
        <w:pStyle w:val="ListBullet"/>
        <w:rPr>
          <w:ins w:id="2223" w:author="Giridhar Maram" w:date="2025-03-19T18:26:00Z"/>
          <w:rPrChange w:id="2224" w:author="Giridhar Maram" w:date="2025-03-19T18:27:00Z">
            <w:rPr>
              <w:ins w:id="2225" w:author="Giridhar Maram" w:date="2025-03-19T18:26:00Z"/>
              <w:bCs/>
              <w:color w:val="002060"/>
              <w:sz w:val="20"/>
              <w:szCs w:val="26"/>
            </w:rPr>
          </w:rPrChange>
        </w:rPr>
        <w:pPrChange w:id="2226" w:author="Giridhar Maram" w:date="2025-03-19T18:27:00Z">
          <w:pPr>
            <w:keepNext/>
            <w:numPr>
              <w:numId w:val="43"/>
            </w:numPr>
            <w:tabs>
              <w:tab w:val="left" w:pos="0"/>
              <w:tab w:val="num" w:pos="720"/>
            </w:tabs>
            <w:spacing w:before="120"/>
            <w:ind w:left="720" w:hanging="360"/>
            <w:outlineLvl w:val="3"/>
          </w:pPr>
        </w:pPrChange>
      </w:pPr>
      <w:ins w:id="2227" w:author="Giridhar Maram" w:date="2025-03-19T18:26:00Z">
        <w:r w:rsidRPr="00F310AA">
          <w:rPr>
            <w:rPrChange w:id="2228" w:author="Giridhar Maram" w:date="2025-03-19T18:27:00Z">
              <w:rPr>
                <w:b/>
                <w:bCs/>
                <w:color w:val="002060"/>
                <w:sz w:val="20"/>
                <w:szCs w:val="26"/>
              </w:rPr>
            </w:rPrChange>
          </w:rPr>
          <w:t>Integration with Azure</w:t>
        </w:r>
        <w:r w:rsidRPr="00F310AA">
          <w:rPr>
            <w:rPrChange w:id="2229" w:author="Giridhar Maram" w:date="2025-03-19T18:27:00Z">
              <w:rPr>
                <w:bCs/>
                <w:color w:val="002060"/>
                <w:sz w:val="20"/>
                <w:szCs w:val="26"/>
              </w:rPr>
            </w:rPrChange>
          </w:rPr>
          <w:t>: Hyper-V clusters can directly connect to Azure for backup, disaster recovery, and hybrid cloud configurations, providing a seamless cloud-based DR solution</w:t>
        </w:r>
        <w:r w:rsidRPr="00F310AA">
          <w:fldChar w:fldCharType="begin"/>
        </w:r>
        <w:r>
          <w:instrText>HYPERLINK "https://www.jaspreet.net/2024/12/05/2892/case-study-building-a-hyper-v-cluster-with-windows-server-2025-a-strategic-move-over-vmware/" \t "_blank"</w:instrText>
        </w:r>
      </w:ins>
      <w:ins w:id="2230" w:author="Giridhar Maram" w:date="2025-03-19T18:26:00Z">
        <w:r w:rsidRPr="00F310AA">
          <w:fldChar w:fldCharType="separate"/>
        </w:r>
        <w:r w:rsidRPr="00F310AA">
          <w:rPr>
            <w:rPrChange w:id="2231" w:author="Giridhar Maram" w:date="2025-03-19T18:27:00Z">
              <w:rPr>
                <w:rStyle w:val="Hyperlink"/>
                <w:bCs/>
                <w:sz w:val="20"/>
                <w:szCs w:val="26"/>
              </w:rPr>
            </w:rPrChange>
          </w:rPr>
          <w:t>3</w:t>
        </w:r>
        <w:r w:rsidRPr="00F310AA">
          <w:rPr>
            <w:rPrChange w:id="2232" w:author="Giridhar Maram" w:date="2025-03-19T18:27:00Z">
              <w:rPr>
                <w:rStyle w:val="Hyperlink"/>
                <w:bCs/>
                <w:sz w:val="20"/>
                <w:szCs w:val="26"/>
              </w:rPr>
            </w:rPrChange>
          </w:rPr>
          <w:fldChar w:fldCharType="end"/>
        </w:r>
        <w:r w:rsidRPr="00F310AA">
          <w:rPr>
            <w:rPrChange w:id="2233" w:author="Giridhar Maram" w:date="2025-03-19T18:27:00Z">
              <w:rPr>
                <w:bCs/>
                <w:color w:val="002060"/>
                <w:sz w:val="20"/>
                <w:szCs w:val="26"/>
              </w:rPr>
            </w:rPrChange>
          </w:rPr>
          <w:t>.</w:t>
        </w:r>
      </w:ins>
    </w:p>
    <w:p w14:paraId="3B79C0C8" w14:textId="176BE91F" w:rsidR="00DA64C8" w:rsidRPr="00F310AA" w:rsidRDefault="00DA64C8">
      <w:pPr>
        <w:pStyle w:val="ListBullet"/>
        <w:rPr>
          <w:ins w:id="2234" w:author="Giridhar Maram" w:date="2025-03-19T18:26:00Z"/>
          <w:rPrChange w:id="2235" w:author="Giridhar Maram" w:date="2025-03-19T18:27:00Z">
            <w:rPr>
              <w:ins w:id="2236" w:author="Giridhar Maram" w:date="2025-03-19T18:26:00Z"/>
              <w:bCs/>
              <w:color w:val="002060"/>
              <w:sz w:val="20"/>
              <w:szCs w:val="26"/>
            </w:rPr>
          </w:rPrChange>
        </w:rPr>
        <w:pPrChange w:id="2237" w:author="Giridhar Maram" w:date="2025-03-19T18:27:00Z">
          <w:pPr>
            <w:keepNext/>
            <w:numPr>
              <w:numId w:val="43"/>
            </w:numPr>
            <w:tabs>
              <w:tab w:val="left" w:pos="0"/>
              <w:tab w:val="num" w:pos="720"/>
            </w:tabs>
            <w:spacing w:before="120"/>
            <w:ind w:left="720" w:hanging="360"/>
            <w:outlineLvl w:val="3"/>
          </w:pPr>
        </w:pPrChange>
      </w:pPr>
      <w:ins w:id="2238" w:author="Giridhar Maram" w:date="2025-03-19T18:26:00Z">
        <w:r w:rsidRPr="00F310AA">
          <w:rPr>
            <w:rPrChange w:id="2239" w:author="Giridhar Maram" w:date="2025-03-19T18:27:00Z">
              <w:rPr>
                <w:b/>
                <w:bCs/>
                <w:color w:val="002060"/>
                <w:sz w:val="20"/>
                <w:szCs w:val="26"/>
              </w:rPr>
            </w:rPrChange>
          </w:rPr>
          <w:t>Improved Storage Performance</w:t>
        </w:r>
        <w:r w:rsidRPr="00F310AA">
          <w:rPr>
            <w:rPrChange w:id="2240" w:author="Giridhar Maram" w:date="2025-03-19T18:27:00Z">
              <w:rPr>
                <w:bCs/>
                <w:color w:val="002060"/>
                <w:sz w:val="20"/>
                <w:szCs w:val="26"/>
              </w:rPr>
            </w:rPrChange>
          </w:rPr>
          <w:t>: Enhanced storage capabilities, including better NVMe SSD performance and Storage Replica improvements, support faster data recovery and replication</w:t>
        </w:r>
        <w:r w:rsidRPr="00F310AA">
          <w:fldChar w:fldCharType="begin"/>
        </w:r>
        <w:r>
          <w:instrText>HYPERLINK "https://www.reddit.com/r/sysadmin/comments/1afei80/windows_server_2025_hyperv_storage_updates/" \t "_blank"</w:instrText>
        </w:r>
      </w:ins>
      <w:ins w:id="2241" w:author="Giridhar Maram" w:date="2025-03-19T18:26:00Z">
        <w:r w:rsidRPr="00F310AA">
          <w:fldChar w:fldCharType="separate"/>
        </w:r>
        <w:r w:rsidRPr="00F310AA">
          <w:rPr>
            <w:rPrChange w:id="2242" w:author="Giridhar Maram" w:date="2025-03-19T18:27:00Z">
              <w:rPr>
                <w:rStyle w:val="Hyperlink"/>
                <w:bCs/>
                <w:sz w:val="20"/>
                <w:szCs w:val="26"/>
              </w:rPr>
            </w:rPrChange>
          </w:rPr>
          <w:t>1</w:t>
        </w:r>
        <w:r w:rsidRPr="00F310AA">
          <w:rPr>
            <w:rPrChange w:id="2243" w:author="Giridhar Maram" w:date="2025-03-19T18:27:00Z">
              <w:rPr>
                <w:rStyle w:val="Hyperlink"/>
                <w:bCs/>
                <w:sz w:val="20"/>
                <w:szCs w:val="26"/>
              </w:rPr>
            </w:rPrChange>
          </w:rPr>
          <w:fldChar w:fldCharType="end"/>
        </w:r>
        <w:r w:rsidRPr="00F310AA">
          <w:fldChar w:fldCharType="begin"/>
        </w:r>
        <w:r>
          <w:instrText>HYPERLINK "https://www.bleepingcomputer.com/news/microsoft/windows-server-2025-released-here-are-the-new-features/" \t "_blank"</w:instrText>
        </w:r>
      </w:ins>
      <w:ins w:id="2244" w:author="Giridhar Maram" w:date="2025-03-19T18:26:00Z">
        <w:r w:rsidRPr="00F310AA">
          <w:fldChar w:fldCharType="separate"/>
        </w:r>
        <w:r w:rsidRPr="00F310AA">
          <w:rPr>
            <w:rPrChange w:id="2245" w:author="Giridhar Maram" w:date="2025-03-19T18:27:00Z">
              <w:rPr>
                <w:rStyle w:val="Hyperlink"/>
                <w:bCs/>
                <w:sz w:val="20"/>
                <w:szCs w:val="26"/>
              </w:rPr>
            </w:rPrChange>
          </w:rPr>
          <w:t>5</w:t>
        </w:r>
        <w:r w:rsidRPr="00F310AA">
          <w:rPr>
            <w:rPrChange w:id="2246" w:author="Giridhar Maram" w:date="2025-03-19T18:27:00Z">
              <w:rPr>
                <w:rStyle w:val="Hyperlink"/>
                <w:bCs/>
                <w:sz w:val="20"/>
                <w:szCs w:val="26"/>
              </w:rPr>
            </w:rPrChange>
          </w:rPr>
          <w:fldChar w:fldCharType="end"/>
        </w:r>
        <w:r w:rsidRPr="00F310AA">
          <w:rPr>
            <w:rPrChange w:id="2247" w:author="Giridhar Maram" w:date="2025-03-19T18:27:00Z">
              <w:rPr>
                <w:bCs/>
                <w:color w:val="002060"/>
                <w:sz w:val="20"/>
                <w:szCs w:val="26"/>
              </w:rPr>
            </w:rPrChange>
          </w:rPr>
          <w:t>.</w:t>
        </w:r>
      </w:ins>
    </w:p>
    <w:p w14:paraId="48E58F59" w14:textId="77777777" w:rsidR="00DA64C8" w:rsidRPr="00F310AA" w:rsidRDefault="00DA64C8">
      <w:pPr>
        <w:pStyle w:val="ListBullet"/>
        <w:rPr>
          <w:ins w:id="2248" w:author="Giridhar Maram" w:date="2025-03-19T18:26:00Z"/>
          <w:rPrChange w:id="2249" w:author="Giridhar Maram" w:date="2025-03-19T18:27:00Z">
            <w:rPr>
              <w:ins w:id="2250" w:author="Giridhar Maram" w:date="2025-03-19T18:26:00Z"/>
              <w:bCs/>
              <w:color w:val="002060"/>
              <w:sz w:val="20"/>
              <w:szCs w:val="26"/>
            </w:rPr>
          </w:rPrChange>
        </w:rPr>
        <w:pPrChange w:id="2251" w:author="Giridhar Maram" w:date="2025-03-19T18:27:00Z">
          <w:pPr>
            <w:keepNext/>
            <w:numPr>
              <w:numId w:val="43"/>
            </w:numPr>
            <w:tabs>
              <w:tab w:val="left" w:pos="0"/>
              <w:tab w:val="num" w:pos="720"/>
            </w:tabs>
            <w:spacing w:before="120"/>
            <w:ind w:left="720" w:hanging="360"/>
            <w:outlineLvl w:val="3"/>
          </w:pPr>
        </w:pPrChange>
      </w:pPr>
      <w:ins w:id="2252" w:author="Giridhar Maram" w:date="2025-03-19T18:26:00Z">
        <w:r w:rsidRPr="00F310AA">
          <w:rPr>
            <w:rPrChange w:id="2253" w:author="Giridhar Maram" w:date="2025-03-19T18:27:00Z">
              <w:rPr>
                <w:b/>
                <w:bCs/>
                <w:color w:val="002060"/>
                <w:sz w:val="20"/>
                <w:szCs w:val="26"/>
              </w:rPr>
            </w:rPrChange>
          </w:rPr>
          <w:t>GPU Support</w:t>
        </w:r>
        <w:r w:rsidRPr="00F310AA">
          <w:rPr>
            <w:rPrChange w:id="2254" w:author="Giridhar Maram" w:date="2025-03-19T18:27:00Z">
              <w:rPr>
                <w:bCs/>
                <w:color w:val="002060"/>
                <w:sz w:val="20"/>
                <w:szCs w:val="26"/>
              </w:rPr>
            </w:rPrChange>
          </w:rPr>
          <w:t>: Live migration and high availability (HA) for VMs using GPU partitioning ensure that critical workloads remain uninterrupted during maintenance or outages</w:t>
        </w:r>
      </w:ins>
    </w:p>
    <w:p w14:paraId="54CB98D4" w14:textId="77777777" w:rsidR="00DA64C8" w:rsidRPr="0023754F" w:rsidRDefault="00DA64C8" w:rsidP="00B01038">
      <w:pPr>
        <w:jc w:val="both"/>
      </w:pPr>
    </w:p>
    <w:p w14:paraId="3BAE4136" w14:textId="77777777" w:rsidR="00A03B63" w:rsidRPr="0023754F" w:rsidRDefault="00A03B63" w:rsidP="00A03B63">
      <w:pPr>
        <w:pStyle w:val="BodyText"/>
        <w:spacing w:before="11"/>
        <w:rPr>
          <w:sz w:val="16"/>
          <w:szCs w:val="16"/>
        </w:rPr>
      </w:pPr>
    </w:p>
    <w:p w14:paraId="27088158" w14:textId="77777777" w:rsidR="00A03B63" w:rsidRDefault="00A03B63" w:rsidP="00A03B63">
      <w:pPr>
        <w:pStyle w:val="Heading2"/>
        <w:numPr>
          <w:ilvl w:val="1"/>
          <w:numId w:val="1"/>
        </w:numPr>
        <w:tabs>
          <w:tab w:val="clear" w:pos="360"/>
        </w:tabs>
        <w:ind w:hanging="357"/>
      </w:pPr>
      <w:bookmarkStart w:id="2255" w:name="_Toc154499767"/>
      <w:bookmarkStart w:id="2256" w:name="_Toc155085073"/>
      <w:bookmarkStart w:id="2257" w:name="_Toc155090909"/>
      <w:bookmarkStart w:id="2258" w:name="_Toc155091798"/>
      <w:bookmarkStart w:id="2259" w:name="_Toc155790784"/>
      <w:bookmarkStart w:id="2260" w:name="_Toc191914693"/>
      <w:bookmarkStart w:id="2261" w:name="_Toc193747004"/>
      <w:bookmarkStart w:id="2262" w:name="_Toc194683689"/>
      <w:r w:rsidRPr="0023754F">
        <w:t>Failover</w:t>
      </w:r>
      <w:r w:rsidRPr="0023754F">
        <w:rPr>
          <w:spacing w:val="-5"/>
        </w:rPr>
        <w:t xml:space="preserve"> </w:t>
      </w:r>
      <w:r w:rsidRPr="0023754F">
        <w:t>Cluster</w:t>
      </w:r>
      <w:r w:rsidRPr="0023754F">
        <w:rPr>
          <w:spacing w:val="-5"/>
        </w:rPr>
        <w:t xml:space="preserve"> </w:t>
      </w:r>
      <w:r w:rsidRPr="0023754F">
        <w:t>Manager</w:t>
      </w:r>
      <w:bookmarkEnd w:id="2255"/>
      <w:bookmarkEnd w:id="2256"/>
      <w:bookmarkEnd w:id="2257"/>
      <w:bookmarkEnd w:id="2258"/>
      <w:bookmarkEnd w:id="2259"/>
      <w:bookmarkEnd w:id="2260"/>
      <w:bookmarkEnd w:id="2261"/>
      <w:bookmarkEnd w:id="2262"/>
    </w:p>
    <w:p w14:paraId="0C56E6D0" w14:textId="77777777" w:rsidR="00A03B63" w:rsidRPr="000D05AE" w:rsidRDefault="00A03B63" w:rsidP="00A03B63"/>
    <w:p w14:paraId="7CE164DE" w14:textId="154B965B" w:rsidR="00A03B63" w:rsidRPr="0023754F" w:rsidRDefault="001F4246" w:rsidP="00A03B63">
      <w:pPr>
        <w:jc w:val="both"/>
      </w:pPr>
      <w:ins w:id="2263" w:author="Giridhar Maram" w:date="2025-03-19T18:29:00Z">
        <w:r w:rsidRPr="001F4246">
          <w:t>Failover Cluster Manager effectively integrates with Hyper-V to ensure high virtual machine availability. In the event of a hardware or software failure, VMs are automatically switched to another node, resulting in minimal downtime</w:t>
        </w:r>
      </w:ins>
      <w:del w:id="2264" w:author="Giridhar Maram" w:date="2025-03-19T18:29:00Z">
        <w:r w:rsidR="00A03B63" w:rsidRPr="0023754F">
          <w:delText>Failover Cluster Manager in Hyper-V also provides a recovery option in case one of the nodes goes</w:delText>
        </w:r>
        <w:r w:rsidR="00A03B63" w:rsidRPr="0023754F">
          <w:rPr>
            <w:spacing w:val="-61"/>
          </w:rPr>
          <w:delText xml:space="preserve"> </w:delText>
        </w:r>
        <w:r w:rsidR="00A03B63" w:rsidRPr="0023754F">
          <w:delText>down</w:delText>
        </w:r>
        <w:r w:rsidR="00A03B63" w:rsidRPr="0023754F">
          <w:rPr>
            <w:spacing w:val="-1"/>
          </w:rPr>
          <w:delText xml:space="preserve"> </w:delText>
        </w:r>
        <w:r w:rsidR="00A03B63" w:rsidRPr="0023754F">
          <w:delText>the</w:delText>
        </w:r>
        <w:r w:rsidR="00A03B63" w:rsidRPr="0023754F">
          <w:rPr>
            <w:spacing w:val="-1"/>
          </w:rPr>
          <w:delText xml:space="preserve"> </w:delText>
        </w:r>
        <w:r w:rsidR="00A03B63" w:rsidRPr="0023754F">
          <w:delText>machines</w:delText>
        </w:r>
        <w:r w:rsidR="00A03B63" w:rsidRPr="0023754F">
          <w:rPr>
            <w:spacing w:val="-1"/>
          </w:rPr>
          <w:delText xml:space="preserve"> </w:delText>
        </w:r>
        <w:r w:rsidR="00A03B63" w:rsidRPr="0023754F">
          <w:delText>can</w:delText>
        </w:r>
        <w:r w:rsidR="00A03B63" w:rsidRPr="0023754F">
          <w:rPr>
            <w:spacing w:val="-1"/>
          </w:rPr>
          <w:delText xml:space="preserve"> </w:delText>
        </w:r>
        <w:r w:rsidR="00A03B63" w:rsidRPr="0023754F">
          <w:delText>be</w:delText>
        </w:r>
        <w:r w:rsidR="00A03B63" w:rsidRPr="0023754F">
          <w:rPr>
            <w:spacing w:val="-3"/>
          </w:rPr>
          <w:delText xml:space="preserve"> </w:delText>
        </w:r>
        <w:r w:rsidR="00A03B63" w:rsidRPr="0023754F">
          <w:delText>failed</w:delText>
        </w:r>
        <w:r w:rsidR="00A03B63" w:rsidRPr="0023754F">
          <w:rPr>
            <w:spacing w:val="-1"/>
          </w:rPr>
          <w:delText xml:space="preserve"> </w:delText>
        </w:r>
        <w:r w:rsidR="00A03B63" w:rsidRPr="0023754F">
          <w:delText>over</w:delText>
        </w:r>
        <w:r w:rsidR="00A03B63" w:rsidRPr="0023754F">
          <w:rPr>
            <w:spacing w:val="-1"/>
          </w:rPr>
          <w:delText xml:space="preserve"> </w:delText>
        </w:r>
        <w:r w:rsidR="00A03B63" w:rsidRPr="0023754F">
          <w:delText>to</w:delText>
        </w:r>
        <w:r w:rsidR="00A03B63" w:rsidRPr="0023754F">
          <w:rPr>
            <w:spacing w:val="-1"/>
          </w:rPr>
          <w:delText xml:space="preserve"> </w:delText>
        </w:r>
        <w:r w:rsidR="00A03B63" w:rsidRPr="0023754F">
          <w:delText>the</w:delText>
        </w:r>
        <w:r w:rsidR="00A03B63" w:rsidRPr="0023754F">
          <w:rPr>
            <w:spacing w:val="-1"/>
          </w:rPr>
          <w:delText xml:space="preserve"> </w:delText>
        </w:r>
        <w:r w:rsidR="00A03B63" w:rsidRPr="0023754F">
          <w:delText>other</w:delText>
        </w:r>
        <w:r w:rsidR="00A03B63" w:rsidRPr="0023754F">
          <w:rPr>
            <w:spacing w:val="-1"/>
          </w:rPr>
          <w:delText xml:space="preserve"> </w:delText>
        </w:r>
        <w:r w:rsidR="00A03B63" w:rsidRPr="0023754F">
          <w:delText>node</w:delText>
        </w:r>
      </w:del>
      <w:r w:rsidR="00A03B63" w:rsidRPr="0023754F">
        <w:t>.</w:t>
      </w:r>
    </w:p>
    <w:p w14:paraId="6DE79866" w14:textId="77777777" w:rsidR="00A03B63" w:rsidRPr="0023754F" w:rsidRDefault="00A03B63" w:rsidP="00A03B63">
      <w:pPr>
        <w:pStyle w:val="BodyText"/>
        <w:spacing w:before="11"/>
        <w:rPr>
          <w:sz w:val="16"/>
          <w:szCs w:val="16"/>
        </w:rPr>
      </w:pPr>
    </w:p>
    <w:p w14:paraId="68CE75B7" w14:textId="77777777" w:rsidR="00A03B63" w:rsidRDefault="00A03B63" w:rsidP="00A03B63">
      <w:pPr>
        <w:pStyle w:val="Heading2"/>
        <w:numPr>
          <w:ilvl w:val="1"/>
          <w:numId w:val="1"/>
        </w:numPr>
        <w:tabs>
          <w:tab w:val="clear" w:pos="360"/>
        </w:tabs>
        <w:ind w:hanging="357"/>
      </w:pPr>
      <w:bookmarkStart w:id="2265" w:name="_Toc154499768"/>
      <w:bookmarkStart w:id="2266" w:name="_Toc155085074"/>
      <w:bookmarkStart w:id="2267" w:name="_Toc155090910"/>
      <w:bookmarkStart w:id="2268" w:name="_Toc155091799"/>
      <w:bookmarkStart w:id="2269" w:name="_Toc155790785"/>
      <w:bookmarkStart w:id="2270" w:name="_Toc191914694"/>
      <w:bookmarkStart w:id="2271" w:name="_Toc193747005"/>
      <w:bookmarkStart w:id="2272" w:name="_Toc194683690"/>
      <w:r w:rsidRPr="0023754F">
        <w:t>Live</w:t>
      </w:r>
      <w:r w:rsidRPr="0023754F">
        <w:rPr>
          <w:spacing w:val="-2"/>
        </w:rPr>
        <w:t xml:space="preserve"> </w:t>
      </w:r>
      <w:r w:rsidRPr="0023754F">
        <w:t>Migration</w:t>
      </w:r>
      <w:bookmarkEnd w:id="2265"/>
      <w:bookmarkEnd w:id="2266"/>
      <w:bookmarkEnd w:id="2267"/>
      <w:bookmarkEnd w:id="2268"/>
      <w:bookmarkEnd w:id="2269"/>
      <w:bookmarkEnd w:id="2270"/>
      <w:bookmarkEnd w:id="2271"/>
      <w:bookmarkEnd w:id="2272"/>
    </w:p>
    <w:p w14:paraId="5386E6A3" w14:textId="77777777" w:rsidR="00A03B63" w:rsidRPr="000D05AE" w:rsidRDefault="00A03B63" w:rsidP="00A03B63"/>
    <w:p w14:paraId="5AB1F2E6" w14:textId="2C7124FA" w:rsidR="00A70D95" w:rsidRDefault="00523FE5" w:rsidP="00A03B63">
      <w:pPr>
        <w:jc w:val="both"/>
        <w:rPr>
          <w:ins w:id="2273" w:author="Giridhar Maram" w:date="2025-03-19T18:31:00Z"/>
          <w:bCs/>
          <w:color w:val="002060"/>
          <w:sz w:val="20"/>
          <w:szCs w:val="26"/>
        </w:rPr>
      </w:pPr>
      <w:ins w:id="2274" w:author="Giridhar Maram" w:date="2025-03-19T18:30:00Z">
        <w:r w:rsidRPr="00A70CA5">
          <w:rPr>
            <w:rPrChange w:id="2275" w:author="Giridhar Maram" w:date="2025-03-19T18:30:00Z">
              <w:rPr>
                <w:bCs/>
                <w:color w:val="002060"/>
                <w:sz w:val="20"/>
                <w:szCs w:val="26"/>
              </w:rPr>
            </w:rPrChange>
          </w:rPr>
          <w:t>Live Migration is a powerful feature in Hyper-V that enables the seamless transfer of running virtual machines (VMs) from one Hyper-V host to another without interrupting services. This capability is crucial for maintaining high availability and flexibility in virtualized environments</w:t>
        </w:r>
      </w:ins>
      <w:del w:id="2276" w:author="Giridhar Maram" w:date="2025-03-19T18:30:00Z">
        <w:r w:rsidR="00A03B63" w:rsidRPr="0023754F" w:rsidDel="00523FE5">
          <w:delText xml:space="preserve">Live migration is a Hyper-V feature in Windows Server. </w:delText>
        </w:r>
        <w:r w:rsidR="00A03B63" w:rsidRPr="0023754F">
          <w:delText>It allows you to transparently move</w:delText>
        </w:r>
        <w:r w:rsidR="00A03B63" w:rsidRPr="00A70CA5">
          <w:rPr>
            <w:rPrChange w:id="2277" w:author="Giridhar Maram" w:date="2025-03-20T10:07:00Z">
              <w:rPr>
                <w:spacing w:val="1"/>
              </w:rPr>
            </w:rPrChange>
          </w:rPr>
          <w:delText xml:space="preserve"> </w:delText>
        </w:r>
        <w:r w:rsidR="00A03B63" w:rsidRPr="0023754F">
          <w:delText>running Virtual Machines from one Hyper-V host to another without perceived downtime. The</w:delText>
        </w:r>
        <w:r w:rsidR="00A03B63" w:rsidRPr="00A70CA5">
          <w:rPr>
            <w:rPrChange w:id="2278" w:author="Giridhar Maram" w:date="2025-03-20T10:07:00Z">
              <w:rPr>
                <w:spacing w:val="-61"/>
              </w:rPr>
            </w:rPrChange>
          </w:rPr>
          <w:delText xml:space="preserve"> </w:delText>
        </w:r>
        <w:r w:rsidR="00A03B63" w:rsidRPr="0023754F">
          <w:delText>primary benefit of live migration is flexibility; running Virtual Machines are not tied to a single</w:delText>
        </w:r>
        <w:r w:rsidR="00A03B63" w:rsidRPr="00A70CA5">
          <w:rPr>
            <w:rPrChange w:id="2279" w:author="Giridhar Maram" w:date="2025-03-20T10:07:00Z">
              <w:rPr>
                <w:spacing w:val="-61"/>
              </w:rPr>
            </w:rPrChange>
          </w:rPr>
          <w:delText xml:space="preserve"> </w:delText>
        </w:r>
        <w:r w:rsidR="00A03B63" w:rsidRPr="0023754F">
          <w:delText>host</w:delText>
        </w:r>
        <w:r w:rsidR="00A03B63" w:rsidRPr="00A70CA5">
          <w:rPr>
            <w:rPrChange w:id="2280" w:author="Giridhar Maram" w:date="2025-03-20T10:07:00Z">
              <w:rPr>
                <w:spacing w:val="-2"/>
              </w:rPr>
            </w:rPrChange>
          </w:rPr>
          <w:delText xml:space="preserve"> </w:delText>
        </w:r>
        <w:r w:rsidR="00A03B63" w:rsidRPr="0023754F">
          <w:delText>machine</w:delText>
        </w:r>
      </w:del>
      <w:r w:rsidR="00A03B63" w:rsidRPr="0023754F">
        <w:t>.</w:t>
      </w:r>
    </w:p>
    <w:p w14:paraId="168998C7" w14:textId="77777777" w:rsidR="00A70D95" w:rsidRDefault="00A70D95" w:rsidP="00A03B63">
      <w:pPr>
        <w:jc w:val="both"/>
        <w:rPr>
          <w:ins w:id="2281" w:author="Giridhar Maram" w:date="2025-03-19T18:31:00Z"/>
          <w:bCs/>
          <w:color w:val="002060"/>
          <w:sz w:val="20"/>
          <w:szCs w:val="26"/>
        </w:rPr>
      </w:pPr>
    </w:p>
    <w:p w14:paraId="794AF066" w14:textId="6F7CA840" w:rsidR="00A03B63" w:rsidRPr="0023754F" w:rsidRDefault="00A70D95" w:rsidP="00A70D95">
      <w:pPr>
        <w:pStyle w:val="ListBullet"/>
        <w:rPr>
          <w:ins w:id="2282" w:author="Giridhar Maram" w:date="2025-03-19T18:31:00Z"/>
        </w:rPr>
      </w:pPr>
      <w:ins w:id="2283" w:author="Giridhar Maram" w:date="2025-03-19T18:31:00Z">
        <w:r w:rsidRPr="00912605">
          <w:lastRenderedPageBreak/>
          <w:t>Live Migration allows virtual machines to move from one physical server to another without interrupting services, making it ideal for maintenance and load balancing</w:t>
        </w:r>
        <w:r>
          <w:t>.</w:t>
        </w:r>
      </w:ins>
    </w:p>
    <w:p w14:paraId="6705E669" w14:textId="77777777" w:rsidR="0046611A" w:rsidRDefault="0046611A">
      <w:pPr>
        <w:pStyle w:val="ListBullet"/>
        <w:numPr>
          <w:ilvl w:val="0"/>
          <w:numId w:val="0"/>
        </w:numPr>
        <w:ind w:left="284"/>
        <w:rPr>
          <w:ins w:id="2284" w:author="Giridhar Maram" w:date="2025-03-19T18:31:00Z"/>
        </w:rPr>
        <w:pPrChange w:id="2285" w:author="Giridhar Maram" w:date="2025-03-19T18:31:00Z">
          <w:pPr>
            <w:pStyle w:val="ListBullet"/>
          </w:pPr>
        </w:pPrChange>
      </w:pPr>
    </w:p>
    <w:p w14:paraId="1EF89650" w14:textId="2381EC5C" w:rsidR="00A70D95" w:rsidRPr="0046611A" w:rsidRDefault="0046611A" w:rsidP="00A70D95">
      <w:pPr>
        <w:pStyle w:val="ListBullet"/>
        <w:rPr>
          <w:ins w:id="2286" w:author="Giridhar Maram" w:date="2025-03-19T18:31:00Z"/>
          <w:rPrChange w:id="2287" w:author="Giridhar Maram" w:date="2025-03-19T18:31:00Z">
            <w:rPr>
              <w:ins w:id="2288" w:author="Giridhar Maram" w:date="2025-03-19T18:31:00Z"/>
              <w:bCs/>
              <w:color w:val="002060"/>
              <w:sz w:val="20"/>
              <w:szCs w:val="26"/>
            </w:rPr>
          </w:rPrChange>
        </w:rPr>
      </w:pPr>
      <w:ins w:id="2289" w:author="Giridhar Maram" w:date="2025-03-19T18:31:00Z">
        <w:r w:rsidRPr="00556680">
          <w:rPr>
            <w:rPrChange w:id="2290" w:author="Giridhar Maram" w:date="2025-03-19T18:32:00Z">
              <w:rPr>
                <w:bCs/>
                <w:color w:val="002060"/>
                <w:sz w:val="20"/>
                <w:szCs w:val="26"/>
              </w:rPr>
            </w:rPrChange>
          </w:rPr>
          <w:t>There are different types of Live Migration—Shared-Nothing Live Migration, which works without shared storage, and Storage Live Migration, which allows moving storage without downtime.</w:t>
        </w:r>
      </w:ins>
    </w:p>
    <w:p w14:paraId="404D841B" w14:textId="77777777" w:rsidR="0046611A" w:rsidRPr="00556680" w:rsidRDefault="0046611A">
      <w:pPr>
        <w:pStyle w:val="ListParagraph"/>
        <w:rPr>
          <w:ins w:id="2291" w:author="Giridhar Maram" w:date="2025-03-19T18:31:00Z"/>
        </w:rPr>
        <w:pPrChange w:id="2292" w:author="Giridhar Maram" w:date="2025-03-19T18:31:00Z">
          <w:pPr>
            <w:pStyle w:val="ListBullet"/>
          </w:pPr>
        </w:pPrChange>
      </w:pPr>
    </w:p>
    <w:p w14:paraId="61101048" w14:textId="377D5125" w:rsidR="0046611A" w:rsidRPr="005C1D6C" w:rsidRDefault="005C1D6C" w:rsidP="00A70D95">
      <w:pPr>
        <w:pStyle w:val="ListBullet"/>
        <w:rPr>
          <w:ins w:id="2293" w:author="Giridhar Maram" w:date="2025-03-19T18:31:00Z"/>
          <w:rPrChange w:id="2294" w:author="Giridhar Maram" w:date="2025-03-19T18:31:00Z">
            <w:rPr>
              <w:ins w:id="2295" w:author="Giridhar Maram" w:date="2025-03-19T18:31:00Z"/>
              <w:bCs/>
              <w:color w:val="002060"/>
              <w:sz w:val="20"/>
              <w:szCs w:val="26"/>
            </w:rPr>
          </w:rPrChange>
        </w:rPr>
      </w:pPr>
      <w:ins w:id="2296" w:author="Giridhar Maram" w:date="2025-03-19T18:31:00Z">
        <w:r w:rsidRPr="00556680">
          <w:rPr>
            <w:rPrChange w:id="2297" w:author="Giridhar Maram" w:date="2025-03-19T18:32:00Z">
              <w:rPr>
                <w:bCs/>
                <w:color w:val="002060"/>
                <w:sz w:val="20"/>
                <w:szCs w:val="26"/>
              </w:rPr>
            </w:rPrChange>
          </w:rPr>
          <w:t>Live Migration now moves VMs faster, reducing the time it takes to switch between servers.</w:t>
        </w:r>
      </w:ins>
    </w:p>
    <w:p w14:paraId="26739FFA" w14:textId="77777777" w:rsidR="005C1D6C" w:rsidRPr="00556680" w:rsidRDefault="005C1D6C">
      <w:pPr>
        <w:pStyle w:val="ListParagraph"/>
        <w:rPr>
          <w:ins w:id="2298" w:author="Giridhar Maram" w:date="2025-03-19T18:31:00Z"/>
        </w:rPr>
        <w:pPrChange w:id="2299" w:author="Giridhar Maram" w:date="2025-03-19T18:31:00Z">
          <w:pPr>
            <w:pStyle w:val="ListBullet"/>
          </w:pPr>
        </w:pPrChange>
      </w:pPr>
    </w:p>
    <w:p w14:paraId="736C8D3F" w14:textId="609983E6" w:rsidR="005C1D6C" w:rsidRPr="00BD16B5" w:rsidRDefault="00BD16B5" w:rsidP="00A70D95">
      <w:pPr>
        <w:pStyle w:val="ListBullet"/>
        <w:rPr>
          <w:ins w:id="2300" w:author="Giridhar Maram" w:date="2025-03-19T18:32:00Z"/>
          <w:rPrChange w:id="2301" w:author="Giridhar Maram" w:date="2025-03-19T18:32:00Z">
            <w:rPr>
              <w:ins w:id="2302" w:author="Giridhar Maram" w:date="2025-03-19T18:32:00Z"/>
              <w:bCs/>
              <w:color w:val="002060"/>
              <w:sz w:val="20"/>
              <w:szCs w:val="26"/>
            </w:rPr>
          </w:rPrChange>
        </w:rPr>
      </w:pPr>
      <w:ins w:id="2303" w:author="Giridhar Maram" w:date="2025-03-19T18:32:00Z">
        <w:r w:rsidRPr="00556680">
          <w:rPr>
            <w:rPrChange w:id="2304" w:author="Giridhar Maram" w:date="2025-03-19T18:32:00Z">
              <w:rPr>
                <w:bCs/>
                <w:color w:val="002060"/>
                <w:sz w:val="20"/>
                <w:szCs w:val="26"/>
              </w:rPr>
            </w:rPrChange>
          </w:rPr>
          <w:t>Data remains secure during migration, and credentials are handled securely to prevent unauthorized access.</w:t>
        </w:r>
      </w:ins>
    </w:p>
    <w:p w14:paraId="1BFDDBFA" w14:textId="77777777" w:rsidR="00BD16B5" w:rsidRPr="00556680" w:rsidRDefault="00BD16B5">
      <w:pPr>
        <w:pStyle w:val="ListParagraph"/>
        <w:rPr>
          <w:ins w:id="2305" w:author="Giridhar Maram" w:date="2025-03-19T18:32:00Z"/>
        </w:rPr>
        <w:pPrChange w:id="2306" w:author="Giridhar Maram" w:date="2025-03-19T18:32:00Z">
          <w:pPr>
            <w:pStyle w:val="ListBullet"/>
          </w:pPr>
        </w:pPrChange>
      </w:pPr>
    </w:p>
    <w:p w14:paraId="381F188E" w14:textId="3B4CF47D" w:rsidR="00BD16B5" w:rsidRPr="00740C83" w:rsidRDefault="00740C83" w:rsidP="00A70D95">
      <w:pPr>
        <w:pStyle w:val="ListBullet"/>
        <w:rPr>
          <w:ins w:id="2307" w:author="Giridhar Maram" w:date="2025-03-19T18:32:00Z"/>
          <w:rPrChange w:id="2308" w:author="Giridhar Maram" w:date="2025-03-19T18:32:00Z">
            <w:rPr>
              <w:ins w:id="2309" w:author="Giridhar Maram" w:date="2025-03-19T18:32:00Z"/>
              <w:bCs/>
              <w:color w:val="002060"/>
              <w:sz w:val="20"/>
              <w:szCs w:val="26"/>
            </w:rPr>
          </w:rPrChange>
        </w:rPr>
      </w:pPr>
      <w:ins w:id="2310" w:author="Giridhar Maram" w:date="2025-03-19T18:32:00Z">
        <w:r w:rsidRPr="00556680">
          <w:rPr>
            <w:rPrChange w:id="2311" w:author="Giridhar Maram" w:date="2025-03-19T18:32:00Z">
              <w:rPr>
                <w:bCs/>
                <w:color w:val="002060"/>
                <w:sz w:val="20"/>
                <w:szCs w:val="26"/>
              </w:rPr>
            </w:rPrChange>
          </w:rPr>
          <w:t>Works seamlessly with Failover Clustering, making it easy to move VMs between clustered servers.</w:t>
        </w:r>
      </w:ins>
    </w:p>
    <w:p w14:paraId="447484E6" w14:textId="77777777" w:rsidR="00740C83" w:rsidRPr="00556680" w:rsidRDefault="00740C83">
      <w:pPr>
        <w:pStyle w:val="ListParagraph"/>
        <w:rPr>
          <w:ins w:id="2312" w:author="Giridhar Maram" w:date="2025-03-19T18:32:00Z"/>
        </w:rPr>
        <w:pPrChange w:id="2313" w:author="Giridhar Maram" w:date="2025-03-19T18:32:00Z">
          <w:pPr>
            <w:pStyle w:val="ListBullet"/>
          </w:pPr>
        </w:pPrChange>
      </w:pPr>
    </w:p>
    <w:p w14:paraId="0F477C34" w14:textId="1B7BC699" w:rsidR="00740C83" w:rsidRPr="00EB0EFE" w:rsidRDefault="00556680" w:rsidP="00A70D95">
      <w:pPr>
        <w:pStyle w:val="ListBullet"/>
        <w:rPr>
          <w:ins w:id="2314" w:author="Giridhar Maram" w:date="2025-03-19T18:33:00Z"/>
          <w:rPrChange w:id="2315" w:author="Giridhar Maram" w:date="2025-03-19T18:33:00Z">
            <w:rPr>
              <w:ins w:id="2316" w:author="Giridhar Maram" w:date="2025-03-19T18:33:00Z"/>
              <w:bCs/>
              <w:color w:val="002060"/>
              <w:sz w:val="20"/>
              <w:szCs w:val="26"/>
            </w:rPr>
          </w:rPrChange>
        </w:rPr>
      </w:pPr>
      <w:ins w:id="2317" w:author="Giridhar Maram" w:date="2025-03-19T18:32:00Z">
        <w:r w:rsidRPr="00556680">
          <w:rPr>
            <w:rPrChange w:id="2318" w:author="Giridhar Maram" w:date="2025-03-19T18:32:00Z">
              <w:rPr>
                <w:bCs/>
                <w:color w:val="002060"/>
                <w:sz w:val="20"/>
                <w:szCs w:val="26"/>
              </w:rPr>
            </w:rPrChange>
          </w:rPr>
          <w:t>Ensure the network has enough capacity to handle VM movement</w:t>
        </w:r>
        <w:r>
          <w:rPr>
            <w:bCs/>
            <w:color w:val="002060"/>
            <w:sz w:val="20"/>
            <w:szCs w:val="26"/>
          </w:rPr>
          <w:t>.</w:t>
        </w:r>
      </w:ins>
    </w:p>
    <w:p w14:paraId="7722DA37" w14:textId="77777777" w:rsidR="00EB0EFE" w:rsidRDefault="00EB0EFE">
      <w:pPr>
        <w:pStyle w:val="ListParagraph"/>
        <w:rPr>
          <w:ins w:id="2319" w:author="Giridhar Maram" w:date="2025-03-19T18:33:00Z"/>
        </w:rPr>
        <w:pPrChange w:id="2320" w:author="Giridhar Maram" w:date="2025-03-19T18:33:00Z">
          <w:pPr>
            <w:pStyle w:val="ListBullet"/>
          </w:pPr>
        </w:pPrChange>
      </w:pPr>
    </w:p>
    <w:p w14:paraId="6BBA0A74" w14:textId="77777777" w:rsidR="00EB0EFE" w:rsidRDefault="00EB0EFE" w:rsidP="00EB0EFE">
      <w:pPr>
        <w:pStyle w:val="Heading3"/>
        <w:rPr>
          <w:ins w:id="2321" w:author="Giridhar Maram" w:date="2025-03-19T18:36:00Z"/>
        </w:rPr>
      </w:pPr>
      <w:ins w:id="2322" w:author="Giridhar Maram" w:date="2025-03-19T18:33:00Z">
        <w:r w:rsidRPr="00912605">
          <w:t>Additional Enhancements in Windows Server 2025:</w:t>
        </w:r>
      </w:ins>
    </w:p>
    <w:p w14:paraId="79CC4556" w14:textId="77777777" w:rsidR="00D51179" w:rsidRPr="00D51179" w:rsidRDefault="00D51179">
      <w:pPr>
        <w:rPr>
          <w:ins w:id="2323" w:author="Giridhar Maram" w:date="2025-03-19T18:33:00Z"/>
          <w:rPrChange w:id="2324" w:author="Giridhar Maram" w:date="2025-03-19T18:36:00Z">
            <w:rPr>
              <w:ins w:id="2325" w:author="Giridhar Maram" w:date="2025-03-19T18:33:00Z"/>
              <w:b/>
            </w:rPr>
          </w:rPrChange>
        </w:rPr>
        <w:pPrChange w:id="2326" w:author="Giridhar Maram" w:date="2025-03-19T18:36:00Z">
          <w:pPr>
            <w:keepNext/>
            <w:tabs>
              <w:tab w:val="left" w:pos="0"/>
            </w:tabs>
            <w:spacing w:before="120"/>
            <w:outlineLvl w:val="3"/>
          </w:pPr>
        </w:pPrChange>
      </w:pPr>
    </w:p>
    <w:p w14:paraId="5B2FE4F2" w14:textId="77777777" w:rsidR="00EB0EFE" w:rsidRDefault="00EB0EFE" w:rsidP="00A34A5C">
      <w:pPr>
        <w:pStyle w:val="ListBullet"/>
        <w:rPr>
          <w:ins w:id="2327" w:author="Giridhar Maram" w:date="2025-03-19T18:36:00Z"/>
        </w:rPr>
      </w:pPr>
      <w:ins w:id="2328" w:author="Giridhar Maram" w:date="2025-03-19T18:33:00Z">
        <w:r w:rsidRPr="004F4B20">
          <w:rPr>
            <w:b/>
            <w:bCs/>
          </w:rPr>
          <w:t>GPU Partitioning Support</w:t>
        </w:r>
        <w:r w:rsidRPr="004F4B20">
          <w:rPr>
            <w:b/>
            <w:bCs/>
            <w:rPrChange w:id="2329" w:author="Giridhar Maram" w:date="2025-03-19T18:35:00Z">
              <w:rPr/>
            </w:rPrChange>
          </w:rPr>
          <w:t>:</w:t>
        </w:r>
        <w:r w:rsidRPr="00912605">
          <w:t xml:space="preserve"> Enables live migration of VMs using GPU partitioning for AI/ML workloads.</w:t>
        </w:r>
      </w:ins>
    </w:p>
    <w:p w14:paraId="49BC863F" w14:textId="77777777" w:rsidR="00D51179" w:rsidRPr="00912605" w:rsidRDefault="00D51179">
      <w:pPr>
        <w:pStyle w:val="ListBullet"/>
        <w:numPr>
          <w:ilvl w:val="0"/>
          <w:numId w:val="0"/>
        </w:numPr>
        <w:ind w:left="284"/>
        <w:rPr>
          <w:ins w:id="2330" w:author="Giridhar Maram" w:date="2025-03-19T18:33:00Z"/>
        </w:rPr>
        <w:pPrChange w:id="2331" w:author="Giridhar Maram" w:date="2025-03-19T18:36:00Z">
          <w:pPr>
            <w:keepNext/>
            <w:numPr>
              <w:numId w:val="44"/>
            </w:numPr>
            <w:tabs>
              <w:tab w:val="left" w:pos="0"/>
              <w:tab w:val="num" w:pos="720"/>
            </w:tabs>
            <w:spacing w:before="120"/>
            <w:ind w:left="720" w:hanging="360"/>
            <w:outlineLvl w:val="3"/>
          </w:pPr>
        </w:pPrChange>
      </w:pPr>
    </w:p>
    <w:p w14:paraId="527BEC3E" w14:textId="576F0BD4" w:rsidR="00EB0EFE" w:rsidRDefault="00EB0EFE">
      <w:pPr>
        <w:pStyle w:val="ListBullet"/>
        <w:rPr>
          <w:ins w:id="2332" w:author="Giridhar Maram" w:date="2025-03-19T18:30:00Z"/>
        </w:rPr>
        <w:pPrChange w:id="2333" w:author="Giridhar Maram" w:date="2025-03-19T18:34:00Z">
          <w:pPr>
            <w:jc w:val="both"/>
          </w:pPr>
        </w:pPrChange>
      </w:pPr>
      <w:ins w:id="2334" w:author="Giridhar Maram" w:date="2025-03-19T18:33:00Z">
        <w:r w:rsidRPr="004F4B20">
          <w:rPr>
            <w:b/>
            <w:bCs/>
          </w:rPr>
          <w:t>Workgroup Clusters</w:t>
        </w:r>
        <w:r w:rsidRPr="004F4B20">
          <w:rPr>
            <w:b/>
            <w:bCs/>
            <w:rPrChange w:id="2335" w:author="Giridhar Maram" w:date="2025-03-19T18:35:00Z">
              <w:rPr/>
            </w:rPrChange>
          </w:rPr>
          <w:t>:</w:t>
        </w:r>
        <w:r w:rsidRPr="00912605">
          <w:t xml:space="preserve"> Supports live migration in workgroup environments without Active Directory dependency</w:t>
        </w:r>
      </w:ins>
    </w:p>
    <w:p w14:paraId="7064FEFD" w14:textId="77777777" w:rsidR="00A70D95" w:rsidRDefault="00A70D95" w:rsidP="00A03B63">
      <w:pPr>
        <w:jc w:val="both"/>
        <w:rPr>
          <w:ins w:id="2336" w:author="Giridhar Maram" w:date="2025-03-19T18:30:00Z"/>
        </w:rPr>
      </w:pPr>
    </w:p>
    <w:p w14:paraId="3EBD0A28" w14:textId="092A1A9E" w:rsidR="00523FE5" w:rsidRPr="0023754F" w:rsidDel="004F4B20" w:rsidRDefault="00523FE5" w:rsidP="00A03B63">
      <w:pPr>
        <w:jc w:val="both"/>
        <w:rPr>
          <w:del w:id="2337" w:author="Giridhar Maram" w:date="2025-03-19T18:35:00Z"/>
        </w:rPr>
      </w:pPr>
    </w:p>
    <w:p w14:paraId="4AF57C8E" w14:textId="71B34CA6" w:rsidR="00A03B63" w:rsidRPr="0023754F" w:rsidRDefault="00A03B63" w:rsidP="00A03B63">
      <w:pPr>
        <w:pStyle w:val="BodyText"/>
        <w:spacing w:before="1"/>
        <w:rPr>
          <w:del w:id="2338" w:author="Giridhar Maram" w:date="2025-03-19T18:35:00Z"/>
          <w:sz w:val="16"/>
          <w:szCs w:val="16"/>
        </w:rPr>
      </w:pPr>
    </w:p>
    <w:p w14:paraId="46B82508" w14:textId="77777777" w:rsidR="00A03B63" w:rsidRDefault="00A03B63" w:rsidP="00A03B63">
      <w:pPr>
        <w:pStyle w:val="Heading2"/>
        <w:numPr>
          <w:ilvl w:val="1"/>
          <w:numId w:val="1"/>
        </w:numPr>
        <w:tabs>
          <w:tab w:val="clear" w:pos="360"/>
        </w:tabs>
        <w:ind w:hanging="357"/>
      </w:pPr>
      <w:bookmarkStart w:id="2339" w:name="_Toc154499769"/>
      <w:bookmarkStart w:id="2340" w:name="_Toc155085075"/>
      <w:bookmarkStart w:id="2341" w:name="_Toc155090911"/>
      <w:bookmarkStart w:id="2342" w:name="_Toc155091800"/>
      <w:bookmarkStart w:id="2343" w:name="_Toc155790786"/>
      <w:bookmarkStart w:id="2344" w:name="_Toc191914695"/>
      <w:bookmarkStart w:id="2345" w:name="_Toc193747006"/>
      <w:bookmarkStart w:id="2346" w:name="_Toc194683691"/>
      <w:r w:rsidRPr="0023754F">
        <w:t>System</w:t>
      </w:r>
      <w:r w:rsidRPr="0023754F">
        <w:rPr>
          <w:spacing w:val="-7"/>
        </w:rPr>
        <w:t xml:space="preserve"> </w:t>
      </w:r>
      <w:r w:rsidRPr="0023754F">
        <w:t>Recovery</w:t>
      </w:r>
      <w:bookmarkEnd w:id="2339"/>
      <w:bookmarkEnd w:id="2340"/>
      <w:bookmarkEnd w:id="2341"/>
      <w:bookmarkEnd w:id="2342"/>
      <w:bookmarkEnd w:id="2343"/>
      <w:bookmarkEnd w:id="2344"/>
      <w:bookmarkEnd w:id="2345"/>
      <w:bookmarkEnd w:id="2346"/>
    </w:p>
    <w:p w14:paraId="21718EC2" w14:textId="77777777" w:rsidR="00A03B63" w:rsidRPr="000D05AE" w:rsidRDefault="00A03B63" w:rsidP="00A03B63"/>
    <w:p w14:paraId="069E8662" w14:textId="77777777" w:rsidR="00282C4F" w:rsidRDefault="00282C4F" w:rsidP="00282C4F">
      <w:pPr>
        <w:rPr>
          <w:ins w:id="2347" w:author="Giridhar Maram" w:date="2025-03-19T18:35:00Z"/>
        </w:rPr>
      </w:pPr>
      <w:ins w:id="2348" w:author="Giridhar Maram" w:date="2025-03-19T18:35:00Z">
        <w:r>
          <w:t xml:space="preserve">System recovery in Hyper-V involves restoring a server after a failure, whether hardware or </w:t>
        </w:r>
        <w:proofErr w:type="gramStart"/>
        <w:r>
          <w:t>software-related</w:t>
        </w:r>
        <w:proofErr w:type="gramEnd"/>
        <w:r>
          <w:t>. This process is crucial for maintaining business continuity and can be considered part of disaster recovery (DR) or a standalone recovery process.</w:t>
        </w:r>
      </w:ins>
    </w:p>
    <w:p w14:paraId="0A961F04" w14:textId="77777777" w:rsidR="00282C4F" w:rsidRDefault="00282C4F" w:rsidP="00282C4F">
      <w:pPr>
        <w:rPr>
          <w:ins w:id="2349" w:author="Giridhar Maram" w:date="2025-03-19T18:35:00Z"/>
        </w:rPr>
      </w:pPr>
      <w:ins w:id="2350" w:author="Giridhar Maram" w:date="2025-03-19T18:35:00Z">
        <w:r>
          <w:t>The Atos current supported technologies are:</w:t>
        </w:r>
      </w:ins>
    </w:p>
    <w:p w14:paraId="1C7E5CB4" w14:textId="3C30A5E2" w:rsidR="00A03B63" w:rsidRPr="0023754F" w:rsidRDefault="00282C4F" w:rsidP="00A03B63">
      <w:pPr>
        <w:jc w:val="both"/>
        <w:rPr>
          <w:del w:id="2351" w:author="Giridhar Maram" w:date="2025-03-19T18:35:00Z"/>
        </w:rPr>
      </w:pPr>
      <w:ins w:id="2352" w:author="Giridhar Maram" w:date="2025-03-19T18:35:00Z">
        <w:r>
          <w:t>Enterprise system restore (NetBackup / Networker etc.)</w:t>
        </w:r>
      </w:ins>
      <w:del w:id="2353" w:author="Giridhar Maram" w:date="2025-03-19T18:35:00Z">
        <w:r w:rsidR="00A03B63" w:rsidRPr="0023754F">
          <w:delText>System recovery processes are used to restore a server after some failure be it hardware or</w:delText>
        </w:r>
        <w:r w:rsidR="00A03B63" w:rsidRPr="0023754F">
          <w:rPr>
            <w:spacing w:val="-61"/>
          </w:rPr>
          <w:delText xml:space="preserve"> </w:delText>
        </w:r>
        <w:r w:rsidR="00A03B63" w:rsidRPr="0023754F">
          <w:delText>software, it can be regarded as part of Disaster Recovery (DR) or as a separate entity if a</w:delText>
        </w:r>
        <w:r w:rsidR="00A03B63" w:rsidRPr="0023754F">
          <w:rPr>
            <w:spacing w:val="1"/>
          </w:rPr>
          <w:delText xml:space="preserve"> </w:delText>
        </w:r>
        <w:r w:rsidR="00A03B63" w:rsidRPr="0023754F">
          <w:delText>customer</w:delText>
        </w:r>
        <w:r w:rsidR="00A03B63" w:rsidRPr="0023754F">
          <w:rPr>
            <w:spacing w:val="-2"/>
          </w:rPr>
          <w:delText xml:space="preserve"> </w:delText>
        </w:r>
        <w:r w:rsidR="00A03B63" w:rsidRPr="0023754F">
          <w:delText>does</w:delText>
        </w:r>
        <w:r w:rsidR="00A03B63" w:rsidRPr="0023754F">
          <w:rPr>
            <w:spacing w:val="-2"/>
          </w:rPr>
          <w:delText xml:space="preserve"> </w:delText>
        </w:r>
        <w:r w:rsidR="00A03B63" w:rsidRPr="0023754F">
          <w:delText>not</w:delText>
        </w:r>
        <w:r w:rsidR="00A03B63" w:rsidRPr="0023754F">
          <w:rPr>
            <w:spacing w:val="-3"/>
          </w:rPr>
          <w:delText xml:space="preserve"> </w:delText>
        </w:r>
        <w:r w:rsidR="00A03B63" w:rsidRPr="0023754F">
          <w:delText>have</w:delText>
        </w:r>
        <w:r w:rsidR="00A03B63" w:rsidRPr="0023754F">
          <w:rPr>
            <w:spacing w:val="-2"/>
          </w:rPr>
          <w:delText xml:space="preserve"> </w:delText>
        </w:r>
        <w:r w:rsidR="00A03B63" w:rsidRPr="0023754F">
          <w:delText>DR.</w:delText>
        </w:r>
        <w:r w:rsidR="00A03B63" w:rsidRPr="0023754F">
          <w:rPr>
            <w:spacing w:val="-2"/>
          </w:rPr>
          <w:delText xml:space="preserve"> </w:delText>
        </w:r>
        <w:r w:rsidR="00A03B63" w:rsidRPr="0023754F">
          <w:delText>The</w:delText>
        </w:r>
        <w:r w:rsidR="00A03B63" w:rsidRPr="0023754F">
          <w:rPr>
            <w:spacing w:val="-2"/>
          </w:rPr>
          <w:delText xml:space="preserve"> </w:delText>
        </w:r>
        <w:r w:rsidR="00A03B63" w:rsidRPr="0023754F">
          <w:delText>Atos</w:delText>
        </w:r>
        <w:r w:rsidR="00A03B63" w:rsidRPr="0023754F">
          <w:rPr>
            <w:spacing w:val="-1"/>
          </w:rPr>
          <w:delText xml:space="preserve"> </w:delText>
        </w:r>
        <w:r w:rsidR="00A03B63" w:rsidRPr="0023754F">
          <w:delText>current</w:delText>
        </w:r>
        <w:r w:rsidR="00A03B63" w:rsidRPr="0023754F">
          <w:rPr>
            <w:spacing w:val="-1"/>
          </w:rPr>
          <w:delText xml:space="preserve"> </w:delText>
        </w:r>
        <w:r w:rsidR="00A03B63" w:rsidRPr="0023754F">
          <w:delText>supported</w:delText>
        </w:r>
        <w:r w:rsidR="00A03B63" w:rsidRPr="0023754F">
          <w:rPr>
            <w:spacing w:val="-1"/>
          </w:rPr>
          <w:delText xml:space="preserve"> </w:delText>
        </w:r>
        <w:r w:rsidR="00A03B63" w:rsidRPr="0023754F">
          <w:delText>technologies</w:delText>
        </w:r>
        <w:r w:rsidR="00A03B63" w:rsidRPr="0023754F">
          <w:rPr>
            <w:spacing w:val="-2"/>
          </w:rPr>
          <w:delText xml:space="preserve"> </w:delText>
        </w:r>
        <w:r w:rsidR="00A03B63" w:rsidRPr="0023754F">
          <w:delText>are:</w:delText>
        </w:r>
      </w:del>
    </w:p>
    <w:p w14:paraId="36B73005" w14:textId="79D1F485" w:rsidR="00A03B63" w:rsidRDefault="00A03B63" w:rsidP="00A03B63">
      <w:pPr>
        <w:jc w:val="both"/>
        <w:rPr>
          <w:del w:id="2354" w:author="Giridhar Maram" w:date="2025-03-19T18:35:00Z"/>
        </w:rPr>
      </w:pPr>
      <w:del w:id="2355" w:author="Giridhar Maram" w:date="2025-03-19T18:35:00Z">
        <w:r w:rsidRPr="0023754F">
          <w:delText>Enterprise</w:delText>
        </w:r>
        <w:r w:rsidRPr="0023754F">
          <w:rPr>
            <w:spacing w:val="-3"/>
          </w:rPr>
          <w:delText xml:space="preserve"> </w:delText>
        </w:r>
        <w:r w:rsidRPr="0023754F">
          <w:delText>system</w:delText>
        </w:r>
        <w:r w:rsidRPr="0023754F">
          <w:rPr>
            <w:spacing w:val="-3"/>
          </w:rPr>
          <w:delText xml:space="preserve"> </w:delText>
        </w:r>
        <w:r w:rsidRPr="0023754F">
          <w:delText>restore</w:delText>
        </w:r>
        <w:r w:rsidRPr="0023754F">
          <w:rPr>
            <w:spacing w:val="-4"/>
          </w:rPr>
          <w:delText xml:space="preserve"> </w:delText>
        </w:r>
        <w:r w:rsidRPr="0023754F">
          <w:delText>(NetBackup</w:delText>
        </w:r>
        <w:r w:rsidRPr="0023754F">
          <w:rPr>
            <w:spacing w:val="-3"/>
          </w:rPr>
          <w:delText xml:space="preserve"> </w:delText>
        </w:r>
        <w:r w:rsidRPr="0023754F">
          <w:delText>/</w:delText>
        </w:r>
        <w:r w:rsidRPr="0023754F">
          <w:rPr>
            <w:spacing w:val="-5"/>
          </w:rPr>
          <w:delText xml:space="preserve"> </w:delText>
        </w:r>
        <w:r w:rsidRPr="0023754F">
          <w:delText>Networker</w:delText>
        </w:r>
        <w:r w:rsidRPr="0023754F">
          <w:rPr>
            <w:spacing w:val="-3"/>
          </w:rPr>
          <w:delText xml:space="preserve"> </w:delText>
        </w:r>
        <w:r w:rsidRPr="0023754F">
          <w:delText>etc.)</w:delText>
        </w:r>
      </w:del>
    </w:p>
    <w:p w14:paraId="2CBA065C" w14:textId="77777777" w:rsidR="00A03B63" w:rsidRPr="0023754F" w:rsidRDefault="00A03B63" w:rsidP="00A03B63">
      <w:pPr>
        <w:jc w:val="both"/>
      </w:pPr>
    </w:p>
    <w:p w14:paraId="7792C964" w14:textId="4926FD52" w:rsidR="00A03B63" w:rsidRDefault="00A03B63" w:rsidP="00A03B63">
      <w:pPr>
        <w:pStyle w:val="Heading2"/>
        <w:numPr>
          <w:ilvl w:val="1"/>
          <w:numId w:val="1"/>
        </w:numPr>
        <w:tabs>
          <w:tab w:val="clear" w:pos="360"/>
        </w:tabs>
        <w:ind w:hanging="357"/>
      </w:pPr>
      <w:bookmarkStart w:id="2356" w:name="_Toc154499770"/>
      <w:bookmarkStart w:id="2357" w:name="_Toc155085076"/>
      <w:bookmarkStart w:id="2358" w:name="_Toc155090912"/>
      <w:bookmarkStart w:id="2359" w:name="_Toc155091801"/>
      <w:bookmarkStart w:id="2360" w:name="_Toc155790787"/>
      <w:bookmarkStart w:id="2361" w:name="_Toc191914696"/>
      <w:bookmarkStart w:id="2362" w:name="_Toc193747007"/>
      <w:bookmarkStart w:id="2363" w:name="_Toc194683692"/>
      <w:r w:rsidRPr="0023754F">
        <w:t>Disaster</w:t>
      </w:r>
      <w:r w:rsidRPr="0023754F">
        <w:rPr>
          <w:spacing w:val="-5"/>
        </w:rPr>
        <w:t xml:space="preserve"> </w:t>
      </w:r>
      <w:r w:rsidRPr="0023754F">
        <w:t>Recovery</w:t>
      </w:r>
      <w:r w:rsidRPr="0023754F">
        <w:rPr>
          <w:spacing w:val="-4"/>
        </w:rPr>
        <w:t xml:space="preserve"> </w:t>
      </w:r>
      <w:r w:rsidRPr="0023754F">
        <w:t>Strategy</w:t>
      </w:r>
      <w:bookmarkEnd w:id="2356"/>
      <w:bookmarkEnd w:id="2357"/>
      <w:bookmarkEnd w:id="2358"/>
      <w:bookmarkEnd w:id="2359"/>
      <w:bookmarkEnd w:id="2360"/>
      <w:bookmarkEnd w:id="2361"/>
      <w:bookmarkEnd w:id="2362"/>
      <w:bookmarkEnd w:id="2363"/>
    </w:p>
    <w:p w14:paraId="5544F697" w14:textId="77777777" w:rsidR="00A03B63" w:rsidRPr="000D05AE" w:rsidRDefault="00A03B63" w:rsidP="00A03B63"/>
    <w:p w14:paraId="51B4E309" w14:textId="77777777" w:rsidR="00A03B63" w:rsidRDefault="00A03B63" w:rsidP="00A03B63">
      <w:pPr>
        <w:jc w:val="both"/>
      </w:pPr>
      <w:r w:rsidRPr="0023754F">
        <w:t>Disaster Recovery Solutions &amp; Strategies are created based on the available backup &amp; recovery</w:t>
      </w:r>
      <w:r w:rsidRPr="0023754F">
        <w:rPr>
          <w:spacing w:val="-61"/>
        </w:rPr>
        <w:t xml:space="preserve"> </w:t>
      </w:r>
      <w:r w:rsidRPr="0023754F">
        <w:t>solutions.</w:t>
      </w:r>
    </w:p>
    <w:p w14:paraId="2376A47E" w14:textId="77777777" w:rsidR="00A03B63" w:rsidRDefault="00A03B63" w:rsidP="00A03B63">
      <w:bookmarkStart w:id="2364" w:name="_Toc154499771"/>
      <w:bookmarkStart w:id="2365" w:name="_Toc155085077"/>
      <w:bookmarkStart w:id="2366" w:name="_Toc155090913"/>
      <w:bookmarkStart w:id="2367" w:name="_Toc155091802"/>
      <w:bookmarkStart w:id="2368" w:name="_Toc155790788"/>
      <w:r w:rsidRPr="0023754F">
        <w:t>Sustainability</w:t>
      </w:r>
      <w:r w:rsidRPr="0023754F">
        <w:rPr>
          <w:spacing w:val="-5"/>
        </w:rPr>
        <w:t xml:space="preserve"> </w:t>
      </w:r>
      <w:r w:rsidRPr="0023754F">
        <w:t>Considerations</w:t>
      </w:r>
      <w:bookmarkEnd w:id="2364"/>
      <w:bookmarkEnd w:id="2365"/>
      <w:bookmarkEnd w:id="2366"/>
      <w:bookmarkEnd w:id="2367"/>
      <w:bookmarkEnd w:id="2368"/>
    </w:p>
    <w:p w14:paraId="53A50CA1" w14:textId="77777777" w:rsidR="00CF5CF3" w:rsidRPr="005C018E" w:rsidDel="00B548B6" w:rsidRDefault="00CF5CF3" w:rsidP="003B26BE">
      <w:pPr>
        <w:pStyle w:val="Heading1"/>
        <w:numPr>
          <w:ilvl w:val="0"/>
          <w:numId w:val="0"/>
        </w:numPr>
        <w:rPr>
          <w:del w:id="2369" w:author="Omkar Kulthe" w:date="2025-03-12T11:57:00Z"/>
        </w:rPr>
      </w:pPr>
      <w:bookmarkStart w:id="2370" w:name="_Toc191914697"/>
      <w:bookmarkEnd w:id="2370"/>
    </w:p>
    <w:p w14:paraId="7DE25281" w14:textId="77777777" w:rsidR="00BD0745" w:rsidRPr="005C018E" w:rsidRDefault="00BD0745" w:rsidP="00B548B6"/>
    <w:sectPr w:rsidR="00BD0745" w:rsidRPr="005C018E" w:rsidSect="00532057">
      <w:pgSz w:w="11907" w:h="16839" w:code="9"/>
      <w:pgMar w:top="2892" w:right="1134" w:bottom="1418" w:left="1814" w:header="1531" w:footer="737" w:gutter="0"/>
      <w:cols w:space="708"/>
      <w:titlePg/>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652" w:author="Matei-Alexandru Marcu" w:date="2025-03-31T16:50:00Z" w:initials="MM">
    <w:p w14:paraId="0451CF66" w14:textId="77777777" w:rsidR="00E519A9" w:rsidRDefault="00E519A9" w:rsidP="00E519A9">
      <w:pPr>
        <w:pStyle w:val="CommentText"/>
      </w:pPr>
      <w:r>
        <w:rPr>
          <w:rStyle w:val="CommentReference"/>
        </w:rPr>
        <w:annotationRef/>
      </w:r>
      <w:r>
        <w:t>Protocol</w:t>
      </w:r>
    </w:p>
  </w:comment>
  <w:comment w:id="653" w:author="Omkar Kulthe" w:date="2025-04-01T16:10:00Z" w:initials="OK">
    <w:p w14:paraId="135C9522" w14:textId="77777777" w:rsidR="00504861" w:rsidRDefault="00504861" w:rsidP="00504861">
      <w:pPr>
        <w:pStyle w:val="CommentText"/>
      </w:pPr>
      <w:r>
        <w:rPr>
          <w:rStyle w:val="CommentReference"/>
        </w:rPr>
        <w:annotationRef/>
      </w:r>
      <w:r>
        <w:rPr>
          <w:lang w:val="en-IN"/>
        </w:rPr>
        <w:t>done</w:t>
      </w:r>
    </w:p>
  </w:comment>
  <w:comment w:id="879" w:author="Omkar Kulthe" w:date="2025-03-05T14:54:00Z" w:initials="OK">
    <w:p w14:paraId="4E48DE29" w14:textId="02DA2D64" w:rsidR="00285A98" w:rsidRDefault="00285A98" w:rsidP="00285A98">
      <w:pPr>
        <w:pStyle w:val="CommentText"/>
      </w:pPr>
      <w:r>
        <w:rPr>
          <w:rStyle w:val="CommentReference"/>
        </w:rPr>
        <w:annotationRef/>
      </w:r>
      <w:r>
        <w:rPr>
          <w:lang w:val="en-IN"/>
        </w:rPr>
        <w:t>N/W Design HLD statement is not required</w:t>
      </w:r>
    </w:p>
  </w:comment>
  <w:comment w:id="910" w:author="Matei-Alexandru Marcu" w:date="2025-04-01T12:51:00Z" w:initials="MM">
    <w:p w14:paraId="4FECB078" w14:textId="77777777" w:rsidR="00213EA3" w:rsidRDefault="00213EA3" w:rsidP="00213EA3">
      <w:pPr>
        <w:pStyle w:val="CommentText"/>
      </w:pPr>
      <w:r>
        <w:rPr>
          <w:rStyle w:val="CommentReference"/>
        </w:rPr>
        <w:annotationRef/>
      </w:r>
      <w:r>
        <w:t>Should this be a bullet point?</w:t>
      </w:r>
    </w:p>
  </w:comment>
  <w:comment w:id="911" w:author="Omkar Kulthe" w:date="2025-04-01T16:11:00Z" w:initials="OK">
    <w:p w14:paraId="2EE7B125" w14:textId="77777777" w:rsidR="0018059C" w:rsidRDefault="0018059C" w:rsidP="0018059C">
      <w:pPr>
        <w:pStyle w:val="CommentText"/>
      </w:pPr>
      <w:r>
        <w:rPr>
          <w:rStyle w:val="CommentReference"/>
        </w:rPr>
        <w:annotationRef/>
      </w:r>
      <w:r>
        <w:rPr>
          <w:lang w:val="en-IN"/>
        </w:rPr>
        <w:t>Done</w:t>
      </w:r>
    </w:p>
  </w:comment>
  <w:comment w:id="1035" w:author="Matei-Alexandru Marcu" w:date="2025-04-01T12:57:00Z" w:initials="MM">
    <w:p w14:paraId="224B7555" w14:textId="26A59158" w:rsidR="00213EA3" w:rsidRDefault="00213EA3" w:rsidP="00213EA3">
      <w:pPr>
        <w:pStyle w:val="CommentText"/>
      </w:pPr>
      <w:r>
        <w:rPr>
          <w:rStyle w:val="CommentReference"/>
        </w:rPr>
        <w:annotationRef/>
      </w:r>
      <w:r>
        <w:t>Storage Spaces Direct*</w:t>
      </w:r>
    </w:p>
  </w:comment>
  <w:comment w:id="1036" w:author="Omkar Kulthe" w:date="2025-04-01T16:12:00Z" w:initials="OK">
    <w:p w14:paraId="0521D6C2" w14:textId="77777777" w:rsidR="0018059C" w:rsidRDefault="0018059C" w:rsidP="0018059C">
      <w:pPr>
        <w:pStyle w:val="CommentText"/>
      </w:pPr>
      <w:r>
        <w:rPr>
          <w:rStyle w:val="CommentReference"/>
        </w:rPr>
        <w:annotationRef/>
      </w:r>
      <w:r>
        <w:rPr>
          <w:lang w:val="en-IN"/>
        </w:rPr>
        <w:t>Done</w:t>
      </w:r>
    </w:p>
  </w:comment>
  <w:comment w:id="1063" w:author="Matei-Alexandru Marcu" w:date="2025-04-01T12:46:00Z" w:initials="MM">
    <w:p w14:paraId="3717A8A8" w14:textId="0622EEA3" w:rsidR="00CD0EDA" w:rsidRDefault="00CD0EDA" w:rsidP="00CD0EDA">
      <w:pPr>
        <w:pStyle w:val="CommentText"/>
      </w:pPr>
      <w:r>
        <w:rPr>
          <w:rStyle w:val="CommentReference"/>
        </w:rPr>
        <w:annotationRef/>
      </w:r>
      <w:r>
        <w:t>Refer to</w:t>
      </w:r>
    </w:p>
  </w:comment>
  <w:comment w:id="1064" w:author="Omkar Kulthe" w:date="2025-04-01T16:12:00Z" w:initials="OK">
    <w:p w14:paraId="33617453" w14:textId="77777777" w:rsidR="00D22625" w:rsidRDefault="00D22625" w:rsidP="00D22625">
      <w:pPr>
        <w:pStyle w:val="CommentText"/>
      </w:pPr>
      <w:r>
        <w:rPr>
          <w:rStyle w:val="CommentReference"/>
        </w:rPr>
        <w:annotationRef/>
      </w:r>
      <w:r>
        <w:rPr>
          <w:lang w:val="en-IN"/>
        </w:rPr>
        <w:t>done</w:t>
      </w:r>
    </w:p>
  </w:comment>
  <w:comment w:id="1104" w:author="Omkar Kulthe" w:date="2025-03-06T19:24:00Z" w:initials="OK">
    <w:p w14:paraId="4610696F" w14:textId="3C115A50" w:rsidR="00CE004A" w:rsidRDefault="00CE004A" w:rsidP="00CE004A">
      <w:pPr>
        <w:pStyle w:val="CommentText"/>
      </w:pPr>
      <w:r>
        <w:rPr>
          <w:rStyle w:val="CommentReference"/>
        </w:rPr>
        <w:annotationRef/>
      </w:r>
      <w:r>
        <w:rPr>
          <w:lang w:val="en-IN"/>
        </w:rPr>
        <w:t>Changed to CMF Nagios from SCOM</w:t>
      </w:r>
    </w:p>
  </w:comment>
  <w:comment w:id="1105" w:author="Matei-Alexandru Marcu" w:date="2025-04-01T13:28:00Z" w:initials="MM">
    <w:p w14:paraId="07452846" w14:textId="77777777" w:rsidR="00A05A1D" w:rsidRDefault="00A05A1D" w:rsidP="00A05A1D">
      <w:pPr>
        <w:pStyle w:val="CommentText"/>
      </w:pPr>
      <w:r>
        <w:rPr>
          <w:rStyle w:val="CommentReference"/>
        </w:rPr>
        <w:annotationRef/>
      </w:r>
      <w:r>
        <w:t>Please avoid using multiple breaks as you would in a terminal</w:t>
      </w:r>
    </w:p>
  </w:comment>
  <w:comment w:id="1106" w:author="Omkar Kulthe" w:date="2025-04-02T09:59:00Z" w:initials="OK">
    <w:p w14:paraId="7BD55E26" w14:textId="77777777" w:rsidR="0096644B" w:rsidRDefault="0096644B" w:rsidP="0096644B">
      <w:pPr>
        <w:pStyle w:val="CommentText"/>
      </w:pPr>
      <w:r>
        <w:rPr>
          <w:rStyle w:val="CommentReference"/>
        </w:rPr>
        <w:annotationRef/>
      </w:r>
      <w:r>
        <w:rPr>
          <w:lang w:val="en-IN"/>
        </w:rPr>
        <w:t>Once document is finalised it can be done later</w:t>
      </w:r>
    </w:p>
  </w:comment>
  <w:comment w:id="1202" w:author="Matei-Alexandru Marcu" w:date="2025-04-01T13:14:00Z" w:initials="MM">
    <w:p w14:paraId="6F7AB06F" w14:textId="141A4C89" w:rsidR="00953D69" w:rsidRDefault="00953D69" w:rsidP="00953D69">
      <w:pPr>
        <w:pStyle w:val="CommentText"/>
      </w:pPr>
      <w:r>
        <w:rPr>
          <w:rStyle w:val="CommentReference"/>
        </w:rPr>
        <w:annotationRef/>
      </w:r>
      <w:r>
        <w:t>Non-system drive*</w:t>
      </w:r>
    </w:p>
  </w:comment>
  <w:comment w:id="1203" w:author="Omkar Kulthe" w:date="2025-04-01T16:13:00Z" w:initials="OK">
    <w:p w14:paraId="5D88FAE0" w14:textId="77777777" w:rsidR="00D22625" w:rsidRDefault="00D22625" w:rsidP="00D22625">
      <w:pPr>
        <w:pStyle w:val="CommentText"/>
      </w:pPr>
      <w:r>
        <w:rPr>
          <w:rStyle w:val="CommentReference"/>
        </w:rPr>
        <w:annotationRef/>
      </w:r>
      <w:r>
        <w:rPr>
          <w:lang w:val="en-IN"/>
        </w:rPr>
        <w:t>mentioned</w:t>
      </w:r>
    </w:p>
  </w:comment>
  <w:comment w:id="1215" w:author="Matei-Alexandru Marcu" w:date="2025-04-01T13:15:00Z" w:initials="MM">
    <w:p w14:paraId="3127C3A1" w14:textId="736132B3" w:rsidR="00953D69" w:rsidRDefault="00953D69" w:rsidP="00953D69">
      <w:pPr>
        <w:pStyle w:val="CommentText"/>
      </w:pPr>
      <w:r>
        <w:rPr>
          <w:rStyle w:val="CommentReference"/>
        </w:rPr>
        <w:annotationRef/>
      </w:r>
      <w:r>
        <w:t>Full name of EVT-X and AMD equivalent</w:t>
      </w:r>
    </w:p>
  </w:comment>
  <w:comment w:id="1227" w:author="Matei-Alexandru Marcu" w:date="2025-04-01T13:18:00Z" w:initials="MM">
    <w:p w14:paraId="6EA37A8C" w14:textId="77777777" w:rsidR="00953D69" w:rsidRDefault="00953D69" w:rsidP="00953D69">
      <w:pPr>
        <w:pStyle w:val="CommentText"/>
      </w:pPr>
      <w:r>
        <w:rPr>
          <w:rStyle w:val="CommentReference"/>
        </w:rPr>
        <w:annotationRef/>
      </w:r>
      <w:r>
        <w:t>Is*</w:t>
      </w:r>
    </w:p>
  </w:comment>
  <w:comment w:id="1228" w:author="Omkar Kulthe" w:date="2025-04-01T16:15:00Z" w:initials="OK">
    <w:p w14:paraId="17D957D1" w14:textId="77777777" w:rsidR="007307D0" w:rsidRDefault="007307D0" w:rsidP="007307D0">
      <w:pPr>
        <w:pStyle w:val="CommentText"/>
      </w:pPr>
      <w:r>
        <w:rPr>
          <w:rStyle w:val="CommentReference"/>
        </w:rPr>
        <w:annotationRef/>
      </w:r>
      <w:r>
        <w:rPr>
          <w:lang w:val="en-IN"/>
        </w:rPr>
        <w:t>done</w:t>
      </w:r>
    </w:p>
  </w:comment>
  <w:comment w:id="1266" w:author="Matei-Alexandru Marcu" w:date="2025-04-01T13:23:00Z" w:initials="MM">
    <w:p w14:paraId="461581C2" w14:textId="02DC609B" w:rsidR="00953D69" w:rsidRDefault="00953D69" w:rsidP="00953D69">
      <w:pPr>
        <w:pStyle w:val="CommentText"/>
      </w:pPr>
      <w:r>
        <w:rPr>
          <w:rStyle w:val="CommentReference"/>
        </w:rPr>
        <w:annotationRef/>
      </w:r>
      <w:r>
        <w:t>Formatting issue?</w:t>
      </w:r>
    </w:p>
  </w:comment>
  <w:comment w:id="1267" w:author="Omkar Kulthe" w:date="2025-04-01T16:16:00Z" w:initials="OK">
    <w:p w14:paraId="2874EA0E" w14:textId="77777777" w:rsidR="000105A3" w:rsidRDefault="000105A3" w:rsidP="000105A3">
      <w:pPr>
        <w:pStyle w:val="CommentText"/>
      </w:pPr>
      <w:r>
        <w:rPr>
          <w:rStyle w:val="CommentReference"/>
        </w:rPr>
        <w:annotationRef/>
      </w:r>
      <w:r>
        <w:rPr>
          <w:lang w:val="en-IN"/>
        </w:rPr>
        <w:t xml:space="preserve">Yes kind of </w:t>
      </w:r>
    </w:p>
  </w:comment>
  <w:comment w:id="1401" w:author="Matei-Alexandru Marcu" w:date="2025-04-01T13:21:00Z" w:initials="MM">
    <w:p w14:paraId="6400D179" w14:textId="50573B5D" w:rsidR="00953D69" w:rsidRDefault="00953D69" w:rsidP="00953D69">
      <w:pPr>
        <w:pStyle w:val="CommentText"/>
      </w:pPr>
      <w:r>
        <w:rPr>
          <w:rStyle w:val="CommentReference"/>
        </w:rPr>
        <w:annotationRef/>
      </w:r>
      <w:r>
        <w:t>C</w:t>
      </w:r>
    </w:p>
  </w:comment>
  <w:comment w:id="1402" w:author="Omkar Kulthe" w:date="2025-04-01T16:16:00Z" w:initials="OK">
    <w:p w14:paraId="28A5E0D7" w14:textId="77777777" w:rsidR="000105A3" w:rsidRDefault="000105A3" w:rsidP="000105A3">
      <w:pPr>
        <w:pStyle w:val="CommentText"/>
      </w:pPr>
      <w:r>
        <w:rPr>
          <w:rStyle w:val="CommentReference"/>
        </w:rPr>
        <w:annotationRef/>
      </w:r>
      <w:r>
        <w:rPr>
          <w:lang w:val="en-IN"/>
        </w:rPr>
        <w:t>done</w:t>
      </w:r>
    </w:p>
  </w:comment>
  <w:comment w:id="1414" w:author="Matei-Alexandru Marcu" w:date="2025-04-01T13:19:00Z" w:initials="MM">
    <w:p w14:paraId="47EBAD63" w14:textId="69979DE1" w:rsidR="00953D69" w:rsidRDefault="00953D69" w:rsidP="00953D69">
      <w:pPr>
        <w:pStyle w:val="CommentText"/>
      </w:pPr>
      <w:r>
        <w:rPr>
          <w:rStyle w:val="CommentReference"/>
        </w:rPr>
        <w:annotationRef/>
      </w:r>
      <w:r>
        <w:t>?</w:t>
      </w:r>
    </w:p>
  </w:comment>
  <w:comment w:id="1415" w:author="Omkar Kulthe" w:date="2025-04-01T16:17:00Z" w:initials="OK">
    <w:p w14:paraId="29524E65" w14:textId="77777777" w:rsidR="002E0A8E" w:rsidRDefault="002E0A8E" w:rsidP="002E0A8E">
      <w:pPr>
        <w:pStyle w:val="CommentText"/>
      </w:pPr>
      <w:r>
        <w:rPr>
          <w:rStyle w:val="CommentReference"/>
        </w:rPr>
        <w:annotationRef/>
      </w:r>
      <w:r>
        <w:rPr>
          <w:lang w:val="en-IN"/>
        </w:rPr>
        <w:t>As discussed on teams I have removed those contents &amp; replaced with what u gave me</w:t>
      </w:r>
    </w:p>
  </w:comment>
  <w:comment w:id="1472" w:author="Matei-Alexandru Marcu" w:date="2025-04-01T13:22:00Z" w:initials="MM">
    <w:p w14:paraId="78C12387" w14:textId="2FA82BCC" w:rsidR="00953D69" w:rsidRDefault="00953D69" w:rsidP="00953D69">
      <w:pPr>
        <w:pStyle w:val="CommentText"/>
      </w:pPr>
      <w:r>
        <w:rPr>
          <w:rStyle w:val="CommentReference"/>
        </w:rPr>
        <w:annotationRef/>
      </w:r>
      <w:r>
        <w:t>#space remote*</w:t>
      </w:r>
    </w:p>
  </w:comment>
  <w:comment w:id="1473" w:author="Omkar Kulthe" w:date="2025-04-01T16:17:00Z" w:initials="OK">
    <w:p w14:paraId="203EBBEF" w14:textId="77777777" w:rsidR="00B42AF6" w:rsidRDefault="00B42AF6" w:rsidP="00B42AF6">
      <w:pPr>
        <w:pStyle w:val="CommentText"/>
      </w:pPr>
      <w:r>
        <w:rPr>
          <w:rStyle w:val="CommentReference"/>
        </w:rPr>
        <w:annotationRef/>
      </w:r>
      <w:r>
        <w:rPr>
          <w:lang w:val="en-IN"/>
        </w:rPr>
        <w:t>Space given</w:t>
      </w:r>
    </w:p>
  </w:comment>
  <w:comment w:id="1474" w:author="Matei-Alexandru Marcu" w:date="2025-04-01T13:21:00Z" w:initials="MM">
    <w:p w14:paraId="4949B9BF" w14:textId="044F6643" w:rsidR="00953D69" w:rsidRDefault="00953D69" w:rsidP="00953D69">
      <w:pPr>
        <w:pStyle w:val="CommentText"/>
      </w:pPr>
      <w:r>
        <w:rPr>
          <w:rStyle w:val="CommentReference"/>
        </w:rPr>
        <w:annotationRef/>
      </w:r>
      <w:r>
        <w:t>Is it just me or is the formatting broken here?</w:t>
      </w:r>
    </w:p>
  </w:comment>
  <w:comment w:id="1475" w:author="Omkar Kulthe" w:date="2025-04-02T09:57:00Z" w:initials="OK">
    <w:p w14:paraId="26BB1891" w14:textId="77777777" w:rsidR="00C33D06" w:rsidRDefault="00C33D06" w:rsidP="00C33D06">
      <w:pPr>
        <w:pStyle w:val="CommentText"/>
      </w:pPr>
      <w:r>
        <w:rPr>
          <w:rStyle w:val="CommentReference"/>
        </w:rPr>
        <w:annotationRef/>
      </w:r>
      <w:r>
        <w:rPr>
          <w:lang w:val="en-IN"/>
        </w:rPr>
        <w:t>Once document is finalised it can be done later</w:t>
      </w:r>
    </w:p>
  </w:comment>
  <w:comment w:id="1566" w:author="Matei-Alexandru Marcu" w:date="2025-04-01T13:25:00Z" w:initials="MM">
    <w:p w14:paraId="64391675" w14:textId="27E16D43" w:rsidR="00A05A1D" w:rsidRDefault="00A05A1D" w:rsidP="00A05A1D">
      <w:pPr>
        <w:pStyle w:val="CommentText"/>
      </w:pPr>
      <w:r>
        <w:rPr>
          <w:rStyle w:val="CommentReference"/>
        </w:rPr>
        <w:annotationRef/>
      </w:r>
      <w:r>
        <w:t>Please avoid using multiple breaks as you would in a terminal</w:t>
      </w:r>
    </w:p>
  </w:comment>
  <w:comment w:id="1567" w:author="Omkar Kulthe" w:date="2025-04-01T16:18:00Z" w:initials="OK">
    <w:p w14:paraId="5E3C1FAF" w14:textId="77777777" w:rsidR="008D4BEA" w:rsidRDefault="008D4BEA" w:rsidP="008D4BEA">
      <w:pPr>
        <w:pStyle w:val="CommentText"/>
      </w:pPr>
      <w:r>
        <w:rPr>
          <w:rStyle w:val="CommentReference"/>
        </w:rPr>
        <w:annotationRef/>
      </w:r>
      <w:r>
        <w:rPr>
          <w:lang w:val="en-IN"/>
        </w:rPr>
        <w:t>Ok once document is finalised we can do that later</w:t>
      </w:r>
    </w:p>
  </w:comment>
  <w:comment w:id="1570" w:author="Matei-Alexandru Marcu" w:date="2025-04-01T13:27:00Z" w:initials="MM">
    <w:p w14:paraId="3F68DCCE" w14:textId="5E429749" w:rsidR="00A05A1D" w:rsidRDefault="00A05A1D" w:rsidP="00A05A1D">
      <w:pPr>
        <w:pStyle w:val="CommentText"/>
      </w:pPr>
      <w:r>
        <w:rPr>
          <w:rStyle w:val="CommentReference"/>
        </w:rPr>
        <w:annotationRef/>
      </w:r>
      <w:r>
        <w:t>Multipathing through at least two HBA ports is required*</w:t>
      </w:r>
    </w:p>
  </w:comment>
  <w:comment w:id="1573" w:author="Matei-Alexandru Marcu" w:date="2025-04-01T13:27:00Z" w:initials="MM">
    <w:p w14:paraId="7A6B4713" w14:textId="77777777" w:rsidR="00A05A1D" w:rsidRDefault="00A05A1D" w:rsidP="00A05A1D">
      <w:pPr>
        <w:pStyle w:val="CommentText"/>
      </w:pPr>
      <w:r>
        <w:rPr>
          <w:rStyle w:val="CommentReference"/>
        </w:rPr>
        <w:annotationRef/>
      </w:r>
      <w:r>
        <w:t>Of an interface, cable or SAN switch</w:t>
      </w:r>
    </w:p>
  </w:comment>
  <w:comment w:id="1574" w:author="Omkar Kulthe" w:date="2025-04-01T16:42:00Z" w:initials="OK">
    <w:p w14:paraId="52502BEC" w14:textId="77777777" w:rsidR="00F06F25" w:rsidRDefault="00F06F25" w:rsidP="00F06F25">
      <w:pPr>
        <w:pStyle w:val="CommentText"/>
      </w:pPr>
      <w:r>
        <w:rPr>
          <w:rStyle w:val="CommentReference"/>
        </w:rPr>
        <w:annotationRef/>
      </w:r>
      <w:r>
        <w:rPr>
          <w:lang w:val="en-IN"/>
        </w:rPr>
        <w:t>done</w:t>
      </w:r>
    </w:p>
  </w:comment>
  <w:comment w:id="1579" w:author="Matei-Alexandru Marcu" w:date="2025-04-01T13:26:00Z" w:initials="MM">
    <w:p w14:paraId="7030F518" w14:textId="40E9C33A" w:rsidR="00A05A1D" w:rsidRDefault="00A05A1D" w:rsidP="00A05A1D">
      <w:pPr>
        <w:pStyle w:val="CommentText"/>
      </w:pPr>
      <w:r>
        <w:rPr>
          <w:rStyle w:val="CommentReference"/>
        </w:rPr>
        <w:annotationRef/>
      </w:r>
      <w:r>
        <w:t>Examples? List a few backup technologies and underlying backup mechanism.</w:t>
      </w:r>
    </w:p>
  </w:comment>
  <w:comment w:id="1580" w:author="Omkar Kulthe" w:date="2025-04-01T16:46:00Z" w:initials="OK">
    <w:p w14:paraId="17419F6F" w14:textId="77777777" w:rsidR="00791162" w:rsidRDefault="00791162" w:rsidP="00791162">
      <w:pPr>
        <w:pStyle w:val="CommentText"/>
      </w:pPr>
      <w:r>
        <w:rPr>
          <w:rStyle w:val="CommentReference"/>
        </w:rPr>
        <w:annotationRef/>
      </w:r>
      <w:r>
        <w:rPr>
          <w:lang w:val="en-IN"/>
        </w:rPr>
        <w:t>We don’t define that usually that comes under different document</w:t>
      </w:r>
    </w:p>
  </w:comment>
  <w:comment w:id="1605" w:author="Matei-Alexandru Marcu" w:date="2025-04-01T13:25:00Z" w:initials="MM">
    <w:p w14:paraId="17DAF6EA" w14:textId="036D0626" w:rsidR="00A05A1D" w:rsidRDefault="00A05A1D" w:rsidP="00A05A1D">
      <w:pPr>
        <w:pStyle w:val="CommentText"/>
      </w:pPr>
      <w:r>
        <w:rPr>
          <w:rStyle w:val="CommentReference"/>
        </w:rPr>
        <w:annotationRef/>
      </w:r>
      <w:r>
        <w:t>Please avoid using multiple breaks as you would in a terminal</w:t>
      </w:r>
    </w:p>
  </w:comment>
  <w:comment w:id="1606" w:author="Omkar Kulthe" w:date="2025-04-01T16:42:00Z" w:initials="OK">
    <w:p w14:paraId="64C1BD39" w14:textId="77777777" w:rsidR="0009439A" w:rsidRDefault="0009439A" w:rsidP="0009439A">
      <w:pPr>
        <w:pStyle w:val="CommentText"/>
      </w:pPr>
      <w:r>
        <w:rPr>
          <w:rStyle w:val="CommentReference"/>
        </w:rPr>
        <w:annotationRef/>
      </w:r>
      <w:r>
        <w:rPr>
          <w:lang w:val="en-IN"/>
        </w:rPr>
        <w:t>Once document is finalised it can be done later</w:t>
      </w:r>
    </w:p>
  </w:comment>
  <w:comment w:id="1626" w:author="Matei-Alexandru Marcu" w:date="2025-04-01T13:28:00Z" w:initials="MM">
    <w:p w14:paraId="0524678B" w14:textId="34138217" w:rsidR="00A05A1D" w:rsidRDefault="00A05A1D" w:rsidP="00A05A1D">
      <w:pPr>
        <w:pStyle w:val="CommentText"/>
      </w:pPr>
      <w:r>
        <w:rPr>
          <w:rStyle w:val="CommentReference"/>
        </w:rPr>
        <w:annotationRef/>
      </w:r>
      <w:r>
        <w:t>formatting</w:t>
      </w:r>
    </w:p>
  </w:comment>
  <w:comment w:id="1627" w:author="Omkar Kulthe" w:date="2025-04-01T16:42:00Z" w:initials="OK">
    <w:p w14:paraId="2428D1FF" w14:textId="77777777" w:rsidR="00FA67EC" w:rsidRDefault="00FA67EC" w:rsidP="00FA67EC">
      <w:pPr>
        <w:pStyle w:val="CommentText"/>
      </w:pPr>
      <w:r>
        <w:rPr>
          <w:rStyle w:val="CommentReference"/>
        </w:rPr>
        <w:annotationRef/>
      </w:r>
      <w:r>
        <w:rPr>
          <w:lang w:val="en-IN"/>
        </w:rPr>
        <w:t>yes</w:t>
      </w:r>
    </w:p>
  </w:comment>
  <w:comment w:id="1803" w:author="Matei-Alexandru Marcu" w:date="2025-04-01T13:25:00Z" w:initials="MM">
    <w:p w14:paraId="1CFD8F26" w14:textId="2B69AA3B" w:rsidR="00A05A1D" w:rsidRDefault="00A05A1D" w:rsidP="00A05A1D">
      <w:pPr>
        <w:pStyle w:val="CommentText"/>
      </w:pPr>
      <w:r>
        <w:rPr>
          <w:rStyle w:val="CommentReference"/>
        </w:rPr>
        <w:annotationRef/>
      </w:r>
      <w:r>
        <w:t>Please avoid using multiple breaks as you would in a terminal</w:t>
      </w:r>
    </w:p>
  </w:comment>
  <w:comment w:id="1804" w:author="Omkar Kulthe" w:date="2025-04-01T16:43:00Z" w:initials="OK">
    <w:p w14:paraId="2BC89260" w14:textId="77777777" w:rsidR="00FA67EC" w:rsidRDefault="00FA67EC" w:rsidP="00FA67EC">
      <w:pPr>
        <w:pStyle w:val="CommentText"/>
      </w:pPr>
      <w:r>
        <w:rPr>
          <w:rStyle w:val="CommentReference"/>
        </w:rPr>
        <w:annotationRef/>
      </w:r>
      <w:r>
        <w:rPr>
          <w:lang w:val="en-IN"/>
        </w:rPr>
        <w:t>Once document is finalised it can be done later</w:t>
      </w:r>
    </w:p>
  </w:comment>
  <w:comment w:id="1816" w:author="Matei-Alexandru Marcu" w:date="2025-04-01T13:25:00Z" w:initials="MM">
    <w:p w14:paraId="4B01A75B" w14:textId="23808159" w:rsidR="00A05A1D" w:rsidRDefault="00A05A1D" w:rsidP="00A05A1D">
      <w:pPr>
        <w:pStyle w:val="CommentText"/>
      </w:pPr>
      <w:r>
        <w:rPr>
          <w:rStyle w:val="CommentReference"/>
        </w:rPr>
        <w:annotationRef/>
      </w:r>
      <w:r>
        <w:t>Please avoid using multiple breaks as you would in a terminal</w:t>
      </w:r>
    </w:p>
  </w:comment>
  <w:comment w:id="1817" w:author="Omkar Kulthe" w:date="2025-04-01T16:43:00Z" w:initials="OK">
    <w:p w14:paraId="388CC417" w14:textId="77777777" w:rsidR="00FA67EC" w:rsidRDefault="00FA67EC" w:rsidP="00FA67EC">
      <w:pPr>
        <w:pStyle w:val="CommentText"/>
      </w:pPr>
      <w:r>
        <w:rPr>
          <w:rStyle w:val="CommentReference"/>
        </w:rPr>
        <w:annotationRef/>
      </w:r>
      <w:r>
        <w:rPr>
          <w:lang w:val="en-IN"/>
        </w:rPr>
        <w:t>Once document is finalised it can be done later</w:t>
      </w:r>
    </w:p>
  </w:comment>
  <w:comment w:id="1818" w:author="Matei-Alexandru Marcu" w:date="2025-04-01T13:28:00Z" w:initials="MM">
    <w:p w14:paraId="6053CD9C" w14:textId="2AD982A7" w:rsidR="00A05A1D" w:rsidRDefault="00A05A1D" w:rsidP="00A05A1D">
      <w:pPr>
        <w:pStyle w:val="CommentText"/>
      </w:pPr>
      <w:r>
        <w:rPr>
          <w:rStyle w:val="CommentReference"/>
        </w:rPr>
        <w:annotationRef/>
      </w:r>
      <w:r>
        <w:t>Formatting</w:t>
      </w:r>
    </w:p>
  </w:comment>
  <w:comment w:id="1819" w:author="Omkar Kulthe" w:date="2025-04-02T09:57:00Z" w:initials="OK">
    <w:p w14:paraId="7EF0E07A" w14:textId="77777777" w:rsidR="00C925A7" w:rsidRDefault="00C925A7" w:rsidP="00C925A7">
      <w:pPr>
        <w:pStyle w:val="CommentText"/>
      </w:pPr>
      <w:r>
        <w:rPr>
          <w:rStyle w:val="CommentReference"/>
        </w:rPr>
        <w:annotationRef/>
      </w:r>
      <w:r>
        <w:rPr>
          <w:lang w:val="en-IN"/>
        </w:rPr>
        <w:t>Once document is finalised it can be done later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451CF66" w15:done="0"/>
  <w15:commentEx w15:paraId="135C9522" w15:paraIdParent="0451CF66" w15:done="0"/>
  <w15:commentEx w15:paraId="4E48DE29" w15:done="1"/>
  <w15:commentEx w15:paraId="4FECB078" w15:done="0"/>
  <w15:commentEx w15:paraId="2EE7B125" w15:paraIdParent="4FECB078" w15:done="0"/>
  <w15:commentEx w15:paraId="224B7555" w15:done="0"/>
  <w15:commentEx w15:paraId="0521D6C2" w15:paraIdParent="224B7555" w15:done="0"/>
  <w15:commentEx w15:paraId="3717A8A8" w15:done="0"/>
  <w15:commentEx w15:paraId="33617453" w15:paraIdParent="3717A8A8" w15:done="0"/>
  <w15:commentEx w15:paraId="4610696F" w15:done="1"/>
  <w15:commentEx w15:paraId="07452846" w15:done="0"/>
  <w15:commentEx w15:paraId="7BD55E26" w15:paraIdParent="07452846" w15:done="0"/>
  <w15:commentEx w15:paraId="6F7AB06F" w15:done="0"/>
  <w15:commentEx w15:paraId="5D88FAE0" w15:paraIdParent="6F7AB06F" w15:done="0"/>
  <w15:commentEx w15:paraId="3127C3A1" w15:done="0"/>
  <w15:commentEx w15:paraId="6EA37A8C" w15:done="0"/>
  <w15:commentEx w15:paraId="17D957D1" w15:paraIdParent="6EA37A8C" w15:done="0"/>
  <w15:commentEx w15:paraId="461581C2" w15:done="0"/>
  <w15:commentEx w15:paraId="2874EA0E" w15:paraIdParent="461581C2" w15:done="0"/>
  <w15:commentEx w15:paraId="6400D179" w15:done="0"/>
  <w15:commentEx w15:paraId="28A5E0D7" w15:paraIdParent="6400D179" w15:done="0"/>
  <w15:commentEx w15:paraId="47EBAD63" w15:done="0"/>
  <w15:commentEx w15:paraId="29524E65" w15:paraIdParent="47EBAD63" w15:done="0"/>
  <w15:commentEx w15:paraId="78C12387" w15:done="0"/>
  <w15:commentEx w15:paraId="203EBBEF" w15:paraIdParent="78C12387" w15:done="0"/>
  <w15:commentEx w15:paraId="4949B9BF" w15:done="0"/>
  <w15:commentEx w15:paraId="26BB1891" w15:paraIdParent="4949B9BF" w15:done="0"/>
  <w15:commentEx w15:paraId="64391675" w15:done="0"/>
  <w15:commentEx w15:paraId="5E3C1FAF" w15:paraIdParent="64391675" w15:done="0"/>
  <w15:commentEx w15:paraId="3F68DCCE" w15:done="0"/>
  <w15:commentEx w15:paraId="7A6B4713" w15:done="0"/>
  <w15:commentEx w15:paraId="52502BEC" w15:paraIdParent="7A6B4713" w15:done="0"/>
  <w15:commentEx w15:paraId="7030F518" w15:done="0"/>
  <w15:commentEx w15:paraId="17419F6F" w15:paraIdParent="7030F518" w15:done="0"/>
  <w15:commentEx w15:paraId="17DAF6EA" w15:done="0"/>
  <w15:commentEx w15:paraId="64C1BD39" w15:paraIdParent="17DAF6EA" w15:done="0"/>
  <w15:commentEx w15:paraId="0524678B" w15:done="0"/>
  <w15:commentEx w15:paraId="2428D1FF" w15:paraIdParent="0524678B" w15:done="0"/>
  <w15:commentEx w15:paraId="1CFD8F26" w15:done="0"/>
  <w15:commentEx w15:paraId="2BC89260" w15:paraIdParent="1CFD8F26" w15:done="0"/>
  <w15:commentEx w15:paraId="4B01A75B" w15:done="0"/>
  <w15:commentEx w15:paraId="388CC417" w15:paraIdParent="4B01A75B" w15:done="0"/>
  <w15:commentEx w15:paraId="6053CD9C" w15:done="0"/>
  <w15:commentEx w15:paraId="7EF0E07A" w15:paraIdParent="6053CD9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33E8224E" w16cex:dateUtc="2025-03-31T13:50:00Z"/>
  <w16cex:commentExtensible w16cex:durableId="59D73DD9" w16cex:dateUtc="2025-04-01T10:40:00Z"/>
  <w16cex:commentExtensible w16cex:durableId="5BF91C1C" w16cex:dateUtc="2025-03-05T09:24:00Z"/>
  <w16cex:commentExtensible w16cex:durableId="65E0218D" w16cex:dateUtc="2025-04-01T09:51:00Z"/>
  <w16cex:commentExtensible w16cex:durableId="25FAFF6C" w16cex:dateUtc="2025-04-01T10:41:00Z"/>
  <w16cex:commentExtensible w16cex:durableId="5B97AF08" w16cex:dateUtc="2025-04-01T09:57:00Z"/>
  <w16cex:commentExtensible w16cex:durableId="3911700F" w16cex:dateUtc="2025-04-01T10:42:00Z"/>
  <w16cex:commentExtensible w16cex:durableId="77F74880" w16cex:dateUtc="2025-04-01T09:46:00Z"/>
  <w16cex:commentExtensible w16cex:durableId="33BE1E07" w16cex:dateUtc="2025-04-01T10:42:00Z"/>
  <w16cex:commentExtensible w16cex:durableId="218C53C1" w16cex:dateUtc="2025-03-06T13:54:00Z"/>
  <w16cex:commentExtensible w16cex:durableId="0793D43F" w16cex:dateUtc="2025-04-01T10:28:00Z"/>
  <w16cex:commentExtensible w16cex:durableId="1317D2AD" w16cex:dateUtc="2025-04-02T04:29:00Z"/>
  <w16cex:commentExtensible w16cex:durableId="0CCB3CA4" w16cex:dateUtc="2025-04-01T10:14:00Z"/>
  <w16cex:commentExtensible w16cex:durableId="279DD5F1" w16cex:dateUtc="2025-04-01T10:43:00Z"/>
  <w16cex:commentExtensible w16cex:durableId="766730DF" w16cex:dateUtc="2025-04-01T10:15:00Z"/>
  <w16cex:commentExtensible w16cex:durableId="09F864AA" w16cex:dateUtc="2025-04-01T10:18:00Z"/>
  <w16cex:commentExtensible w16cex:durableId="19AA9421" w16cex:dateUtc="2025-04-01T10:45:00Z"/>
  <w16cex:commentExtensible w16cex:durableId="68D6539E" w16cex:dateUtc="2025-04-01T10:23:00Z"/>
  <w16cex:commentExtensible w16cex:durableId="3CBFCCD5" w16cex:dateUtc="2025-04-01T10:46:00Z"/>
  <w16cex:commentExtensible w16cex:durableId="14351CD3" w16cex:dateUtc="2025-04-01T10:21:00Z"/>
  <w16cex:commentExtensible w16cex:durableId="513E193D" w16cex:dateUtc="2025-04-01T10:46:00Z"/>
  <w16cex:commentExtensible w16cex:durableId="7D9006DF" w16cex:dateUtc="2025-04-01T10:19:00Z"/>
  <w16cex:commentExtensible w16cex:durableId="61D19C62" w16cex:dateUtc="2025-04-01T10:47:00Z"/>
  <w16cex:commentExtensible w16cex:durableId="252F287F" w16cex:dateUtc="2025-04-01T10:22:00Z"/>
  <w16cex:commentExtensible w16cex:durableId="63D40CF6" w16cex:dateUtc="2025-04-01T10:47:00Z"/>
  <w16cex:commentExtensible w16cex:durableId="175FBF28" w16cex:dateUtc="2025-04-01T10:21:00Z"/>
  <w16cex:commentExtensible w16cex:durableId="5FD81AFF" w16cex:dateUtc="2025-04-02T04:27:00Z"/>
  <w16cex:commentExtensible w16cex:durableId="530282E3" w16cex:dateUtc="2025-04-01T10:25:00Z"/>
  <w16cex:commentExtensible w16cex:durableId="2E7850DA" w16cex:dateUtc="2025-04-01T10:48:00Z"/>
  <w16cex:commentExtensible w16cex:durableId="33A3FDB0" w16cex:dateUtc="2025-04-01T10:27:00Z"/>
  <w16cex:commentExtensible w16cex:durableId="183EEF70" w16cex:dateUtc="2025-04-01T10:27:00Z"/>
  <w16cex:commentExtensible w16cex:durableId="449E1FFD" w16cex:dateUtc="2025-04-01T11:12:00Z"/>
  <w16cex:commentExtensible w16cex:durableId="05D1CA77" w16cex:dateUtc="2025-04-01T10:26:00Z"/>
  <w16cex:commentExtensible w16cex:durableId="3A090A5B" w16cex:dateUtc="2025-04-01T11:16:00Z"/>
  <w16cex:commentExtensible w16cex:durableId="04F90AEB" w16cex:dateUtc="2025-04-01T10:25:00Z"/>
  <w16cex:commentExtensible w16cex:durableId="2E99E0B3" w16cex:dateUtc="2025-04-01T11:12:00Z"/>
  <w16cex:commentExtensible w16cex:durableId="7BDDA829" w16cex:dateUtc="2025-04-01T10:28:00Z"/>
  <w16cex:commentExtensible w16cex:durableId="14FF0D54" w16cex:dateUtc="2025-04-01T11:12:00Z"/>
  <w16cex:commentExtensible w16cex:durableId="4DDA09B8" w16cex:dateUtc="2025-04-01T10:25:00Z"/>
  <w16cex:commentExtensible w16cex:durableId="0D86706A" w16cex:dateUtc="2025-04-01T11:13:00Z"/>
  <w16cex:commentExtensible w16cex:durableId="37DA1D38" w16cex:dateUtc="2025-04-01T10:25:00Z"/>
  <w16cex:commentExtensible w16cex:durableId="1712E795" w16cex:dateUtc="2025-04-01T11:13:00Z"/>
  <w16cex:commentExtensible w16cex:durableId="48648463" w16cex:dateUtc="2025-04-01T10:28:00Z"/>
  <w16cex:commentExtensible w16cex:durableId="5284B79A" w16cex:dateUtc="2025-04-02T04: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451CF66" w16cid:durableId="33E8224E"/>
  <w16cid:commentId w16cid:paraId="135C9522" w16cid:durableId="59D73DD9"/>
  <w16cid:commentId w16cid:paraId="4E48DE29" w16cid:durableId="5BF91C1C"/>
  <w16cid:commentId w16cid:paraId="4FECB078" w16cid:durableId="65E0218D"/>
  <w16cid:commentId w16cid:paraId="2EE7B125" w16cid:durableId="25FAFF6C"/>
  <w16cid:commentId w16cid:paraId="224B7555" w16cid:durableId="5B97AF08"/>
  <w16cid:commentId w16cid:paraId="0521D6C2" w16cid:durableId="3911700F"/>
  <w16cid:commentId w16cid:paraId="3717A8A8" w16cid:durableId="77F74880"/>
  <w16cid:commentId w16cid:paraId="33617453" w16cid:durableId="33BE1E07"/>
  <w16cid:commentId w16cid:paraId="4610696F" w16cid:durableId="218C53C1"/>
  <w16cid:commentId w16cid:paraId="07452846" w16cid:durableId="0793D43F"/>
  <w16cid:commentId w16cid:paraId="7BD55E26" w16cid:durableId="1317D2AD"/>
  <w16cid:commentId w16cid:paraId="6F7AB06F" w16cid:durableId="0CCB3CA4"/>
  <w16cid:commentId w16cid:paraId="5D88FAE0" w16cid:durableId="279DD5F1"/>
  <w16cid:commentId w16cid:paraId="3127C3A1" w16cid:durableId="766730DF"/>
  <w16cid:commentId w16cid:paraId="6EA37A8C" w16cid:durableId="09F864AA"/>
  <w16cid:commentId w16cid:paraId="17D957D1" w16cid:durableId="19AA9421"/>
  <w16cid:commentId w16cid:paraId="461581C2" w16cid:durableId="68D6539E"/>
  <w16cid:commentId w16cid:paraId="2874EA0E" w16cid:durableId="3CBFCCD5"/>
  <w16cid:commentId w16cid:paraId="6400D179" w16cid:durableId="14351CD3"/>
  <w16cid:commentId w16cid:paraId="28A5E0D7" w16cid:durableId="513E193D"/>
  <w16cid:commentId w16cid:paraId="47EBAD63" w16cid:durableId="7D9006DF"/>
  <w16cid:commentId w16cid:paraId="29524E65" w16cid:durableId="61D19C62"/>
  <w16cid:commentId w16cid:paraId="78C12387" w16cid:durableId="252F287F"/>
  <w16cid:commentId w16cid:paraId="203EBBEF" w16cid:durableId="63D40CF6"/>
  <w16cid:commentId w16cid:paraId="4949B9BF" w16cid:durableId="175FBF28"/>
  <w16cid:commentId w16cid:paraId="26BB1891" w16cid:durableId="5FD81AFF"/>
  <w16cid:commentId w16cid:paraId="64391675" w16cid:durableId="530282E3"/>
  <w16cid:commentId w16cid:paraId="5E3C1FAF" w16cid:durableId="2E7850DA"/>
  <w16cid:commentId w16cid:paraId="3F68DCCE" w16cid:durableId="33A3FDB0"/>
  <w16cid:commentId w16cid:paraId="7A6B4713" w16cid:durableId="183EEF70"/>
  <w16cid:commentId w16cid:paraId="52502BEC" w16cid:durableId="449E1FFD"/>
  <w16cid:commentId w16cid:paraId="7030F518" w16cid:durableId="05D1CA77"/>
  <w16cid:commentId w16cid:paraId="17419F6F" w16cid:durableId="3A090A5B"/>
  <w16cid:commentId w16cid:paraId="17DAF6EA" w16cid:durableId="04F90AEB"/>
  <w16cid:commentId w16cid:paraId="64C1BD39" w16cid:durableId="2E99E0B3"/>
  <w16cid:commentId w16cid:paraId="0524678B" w16cid:durableId="7BDDA829"/>
  <w16cid:commentId w16cid:paraId="2428D1FF" w16cid:durableId="14FF0D54"/>
  <w16cid:commentId w16cid:paraId="1CFD8F26" w16cid:durableId="4DDA09B8"/>
  <w16cid:commentId w16cid:paraId="2BC89260" w16cid:durableId="0D86706A"/>
  <w16cid:commentId w16cid:paraId="4B01A75B" w16cid:durableId="37DA1D38"/>
  <w16cid:commentId w16cid:paraId="388CC417" w16cid:durableId="1712E795"/>
  <w16cid:commentId w16cid:paraId="6053CD9C" w16cid:durableId="48648463"/>
  <w16cid:commentId w16cid:paraId="7EF0E07A" w16cid:durableId="5284B79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3892DA" w14:textId="77777777" w:rsidR="009C7C52" w:rsidRDefault="009C7C52">
      <w:r>
        <w:separator/>
      </w:r>
    </w:p>
  </w:endnote>
  <w:endnote w:type="continuationSeparator" w:id="0">
    <w:p w14:paraId="1F538067" w14:textId="77777777" w:rsidR="009C7C52" w:rsidRDefault="009C7C52">
      <w:r>
        <w:continuationSeparator/>
      </w:r>
    </w:p>
  </w:endnote>
  <w:endnote w:type="continuationNotice" w:id="1">
    <w:p w14:paraId="5FAE1AEC" w14:textId="77777777" w:rsidR="009C7C52" w:rsidRDefault="009C7C5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AA6E5" w14:textId="77777777" w:rsidR="00E933C5" w:rsidRPr="005C018E" w:rsidRDefault="00E933C5">
    <w:pPr>
      <w:pStyle w:val="sysFooter2Line"/>
    </w:pPr>
  </w:p>
  <w:p w14:paraId="44D140E9" w14:textId="153ED490" w:rsidR="00E933C5" w:rsidRPr="005C018E" w:rsidRDefault="00E933C5">
    <w:pPr>
      <w:pStyle w:val="sysFooter2L"/>
      <w:framePr w:wrap="around"/>
    </w:pPr>
    <w:r w:rsidRPr="005C018E">
      <w:fldChar w:fldCharType="begin"/>
    </w:r>
    <w:r w:rsidRPr="005C018E">
      <w:instrText xml:space="preserve"> DOCPROPERTY "CompanyName" </w:instrText>
    </w:r>
    <w:r w:rsidRPr="005C018E">
      <w:fldChar w:fldCharType="separate"/>
    </w:r>
    <w:r w:rsidR="00B2496B">
      <w:t>Atos</w:t>
    </w:r>
    <w:r w:rsidRPr="005C018E">
      <w:fldChar w:fldCharType="end"/>
    </w:r>
  </w:p>
  <w:p w14:paraId="2AB3FA72" w14:textId="4B54B4B8" w:rsidR="00E933C5" w:rsidRPr="005C018E" w:rsidRDefault="00E933C5">
    <w:pPr>
      <w:pStyle w:val="sysFooter2C"/>
      <w:framePr w:wrap="around"/>
    </w:pPr>
    <w:r w:rsidRPr="005C018E">
      <w:fldChar w:fldCharType="begin"/>
    </w:r>
    <w:r w:rsidRPr="005C018E">
      <w:instrText xml:space="preserve"> REF sys_Date </w:instrText>
    </w:r>
    <w:r w:rsidRPr="005C018E">
      <w:fldChar w:fldCharType="separate"/>
    </w:r>
    <w:r w:rsidR="00B2496B">
      <w:t>4 April 2025</w:t>
    </w:r>
    <w:r w:rsidRPr="005C018E">
      <w:fldChar w:fldCharType="end"/>
    </w:r>
  </w:p>
  <w:p w14:paraId="559BAC0C" w14:textId="75E71CDA" w:rsidR="00E933C5" w:rsidRPr="005C018E" w:rsidRDefault="00E933C5">
    <w:pPr>
      <w:pStyle w:val="sysFooter2R"/>
      <w:framePr w:wrap="around"/>
    </w:pPr>
    <w:r w:rsidRPr="005C018E">
      <w:fldChar w:fldCharType="begin"/>
    </w:r>
    <w:r w:rsidRPr="005C018E">
      <w:instrText>PAGE</w:instrText>
    </w:r>
    <w:r w:rsidRPr="005C018E">
      <w:fldChar w:fldCharType="separate"/>
    </w:r>
    <w:r w:rsidRPr="005C018E">
      <w:t>4</w:t>
    </w:r>
    <w:r w:rsidRPr="005C018E">
      <w:fldChar w:fldCharType="end"/>
    </w:r>
    <w:r w:rsidRPr="005C018E">
      <w:t xml:space="preserve"> </w:t>
    </w:r>
    <w:r w:rsidRPr="005C018E">
      <w:fldChar w:fldCharType="begin"/>
    </w:r>
    <w:r w:rsidRPr="005C018E">
      <w:instrText xml:space="preserve"> DOCPROPERTY "lblOf" </w:instrText>
    </w:r>
    <w:r w:rsidRPr="005C018E">
      <w:fldChar w:fldCharType="separate"/>
    </w:r>
    <w:r w:rsidR="00B2496B">
      <w:t>of</w:t>
    </w:r>
    <w:r w:rsidRPr="005C018E">
      <w:fldChar w:fldCharType="end"/>
    </w:r>
    <w:r w:rsidRPr="005C018E">
      <w:t xml:space="preserve"> </w:t>
    </w:r>
    <w:r w:rsidRPr="005C018E">
      <w:fldChar w:fldCharType="begin"/>
    </w:r>
    <w:r w:rsidRPr="005C018E">
      <w:instrText>NUMPAGES</w:instrText>
    </w:r>
    <w:r w:rsidRPr="005C018E">
      <w:fldChar w:fldCharType="separate"/>
    </w:r>
    <w:r w:rsidRPr="005C018E">
      <w:t>4</w:t>
    </w:r>
    <w:r w:rsidRPr="005C018E">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7436DB" w14:textId="77777777" w:rsidR="00E933C5" w:rsidRPr="005C018E" w:rsidRDefault="00E933C5">
    <w:pPr>
      <w:pStyle w:val="sysFooter2Line"/>
    </w:pPr>
  </w:p>
  <w:p w14:paraId="6069207C" w14:textId="45E8B416" w:rsidR="00E933C5" w:rsidRPr="005C018E" w:rsidRDefault="00E933C5">
    <w:pPr>
      <w:pStyle w:val="sysFooter2L"/>
      <w:framePr w:wrap="around"/>
    </w:pPr>
    <w:r w:rsidRPr="005C018E">
      <w:fldChar w:fldCharType="begin"/>
    </w:r>
    <w:r w:rsidRPr="005C018E">
      <w:instrText xml:space="preserve"> DOCPROPERTY "CompanyName" </w:instrText>
    </w:r>
    <w:r w:rsidRPr="005C018E">
      <w:fldChar w:fldCharType="separate"/>
    </w:r>
    <w:r w:rsidR="00B2496B">
      <w:t>Atos</w:t>
    </w:r>
    <w:r w:rsidRPr="005C018E">
      <w:fldChar w:fldCharType="end"/>
    </w:r>
  </w:p>
  <w:p w14:paraId="3C102657" w14:textId="7CEA40EC" w:rsidR="00E933C5" w:rsidRPr="005C018E" w:rsidRDefault="00E933C5">
    <w:pPr>
      <w:pStyle w:val="sysFooter2C"/>
      <w:framePr w:wrap="around"/>
    </w:pPr>
    <w:r w:rsidRPr="005C018E">
      <w:fldChar w:fldCharType="begin"/>
    </w:r>
    <w:r w:rsidRPr="005C018E">
      <w:instrText xml:space="preserve"> REF sys_Date </w:instrText>
    </w:r>
    <w:r w:rsidRPr="005C018E">
      <w:fldChar w:fldCharType="separate"/>
    </w:r>
    <w:r w:rsidR="00B2496B">
      <w:t>4 April 2025</w:t>
    </w:r>
    <w:r w:rsidRPr="005C018E">
      <w:fldChar w:fldCharType="end"/>
    </w:r>
  </w:p>
  <w:p w14:paraId="529BA3A8" w14:textId="6F3B4C3E" w:rsidR="00E933C5" w:rsidRPr="005C018E" w:rsidRDefault="00E933C5">
    <w:pPr>
      <w:pStyle w:val="sysFooter2R"/>
      <w:framePr w:wrap="around"/>
    </w:pPr>
    <w:r w:rsidRPr="005C018E">
      <w:fldChar w:fldCharType="begin"/>
    </w:r>
    <w:r w:rsidRPr="005C018E">
      <w:instrText>PAGE</w:instrText>
    </w:r>
    <w:r w:rsidRPr="005C018E">
      <w:fldChar w:fldCharType="separate"/>
    </w:r>
    <w:r w:rsidRPr="005C018E">
      <w:t>6</w:t>
    </w:r>
    <w:r w:rsidRPr="005C018E">
      <w:fldChar w:fldCharType="end"/>
    </w:r>
    <w:r w:rsidRPr="005C018E">
      <w:t xml:space="preserve"> </w:t>
    </w:r>
    <w:r w:rsidRPr="005C018E">
      <w:fldChar w:fldCharType="begin"/>
    </w:r>
    <w:r w:rsidRPr="005C018E">
      <w:instrText xml:space="preserve"> DOCPROPERTY "lblOf" </w:instrText>
    </w:r>
    <w:r w:rsidRPr="005C018E">
      <w:fldChar w:fldCharType="separate"/>
    </w:r>
    <w:r w:rsidR="00B2496B">
      <w:t>of</w:t>
    </w:r>
    <w:r w:rsidRPr="005C018E">
      <w:fldChar w:fldCharType="end"/>
    </w:r>
    <w:r w:rsidRPr="005C018E">
      <w:t xml:space="preserve"> </w:t>
    </w:r>
    <w:r w:rsidRPr="005C018E">
      <w:fldChar w:fldCharType="begin"/>
    </w:r>
    <w:r w:rsidRPr="005C018E">
      <w:instrText>NUMPAGES</w:instrText>
    </w:r>
    <w:r w:rsidRPr="005C018E">
      <w:fldChar w:fldCharType="separate"/>
    </w:r>
    <w:r w:rsidRPr="005C018E">
      <w:t>6</w:t>
    </w:r>
    <w:r w:rsidRPr="005C018E">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8A6252" w14:textId="77777777" w:rsidR="00E933C5" w:rsidRPr="005C018E" w:rsidRDefault="00E933C5">
    <w:pPr>
      <w:pStyle w:val="sysFooter2Line"/>
    </w:pPr>
  </w:p>
  <w:p w14:paraId="46EAB1DD" w14:textId="73BC3B3E" w:rsidR="00E933C5" w:rsidRPr="005C018E" w:rsidRDefault="00E933C5">
    <w:pPr>
      <w:pStyle w:val="sysFooter2L"/>
      <w:framePr w:wrap="around"/>
    </w:pPr>
    <w:r w:rsidRPr="005C018E">
      <w:fldChar w:fldCharType="begin"/>
    </w:r>
    <w:r w:rsidRPr="005C018E">
      <w:instrText xml:space="preserve"> DOCPROPERTY "CompanyName" </w:instrText>
    </w:r>
    <w:r w:rsidRPr="005C018E">
      <w:fldChar w:fldCharType="separate"/>
    </w:r>
    <w:r w:rsidR="00B2496B">
      <w:t>Atos</w:t>
    </w:r>
    <w:r w:rsidRPr="005C018E">
      <w:fldChar w:fldCharType="end"/>
    </w:r>
  </w:p>
  <w:p w14:paraId="34B64F77" w14:textId="4339B197" w:rsidR="00E933C5" w:rsidRPr="005C018E" w:rsidRDefault="00E933C5">
    <w:pPr>
      <w:pStyle w:val="sysFooter2C"/>
      <w:framePr w:wrap="around"/>
    </w:pPr>
    <w:r w:rsidRPr="005C018E">
      <w:fldChar w:fldCharType="begin"/>
    </w:r>
    <w:r w:rsidRPr="005C018E">
      <w:instrText xml:space="preserve"> REF sys_Date </w:instrText>
    </w:r>
    <w:r w:rsidRPr="005C018E">
      <w:fldChar w:fldCharType="separate"/>
    </w:r>
    <w:r w:rsidR="00B2496B">
      <w:t>4 April 2025</w:t>
    </w:r>
    <w:r w:rsidRPr="005C018E">
      <w:fldChar w:fldCharType="end"/>
    </w:r>
  </w:p>
  <w:p w14:paraId="51135C73" w14:textId="2839FF32" w:rsidR="00E933C5" w:rsidRPr="005C018E" w:rsidRDefault="00E933C5">
    <w:pPr>
      <w:pStyle w:val="sysFooter2R"/>
      <w:framePr w:wrap="around"/>
    </w:pPr>
    <w:r w:rsidRPr="005C018E">
      <w:fldChar w:fldCharType="begin"/>
    </w:r>
    <w:r w:rsidRPr="005C018E">
      <w:instrText>PAGE</w:instrText>
    </w:r>
    <w:r w:rsidRPr="005C018E">
      <w:fldChar w:fldCharType="separate"/>
    </w:r>
    <w:r w:rsidRPr="005C018E">
      <w:t>3</w:t>
    </w:r>
    <w:r w:rsidRPr="005C018E">
      <w:fldChar w:fldCharType="end"/>
    </w:r>
    <w:r w:rsidRPr="005C018E">
      <w:t xml:space="preserve"> </w:t>
    </w:r>
    <w:r w:rsidRPr="005C018E">
      <w:fldChar w:fldCharType="begin"/>
    </w:r>
    <w:r w:rsidRPr="005C018E">
      <w:instrText xml:space="preserve"> DOCPROPERTY "lblOf" </w:instrText>
    </w:r>
    <w:r w:rsidRPr="005C018E">
      <w:fldChar w:fldCharType="separate"/>
    </w:r>
    <w:r w:rsidR="00B2496B">
      <w:t>of</w:t>
    </w:r>
    <w:r w:rsidRPr="005C018E">
      <w:fldChar w:fldCharType="end"/>
    </w:r>
    <w:r w:rsidRPr="005C018E">
      <w:t xml:space="preserve"> </w:t>
    </w:r>
    <w:r w:rsidRPr="005C018E">
      <w:fldChar w:fldCharType="begin"/>
    </w:r>
    <w:r w:rsidRPr="005C018E">
      <w:instrText>NUMPAGES</w:instrText>
    </w:r>
    <w:r w:rsidRPr="005C018E">
      <w:fldChar w:fldCharType="separate"/>
    </w:r>
    <w:r w:rsidRPr="005C018E">
      <w:t>4</w:t>
    </w:r>
    <w:r w:rsidRPr="005C018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C2028F" w14:textId="77777777" w:rsidR="009C7C52" w:rsidRDefault="009C7C52">
      <w:r>
        <w:separator/>
      </w:r>
    </w:p>
  </w:footnote>
  <w:footnote w:type="continuationSeparator" w:id="0">
    <w:p w14:paraId="321C54E8" w14:textId="77777777" w:rsidR="009C7C52" w:rsidRDefault="009C7C52">
      <w:r>
        <w:continuationSeparator/>
      </w:r>
    </w:p>
  </w:footnote>
  <w:footnote w:type="continuationNotice" w:id="1">
    <w:p w14:paraId="76E6810A" w14:textId="77777777" w:rsidR="009C7C52" w:rsidRDefault="009C7C5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F13F8A" w14:textId="64F2CC08" w:rsidR="00E933C5" w:rsidRPr="005C018E" w:rsidRDefault="00E933C5" w:rsidP="00AF41A2">
    <w:pPr>
      <w:pStyle w:val="sysHeaderLinebelow"/>
    </w:pPr>
    <w:r w:rsidRPr="005C018E">
      <w:fldChar w:fldCharType="begin"/>
    </w:r>
    <w:r w:rsidRPr="005C018E">
      <w:instrText xml:space="preserve"> DOCPROPERTY "Title" </w:instrText>
    </w:r>
    <w:r w:rsidRPr="005C018E">
      <w:fldChar w:fldCharType="separate"/>
    </w:r>
    <w:r w:rsidR="00B2496B">
      <w:t>HLD for Hyper V 2025</w:t>
    </w:r>
    <w:r w:rsidRPr="005C018E">
      <w:fldChar w:fldCharType="end"/>
    </w:r>
  </w:p>
  <w:p w14:paraId="4B1F5C23" w14:textId="23A14BCB" w:rsidR="00E933C5" w:rsidRPr="005C018E" w:rsidRDefault="00E933C5" w:rsidP="00AF41A2">
    <w:pPr>
      <w:pStyle w:val="sysWordMark"/>
      <w:framePr w:wrap="around"/>
    </w:pPr>
    <w:r w:rsidRPr="005C018E">
      <w:fldChar w:fldCharType="begin"/>
    </w:r>
    <w:r w:rsidRPr="005C018E">
      <w:instrText xml:space="preserve"> REF sys_WordMark </w:instrText>
    </w:r>
    <w:r w:rsidRPr="005C018E">
      <w:fldChar w:fldCharType="separate"/>
    </w:r>
    <w:r w:rsidR="00B2496B">
      <w:rPr>
        <w:noProof/>
      </w:rPr>
      <w:drawing>
        <wp:inline distT="0" distB="0" distL="0" distR="0" wp14:anchorId="4AD08D81" wp14:editId="3DD15B1D">
          <wp:extent cx="1038860" cy="343535"/>
          <wp:effectExtent l="0" t="0" r="8890" b="0"/>
          <wp:docPr id="389653328" name="Graphic 1"/>
          <wp:cNvGraphicFramePr/>
          <a:graphic xmlns:a="http://schemas.openxmlformats.org/drawingml/2006/main">
            <a:graphicData uri="http://schemas.openxmlformats.org/drawingml/2006/picture">
              <pic:pic xmlns:pic="http://schemas.openxmlformats.org/drawingml/2006/picture">
                <pic:nvPicPr>
                  <pic:cNvPr id="366928784" name="Graphic 366928784"/>
                  <pic:cNvPicPr>
                    <a:picLocks noChangeAspect="1"/>
                  </pic:cNvPicPr>
                </pic:nvPicPr>
                <pic:blipFill rotWithShape="1">
                  <a:blip r:embed="rId1">
                    <a:extLst>
                      <a:ext uri="{96DAC541-7B7A-43D3-8B79-37D633B846F1}">
                        <asvg:svgBlip xmlns:asvg="http://schemas.microsoft.com/office/drawing/2016/SVG/main" r:embed="rId2"/>
                      </a:ext>
                    </a:extLst>
                  </a:blip>
                  <a:srcRect l="570" t="2984" r="582" b="2941"/>
                  <a:stretch/>
                </pic:blipFill>
                <pic:spPr bwMode="auto">
                  <a:xfrm>
                    <a:off x="0" y="0"/>
                    <a:ext cx="1036320" cy="337820"/>
                  </a:xfrm>
                  <a:prstGeom prst="rect">
                    <a:avLst/>
                  </a:prstGeom>
                  <a:ln>
                    <a:noFill/>
                  </a:ln>
                  <a:extLst>
                    <a:ext uri="{53640926-AAD7-44D8-BBD7-CCE9431645EC}">
                      <a14:shadowObscured xmlns:a14="http://schemas.microsoft.com/office/drawing/2010/main"/>
                    </a:ext>
                  </a:extLst>
                </pic:spPr>
              </pic:pic>
            </a:graphicData>
          </a:graphic>
        </wp:inline>
      </w:drawing>
    </w:r>
    <w:r w:rsidRPr="005C018E">
      <w:fldChar w:fldCharType="end"/>
    </w:r>
  </w:p>
  <w:p w14:paraId="0D1E7DBD" w14:textId="0D9D3E5E" w:rsidR="00E933C5" w:rsidRPr="005C018E" w:rsidRDefault="00E933C5" w:rsidP="00AF41A2">
    <w:pPr>
      <w:pStyle w:val="sysHeaders2L"/>
      <w:framePr w:wrap="around"/>
    </w:pPr>
    <w:r w:rsidRPr="005C018E">
      <w:rPr>
        <w:rStyle w:val="sysHeaderLable"/>
      </w:rPr>
      <w:fldChar w:fldCharType="begin"/>
    </w:r>
    <w:r w:rsidRPr="005C018E">
      <w:rPr>
        <w:rStyle w:val="sysHeaderLable"/>
      </w:rPr>
      <w:instrText xml:space="preserve"> DOCPROPERTY "lblVersion" </w:instrText>
    </w:r>
    <w:r w:rsidRPr="005C018E">
      <w:rPr>
        <w:rStyle w:val="sysHeaderLable"/>
      </w:rPr>
      <w:fldChar w:fldCharType="separate"/>
    </w:r>
    <w:r w:rsidR="00B2496B">
      <w:rPr>
        <w:rStyle w:val="sysHeaderLable"/>
      </w:rPr>
      <w:t>version</w:t>
    </w:r>
    <w:r w:rsidRPr="005C018E">
      <w:rPr>
        <w:rStyle w:val="sysHeaderLable"/>
      </w:rPr>
      <w:fldChar w:fldCharType="end"/>
    </w:r>
    <w:r w:rsidRPr="005C018E">
      <w:rPr>
        <w:rStyle w:val="sysHeaderLable"/>
      </w:rPr>
      <w:t>:</w:t>
    </w:r>
    <w:r w:rsidRPr="005C018E">
      <w:t xml:space="preserve"> </w:t>
    </w:r>
    <w:r w:rsidRPr="005C018E">
      <w:fldChar w:fldCharType="begin"/>
    </w:r>
    <w:r w:rsidRPr="005C018E">
      <w:instrText xml:space="preserve"> DOCPROPERTY "Version" </w:instrText>
    </w:r>
    <w:r w:rsidRPr="005C018E">
      <w:fldChar w:fldCharType="end"/>
    </w:r>
  </w:p>
  <w:p w14:paraId="65CA7906" w14:textId="76D4C016" w:rsidR="00E933C5" w:rsidRPr="005C018E" w:rsidRDefault="00E933C5" w:rsidP="00AF41A2">
    <w:pPr>
      <w:pStyle w:val="sysHeaders2C"/>
      <w:framePr w:wrap="around"/>
    </w:pPr>
    <w:r w:rsidRPr="005C018E">
      <w:fldChar w:fldCharType="begin"/>
    </w:r>
    <w:r w:rsidRPr="005C018E">
      <w:instrText xml:space="preserve"> DOCPROPERTY"Classification" </w:instrText>
    </w:r>
    <w:r w:rsidRPr="005C018E">
      <w:fldChar w:fldCharType="separate"/>
    </w:r>
    <w:r w:rsidR="00B2496B">
      <w:t>Atos for internal use</w:t>
    </w:r>
    <w:r w:rsidRPr="005C018E">
      <w:fldChar w:fldCharType="end"/>
    </w:r>
  </w:p>
  <w:p w14:paraId="2391D251" w14:textId="32FCF91B" w:rsidR="00E933C5" w:rsidRPr="005C018E" w:rsidRDefault="00E933C5" w:rsidP="00AF41A2">
    <w:pPr>
      <w:pStyle w:val="sysHeaders2R"/>
      <w:framePr w:wrap="around"/>
    </w:pPr>
    <w:r w:rsidRPr="005C018E">
      <w:rPr>
        <w:rStyle w:val="sysHeaderLable"/>
      </w:rPr>
      <w:fldChar w:fldCharType="begin"/>
    </w:r>
    <w:r w:rsidRPr="005C018E">
      <w:rPr>
        <w:rStyle w:val="sysHeaderLable"/>
      </w:rPr>
      <w:instrText xml:space="preserve"> DOCPROPERTY "lblDocument</w:instrText>
    </w:r>
    <w:r w:rsidR="007815DD" w:rsidRPr="005C018E">
      <w:rPr>
        <w:rStyle w:val="sysHeaderLable"/>
      </w:rPr>
      <w:instrText>Reference</w:instrText>
    </w:r>
    <w:r w:rsidRPr="005C018E">
      <w:rPr>
        <w:rStyle w:val="sysHeaderLable"/>
      </w:rPr>
      <w:instrText xml:space="preserve">" </w:instrText>
    </w:r>
    <w:r w:rsidRPr="005C018E">
      <w:rPr>
        <w:rStyle w:val="sysHeaderLable"/>
      </w:rPr>
      <w:fldChar w:fldCharType="separate"/>
    </w:r>
    <w:r w:rsidR="00B2496B">
      <w:rPr>
        <w:rStyle w:val="sysHeaderLable"/>
      </w:rPr>
      <w:t>Document reference</w:t>
    </w:r>
    <w:r w:rsidRPr="005C018E">
      <w:rPr>
        <w:rStyle w:val="sysHeaderLable"/>
      </w:rPr>
      <w:fldChar w:fldCharType="end"/>
    </w:r>
    <w:r w:rsidRPr="005C018E">
      <w:rPr>
        <w:rStyle w:val="sysHeaderLable"/>
      </w:rPr>
      <w:t>:</w:t>
    </w:r>
    <w:r w:rsidRPr="005C018E">
      <w:t xml:space="preserve"> </w:t>
    </w:r>
    <w:r w:rsidRPr="005C018E">
      <w:fldChar w:fldCharType="begin"/>
    </w:r>
    <w:r w:rsidRPr="005C018E">
      <w:instrText xml:space="preserve"> DOCPROPERTY "Document</w:instrText>
    </w:r>
    <w:r w:rsidR="00532057" w:rsidRPr="005C018E">
      <w:instrText>Reference</w:instrText>
    </w:r>
    <w:r w:rsidRPr="005C018E">
      <w:instrText xml:space="preserve">" </w:instrText>
    </w:r>
    <w:r w:rsidRPr="005C018E">
      <w:fldChar w:fldCharType="separate"/>
    </w:r>
    <w:r w:rsidR="00B2496B">
      <w:t>CCT-FFF-XXXX</w:t>
    </w:r>
    <w:r w:rsidRPr="005C018E">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271A0C" w14:textId="4088FE14" w:rsidR="00E933C5" w:rsidRPr="005C018E" w:rsidRDefault="00E933C5">
    <w:pPr>
      <w:pStyle w:val="sysHeaderLinebelow"/>
    </w:pPr>
    <w:r w:rsidRPr="005C018E">
      <w:fldChar w:fldCharType="begin"/>
    </w:r>
    <w:r w:rsidRPr="005C018E">
      <w:instrText xml:space="preserve"> DOCPROPERTY "Title" </w:instrText>
    </w:r>
    <w:r w:rsidRPr="005C018E">
      <w:fldChar w:fldCharType="separate"/>
    </w:r>
    <w:r w:rsidR="00B2496B">
      <w:t>HLD for Hyper V 2025</w:t>
    </w:r>
    <w:r w:rsidRPr="005C018E">
      <w:fldChar w:fldCharType="end"/>
    </w:r>
  </w:p>
  <w:p w14:paraId="561F2BFA" w14:textId="382BDA6E" w:rsidR="00E933C5" w:rsidRPr="005C018E" w:rsidRDefault="00E933C5">
    <w:pPr>
      <w:pStyle w:val="sysWordMark"/>
      <w:framePr w:wrap="around"/>
    </w:pPr>
    <w:r w:rsidRPr="005C018E">
      <w:fldChar w:fldCharType="begin"/>
    </w:r>
    <w:r w:rsidRPr="005C018E">
      <w:instrText xml:space="preserve"> REF sys_WordMark </w:instrText>
    </w:r>
    <w:r w:rsidRPr="005C018E">
      <w:fldChar w:fldCharType="separate"/>
    </w:r>
    <w:r w:rsidR="00B2496B">
      <w:rPr>
        <w:noProof/>
      </w:rPr>
      <w:drawing>
        <wp:inline distT="0" distB="0" distL="0" distR="0" wp14:anchorId="766759D1" wp14:editId="75EDA04F">
          <wp:extent cx="1038860" cy="343535"/>
          <wp:effectExtent l="0" t="0" r="8890" b="0"/>
          <wp:docPr id="1767734820" name="Graphic 1"/>
          <wp:cNvGraphicFramePr/>
          <a:graphic xmlns:a="http://schemas.openxmlformats.org/drawingml/2006/main">
            <a:graphicData uri="http://schemas.openxmlformats.org/drawingml/2006/picture">
              <pic:pic xmlns:pic="http://schemas.openxmlformats.org/drawingml/2006/picture">
                <pic:nvPicPr>
                  <pic:cNvPr id="366928784" name="Graphic 366928784"/>
                  <pic:cNvPicPr>
                    <a:picLocks noChangeAspect="1"/>
                  </pic:cNvPicPr>
                </pic:nvPicPr>
                <pic:blipFill rotWithShape="1">
                  <a:blip r:embed="rId1">
                    <a:extLst>
                      <a:ext uri="{96DAC541-7B7A-43D3-8B79-37D633B846F1}">
                        <asvg:svgBlip xmlns:asvg="http://schemas.microsoft.com/office/drawing/2016/SVG/main" r:embed="rId2"/>
                      </a:ext>
                    </a:extLst>
                  </a:blip>
                  <a:srcRect l="570" t="2984" r="582" b="2941"/>
                  <a:stretch/>
                </pic:blipFill>
                <pic:spPr bwMode="auto">
                  <a:xfrm>
                    <a:off x="0" y="0"/>
                    <a:ext cx="1036320" cy="337820"/>
                  </a:xfrm>
                  <a:prstGeom prst="rect">
                    <a:avLst/>
                  </a:prstGeom>
                  <a:ln>
                    <a:noFill/>
                  </a:ln>
                  <a:extLst>
                    <a:ext uri="{53640926-AAD7-44D8-BBD7-CCE9431645EC}">
                      <a14:shadowObscured xmlns:a14="http://schemas.microsoft.com/office/drawing/2010/main"/>
                    </a:ext>
                  </a:extLst>
                </pic:spPr>
              </pic:pic>
            </a:graphicData>
          </a:graphic>
        </wp:inline>
      </w:drawing>
    </w:r>
    <w:r w:rsidRPr="005C018E">
      <w:fldChar w:fldCharType="end"/>
    </w:r>
  </w:p>
  <w:p w14:paraId="04E70C23" w14:textId="517C7259" w:rsidR="00E933C5" w:rsidRPr="005C018E" w:rsidRDefault="00E933C5">
    <w:pPr>
      <w:pStyle w:val="sysHeaders2L"/>
      <w:framePr w:wrap="around"/>
    </w:pPr>
    <w:r w:rsidRPr="005C018E">
      <w:rPr>
        <w:rStyle w:val="sysHeaderLable"/>
      </w:rPr>
      <w:fldChar w:fldCharType="begin"/>
    </w:r>
    <w:r w:rsidRPr="005C018E">
      <w:rPr>
        <w:rStyle w:val="sysHeaderLable"/>
      </w:rPr>
      <w:instrText xml:space="preserve"> DOCPROPERTY "lblVersion" </w:instrText>
    </w:r>
    <w:r w:rsidRPr="005C018E">
      <w:rPr>
        <w:rStyle w:val="sysHeaderLable"/>
      </w:rPr>
      <w:fldChar w:fldCharType="separate"/>
    </w:r>
    <w:r w:rsidR="00B2496B">
      <w:rPr>
        <w:rStyle w:val="sysHeaderLable"/>
      </w:rPr>
      <w:t>version</w:t>
    </w:r>
    <w:r w:rsidRPr="005C018E">
      <w:rPr>
        <w:rStyle w:val="sysHeaderLable"/>
      </w:rPr>
      <w:fldChar w:fldCharType="end"/>
    </w:r>
    <w:r w:rsidRPr="005C018E">
      <w:rPr>
        <w:rStyle w:val="sysHeaderLable"/>
      </w:rPr>
      <w:t>:</w:t>
    </w:r>
    <w:r w:rsidRPr="005C018E">
      <w:t xml:space="preserve"> </w:t>
    </w:r>
    <w:r w:rsidRPr="005C018E">
      <w:fldChar w:fldCharType="begin"/>
    </w:r>
    <w:r w:rsidRPr="005C018E">
      <w:instrText xml:space="preserve"> DOCPROPERTY "Version" </w:instrText>
    </w:r>
    <w:r w:rsidRPr="005C018E">
      <w:fldChar w:fldCharType="end"/>
    </w:r>
  </w:p>
  <w:p w14:paraId="2EC946ED" w14:textId="3E9C46E8" w:rsidR="00E933C5" w:rsidRPr="005C018E" w:rsidRDefault="00E933C5">
    <w:pPr>
      <w:pStyle w:val="sysHeaders2C"/>
      <w:framePr w:wrap="around"/>
    </w:pPr>
    <w:r w:rsidRPr="005C018E">
      <w:fldChar w:fldCharType="begin"/>
    </w:r>
    <w:r w:rsidRPr="005C018E">
      <w:instrText xml:space="preserve"> DOCPROPERTY"Classification" </w:instrText>
    </w:r>
    <w:r w:rsidRPr="005C018E">
      <w:fldChar w:fldCharType="separate"/>
    </w:r>
    <w:r w:rsidR="00B2496B">
      <w:t>Atos for internal use</w:t>
    </w:r>
    <w:r w:rsidRPr="005C018E">
      <w:fldChar w:fldCharType="end"/>
    </w:r>
  </w:p>
  <w:p w14:paraId="7AB2AC04" w14:textId="4AE942E1" w:rsidR="00E933C5" w:rsidRPr="005C018E" w:rsidRDefault="00E933C5" w:rsidP="00AF41A2">
    <w:pPr>
      <w:pStyle w:val="sysHeaders2R"/>
      <w:framePr w:wrap="around"/>
    </w:pPr>
    <w:r w:rsidRPr="005C018E">
      <w:rPr>
        <w:rStyle w:val="sysHeaderLable"/>
      </w:rPr>
      <w:fldChar w:fldCharType="begin"/>
    </w:r>
    <w:r w:rsidRPr="005C018E">
      <w:rPr>
        <w:rStyle w:val="sysHeaderLable"/>
      </w:rPr>
      <w:instrText xml:space="preserve"> DOCPROPERTY "lblDocument</w:instrText>
    </w:r>
    <w:r w:rsidR="007815DD" w:rsidRPr="005C018E">
      <w:rPr>
        <w:rStyle w:val="sysHeaderLable"/>
      </w:rPr>
      <w:instrText>Reference</w:instrText>
    </w:r>
    <w:r w:rsidRPr="005C018E">
      <w:rPr>
        <w:rStyle w:val="sysHeaderLable"/>
      </w:rPr>
      <w:instrText xml:space="preserve">" </w:instrText>
    </w:r>
    <w:r w:rsidRPr="005C018E">
      <w:rPr>
        <w:rStyle w:val="sysHeaderLable"/>
      </w:rPr>
      <w:fldChar w:fldCharType="separate"/>
    </w:r>
    <w:r w:rsidR="00B2496B">
      <w:rPr>
        <w:rStyle w:val="sysHeaderLable"/>
      </w:rPr>
      <w:t>Document reference</w:t>
    </w:r>
    <w:r w:rsidRPr="005C018E">
      <w:rPr>
        <w:rStyle w:val="sysHeaderLable"/>
      </w:rPr>
      <w:fldChar w:fldCharType="end"/>
    </w:r>
    <w:r w:rsidRPr="005C018E">
      <w:rPr>
        <w:rStyle w:val="sysHeaderLable"/>
      </w:rPr>
      <w:t>:</w:t>
    </w:r>
    <w:r w:rsidRPr="005C018E">
      <w:t xml:space="preserve"> </w:t>
    </w:r>
    <w:r w:rsidRPr="005C018E">
      <w:fldChar w:fldCharType="begin"/>
    </w:r>
    <w:r w:rsidRPr="005C018E">
      <w:instrText xml:space="preserve"> DOCPROPERTY "Document</w:instrText>
    </w:r>
    <w:r w:rsidR="00532057" w:rsidRPr="005C018E">
      <w:instrText>Reference</w:instrText>
    </w:r>
    <w:r w:rsidRPr="005C018E">
      <w:instrText xml:space="preserve">" </w:instrText>
    </w:r>
    <w:r w:rsidRPr="005C018E">
      <w:fldChar w:fldCharType="separate"/>
    </w:r>
    <w:r w:rsidR="00B2496B">
      <w:t>CCT-FFF-XXXX</w:t>
    </w:r>
    <w:r w:rsidRPr="005C018E">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5ED7F" w14:textId="437C1E87" w:rsidR="00E933C5" w:rsidRPr="005C018E" w:rsidRDefault="00E933C5">
    <w:pPr>
      <w:pStyle w:val="sysHeaderLinebelow"/>
    </w:pPr>
    <w:r w:rsidRPr="005C018E">
      <w:fldChar w:fldCharType="begin"/>
    </w:r>
    <w:r w:rsidRPr="005C018E">
      <w:instrText xml:space="preserve"> DOCPROPERTY "Title" </w:instrText>
    </w:r>
    <w:r w:rsidRPr="005C018E">
      <w:fldChar w:fldCharType="separate"/>
    </w:r>
    <w:r w:rsidR="00B2496B">
      <w:t>HLD for Hyper V 2025</w:t>
    </w:r>
    <w:r w:rsidRPr="005C018E">
      <w:fldChar w:fldCharType="end"/>
    </w:r>
  </w:p>
  <w:bookmarkStart w:id="342" w:name="sys_WordMark"/>
  <w:p w14:paraId="4FF51D84" w14:textId="32D3A5E8" w:rsidR="00E933C5" w:rsidRPr="005C018E" w:rsidRDefault="00E933C5">
    <w:pPr>
      <w:pStyle w:val="sysWordMark"/>
      <w:framePr w:wrap="around"/>
    </w:pPr>
    <w:r w:rsidRPr="005C018E">
      <w:fldChar w:fldCharType="begin" w:fldLock="1"/>
    </w:r>
    <w:r w:rsidRPr="005C018E">
      <w:instrText xml:space="preserve"> AUTOTEXT </w:instrText>
    </w:r>
    <w:r w:rsidRPr="005C018E">
      <w:fldChar w:fldCharType="begin" w:fldLock="1"/>
    </w:r>
    <w:r w:rsidRPr="005C018E">
      <w:instrText xml:space="preserve"> DOCPROPERTY sys_WordMark</w:instrText>
    </w:r>
    <w:r w:rsidR="005A09F7" w:rsidRPr="005C018E">
      <w:instrText>_Continued</w:instrText>
    </w:r>
    <w:r w:rsidRPr="005C018E">
      <w:instrText xml:space="preserve"> </w:instrText>
    </w:r>
    <w:r w:rsidRPr="005C018E">
      <w:fldChar w:fldCharType="separate"/>
    </w:r>
    <w:r w:rsidR="00B2496B">
      <w:instrText>sys_WordMark_AT_Continued</w:instrText>
    </w:r>
    <w:r w:rsidRPr="005C018E">
      <w:fldChar w:fldCharType="end"/>
    </w:r>
    <w:r w:rsidRPr="005C018E">
      <w:instrText xml:space="preserve"> </w:instrText>
    </w:r>
    <w:r w:rsidRPr="005C018E">
      <w:fldChar w:fldCharType="separate"/>
    </w:r>
    <w:r w:rsidR="00B2496B">
      <w:rPr>
        <w:noProof/>
      </w:rPr>
      <w:drawing>
        <wp:inline distT="0" distB="0" distL="0" distR="0" wp14:anchorId="38925C0B" wp14:editId="61E1E9CF">
          <wp:extent cx="1038860" cy="343535"/>
          <wp:effectExtent l="0" t="0" r="8890" b="0"/>
          <wp:docPr id="366928784" name="Graphic 1"/>
          <wp:cNvGraphicFramePr/>
          <a:graphic xmlns:a="http://schemas.openxmlformats.org/drawingml/2006/main">
            <a:graphicData uri="http://schemas.openxmlformats.org/drawingml/2006/picture">
              <pic:pic xmlns:pic="http://schemas.openxmlformats.org/drawingml/2006/picture">
                <pic:nvPicPr>
                  <pic:cNvPr id="366928784" name="Graphic 366928784"/>
                  <pic:cNvPicPr>
                    <a:picLocks noChangeAspect="1"/>
                  </pic:cNvPicPr>
                </pic:nvPicPr>
                <pic:blipFill rotWithShape="1">
                  <a:blip r:embed="rId1">
                    <a:extLst>
                      <a:ext uri="{96DAC541-7B7A-43D3-8B79-37D633B846F1}">
                        <asvg:svgBlip xmlns:asvg="http://schemas.microsoft.com/office/drawing/2016/SVG/main" r:embed="rId2"/>
                      </a:ext>
                    </a:extLst>
                  </a:blip>
                  <a:srcRect l="570" t="2984" r="582" b="2941"/>
                  <a:stretch/>
                </pic:blipFill>
                <pic:spPr bwMode="auto">
                  <a:xfrm>
                    <a:off x="0" y="0"/>
                    <a:ext cx="1036320" cy="337820"/>
                  </a:xfrm>
                  <a:prstGeom prst="rect">
                    <a:avLst/>
                  </a:prstGeom>
                  <a:ln>
                    <a:noFill/>
                  </a:ln>
                  <a:extLst>
                    <a:ext uri="{53640926-AAD7-44D8-BBD7-CCE9431645EC}">
                      <a14:shadowObscured xmlns:a14="http://schemas.microsoft.com/office/drawing/2010/main"/>
                    </a:ext>
                  </a:extLst>
                </pic:spPr>
              </pic:pic>
            </a:graphicData>
          </a:graphic>
        </wp:inline>
      </w:drawing>
    </w:r>
    <w:r w:rsidRPr="005C018E">
      <w:fldChar w:fldCharType="end"/>
    </w:r>
    <w:r w:rsidRPr="005C018E">
      <w:fldChar w:fldCharType="begin" w:fldLock="1"/>
    </w:r>
    <w:r w:rsidRPr="005C018E">
      <w:fldChar w:fldCharType="end"/>
    </w:r>
    <w:bookmarkEnd w:id="342"/>
  </w:p>
  <w:p w14:paraId="097A3EE0" w14:textId="31F83126" w:rsidR="00E933C5" w:rsidRPr="005C018E" w:rsidRDefault="00E933C5" w:rsidP="00542B14">
    <w:pPr>
      <w:pStyle w:val="sysHeaders2L"/>
      <w:framePr w:wrap="around"/>
    </w:pPr>
    <w:r w:rsidRPr="005C018E">
      <w:rPr>
        <w:rStyle w:val="sysHeaderLable"/>
      </w:rPr>
      <w:fldChar w:fldCharType="begin"/>
    </w:r>
    <w:r w:rsidRPr="005C018E">
      <w:rPr>
        <w:rStyle w:val="sysHeaderLable"/>
      </w:rPr>
      <w:instrText xml:space="preserve"> DOCPROPERTY "lblVersion" </w:instrText>
    </w:r>
    <w:r w:rsidRPr="005C018E">
      <w:rPr>
        <w:rStyle w:val="sysHeaderLable"/>
      </w:rPr>
      <w:fldChar w:fldCharType="separate"/>
    </w:r>
    <w:r w:rsidR="00B2496B">
      <w:rPr>
        <w:rStyle w:val="sysHeaderLable"/>
      </w:rPr>
      <w:t>version</w:t>
    </w:r>
    <w:r w:rsidRPr="005C018E">
      <w:rPr>
        <w:rStyle w:val="sysHeaderLable"/>
      </w:rPr>
      <w:fldChar w:fldCharType="end"/>
    </w:r>
    <w:r w:rsidRPr="005C018E">
      <w:rPr>
        <w:rStyle w:val="sysHeaderLable"/>
      </w:rPr>
      <w:t>:</w:t>
    </w:r>
    <w:r w:rsidRPr="005C018E">
      <w:t xml:space="preserve"> </w:t>
    </w:r>
    <w:r w:rsidRPr="005C018E">
      <w:fldChar w:fldCharType="begin"/>
    </w:r>
    <w:r w:rsidRPr="005C018E">
      <w:instrText xml:space="preserve"> DOCPROPERTY "Version" </w:instrText>
    </w:r>
    <w:r w:rsidRPr="005C018E">
      <w:fldChar w:fldCharType="end"/>
    </w:r>
  </w:p>
  <w:p w14:paraId="31CADCC3" w14:textId="372833C8" w:rsidR="00E933C5" w:rsidRPr="005C018E" w:rsidRDefault="00E933C5">
    <w:pPr>
      <w:pStyle w:val="sysHeaders2C"/>
      <w:framePr w:wrap="around"/>
    </w:pPr>
    <w:r w:rsidRPr="005C018E">
      <w:fldChar w:fldCharType="begin"/>
    </w:r>
    <w:r w:rsidRPr="005C018E">
      <w:instrText xml:space="preserve"> DOCPROPERTY"Classification" </w:instrText>
    </w:r>
    <w:r w:rsidRPr="005C018E">
      <w:fldChar w:fldCharType="separate"/>
    </w:r>
    <w:r w:rsidR="00B2496B">
      <w:t>Atos for internal use</w:t>
    </w:r>
    <w:r w:rsidRPr="005C018E">
      <w:fldChar w:fldCharType="end"/>
    </w:r>
  </w:p>
  <w:p w14:paraId="4E83DFF5" w14:textId="7F588673" w:rsidR="00E933C5" w:rsidRPr="005C018E" w:rsidRDefault="00E933C5">
    <w:pPr>
      <w:pStyle w:val="sysHeaders2R"/>
      <w:framePr w:wrap="around"/>
    </w:pPr>
    <w:r w:rsidRPr="005C018E">
      <w:rPr>
        <w:rStyle w:val="sysHeaderLable"/>
      </w:rPr>
      <w:fldChar w:fldCharType="begin"/>
    </w:r>
    <w:r w:rsidRPr="005C018E">
      <w:rPr>
        <w:rStyle w:val="sysHeaderLable"/>
      </w:rPr>
      <w:instrText xml:space="preserve"> DOCPROPERTY "lblDocument</w:instrText>
    </w:r>
    <w:r w:rsidR="007815DD" w:rsidRPr="005C018E">
      <w:rPr>
        <w:rStyle w:val="sysHeaderLable"/>
      </w:rPr>
      <w:instrText>Reference</w:instrText>
    </w:r>
    <w:r w:rsidRPr="005C018E">
      <w:rPr>
        <w:rStyle w:val="sysHeaderLable"/>
      </w:rPr>
      <w:instrText xml:space="preserve">" </w:instrText>
    </w:r>
    <w:r w:rsidRPr="005C018E">
      <w:rPr>
        <w:rStyle w:val="sysHeaderLable"/>
      </w:rPr>
      <w:fldChar w:fldCharType="separate"/>
    </w:r>
    <w:r w:rsidR="00B2496B">
      <w:rPr>
        <w:rStyle w:val="sysHeaderLable"/>
      </w:rPr>
      <w:t>Document reference</w:t>
    </w:r>
    <w:r w:rsidRPr="005C018E">
      <w:rPr>
        <w:rStyle w:val="sysHeaderLable"/>
      </w:rPr>
      <w:fldChar w:fldCharType="end"/>
    </w:r>
    <w:r w:rsidRPr="005C018E">
      <w:rPr>
        <w:rStyle w:val="sysHeaderLable"/>
      </w:rPr>
      <w:t>:</w:t>
    </w:r>
    <w:r w:rsidRPr="005C018E">
      <w:t xml:space="preserve"> </w:t>
    </w:r>
    <w:r w:rsidRPr="005C018E">
      <w:fldChar w:fldCharType="begin"/>
    </w:r>
    <w:r w:rsidRPr="005C018E">
      <w:instrText xml:space="preserve"> DOCPROPERTY "Document</w:instrText>
    </w:r>
    <w:r w:rsidR="004609C2" w:rsidRPr="005C018E">
      <w:instrText>Reference</w:instrText>
    </w:r>
    <w:r w:rsidRPr="005C018E">
      <w:instrText xml:space="preserve">" </w:instrText>
    </w:r>
    <w:r w:rsidRPr="005C018E">
      <w:fldChar w:fldCharType="separate"/>
    </w:r>
    <w:r w:rsidR="00B2496B">
      <w:t>CCT-FFF-XXXX</w:t>
    </w:r>
    <w:r w:rsidRPr="005C018E">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40D136" w14:textId="65BFCD20" w:rsidR="00E933C5" w:rsidRPr="005C018E" w:rsidRDefault="00E933C5" w:rsidP="00DA5336">
    <w:pPr>
      <w:pStyle w:val="sysHeaderLinebelow"/>
    </w:pPr>
    <w:r w:rsidRPr="005C018E">
      <w:fldChar w:fldCharType="begin"/>
    </w:r>
    <w:r w:rsidRPr="005C018E">
      <w:instrText xml:space="preserve"> DOCPROPERTY "Title" </w:instrText>
    </w:r>
    <w:r w:rsidRPr="005C018E">
      <w:fldChar w:fldCharType="separate"/>
    </w:r>
    <w:r w:rsidR="00B2496B">
      <w:t>HLD for Hyper V 2025</w:t>
    </w:r>
    <w:r w:rsidRPr="005C018E">
      <w:fldChar w:fldCharType="end"/>
    </w:r>
  </w:p>
  <w:p w14:paraId="45A6B6E5" w14:textId="332C585A" w:rsidR="00E933C5" w:rsidRPr="005C018E" w:rsidRDefault="00E933C5" w:rsidP="00DA5336">
    <w:pPr>
      <w:pStyle w:val="sysWordMark"/>
      <w:framePr w:wrap="around"/>
    </w:pPr>
    <w:r w:rsidRPr="005C018E">
      <w:fldChar w:fldCharType="begin"/>
    </w:r>
    <w:r w:rsidRPr="005C018E">
      <w:instrText xml:space="preserve"> REF sys_WordMark </w:instrText>
    </w:r>
    <w:r w:rsidRPr="005C018E">
      <w:fldChar w:fldCharType="separate"/>
    </w:r>
    <w:r w:rsidR="00B2496B">
      <w:rPr>
        <w:noProof/>
      </w:rPr>
      <w:drawing>
        <wp:inline distT="0" distB="0" distL="0" distR="0" wp14:anchorId="69F79DD1" wp14:editId="5B6E57D4">
          <wp:extent cx="1038860" cy="343535"/>
          <wp:effectExtent l="0" t="0" r="8890" b="0"/>
          <wp:docPr id="1871915826" name="Graphic 1"/>
          <wp:cNvGraphicFramePr/>
          <a:graphic xmlns:a="http://schemas.openxmlformats.org/drawingml/2006/main">
            <a:graphicData uri="http://schemas.openxmlformats.org/drawingml/2006/picture">
              <pic:pic xmlns:pic="http://schemas.openxmlformats.org/drawingml/2006/picture">
                <pic:nvPicPr>
                  <pic:cNvPr id="366928784" name="Graphic 366928784"/>
                  <pic:cNvPicPr>
                    <a:picLocks noChangeAspect="1"/>
                  </pic:cNvPicPr>
                </pic:nvPicPr>
                <pic:blipFill rotWithShape="1">
                  <a:blip r:embed="rId1">
                    <a:extLst>
                      <a:ext uri="{96DAC541-7B7A-43D3-8B79-37D633B846F1}">
                        <asvg:svgBlip xmlns:asvg="http://schemas.microsoft.com/office/drawing/2016/SVG/main" r:embed="rId2"/>
                      </a:ext>
                    </a:extLst>
                  </a:blip>
                  <a:srcRect l="570" t="2984" r="582" b="2941"/>
                  <a:stretch/>
                </pic:blipFill>
                <pic:spPr bwMode="auto">
                  <a:xfrm>
                    <a:off x="0" y="0"/>
                    <a:ext cx="1036320" cy="337820"/>
                  </a:xfrm>
                  <a:prstGeom prst="rect">
                    <a:avLst/>
                  </a:prstGeom>
                  <a:ln>
                    <a:noFill/>
                  </a:ln>
                  <a:extLst>
                    <a:ext uri="{53640926-AAD7-44D8-BBD7-CCE9431645EC}">
                      <a14:shadowObscured xmlns:a14="http://schemas.microsoft.com/office/drawing/2010/main"/>
                    </a:ext>
                  </a:extLst>
                </pic:spPr>
              </pic:pic>
            </a:graphicData>
          </a:graphic>
        </wp:inline>
      </w:drawing>
    </w:r>
    <w:r w:rsidRPr="005C018E">
      <w:fldChar w:fldCharType="end"/>
    </w:r>
  </w:p>
  <w:p w14:paraId="27C34476" w14:textId="6D4D0EBF" w:rsidR="00E933C5" w:rsidRPr="005C018E" w:rsidRDefault="00E933C5" w:rsidP="000A1A7E">
    <w:pPr>
      <w:pStyle w:val="sysHeaders2L"/>
      <w:framePr w:wrap="around"/>
    </w:pPr>
    <w:r w:rsidRPr="005C018E">
      <w:rPr>
        <w:rStyle w:val="sysHeaderLable"/>
      </w:rPr>
      <w:fldChar w:fldCharType="begin"/>
    </w:r>
    <w:r w:rsidRPr="005C018E">
      <w:rPr>
        <w:rStyle w:val="sysHeaderLable"/>
      </w:rPr>
      <w:instrText xml:space="preserve"> DOCPROPERTY "lblVersion" </w:instrText>
    </w:r>
    <w:r w:rsidRPr="005C018E">
      <w:rPr>
        <w:rStyle w:val="sysHeaderLable"/>
      </w:rPr>
      <w:fldChar w:fldCharType="separate"/>
    </w:r>
    <w:r w:rsidR="00B2496B">
      <w:rPr>
        <w:rStyle w:val="sysHeaderLable"/>
      </w:rPr>
      <w:t>version</w:t>
    </w:r>
    <w:r w:rsidRPr="005C018E">
      <w:rPr>
        <w:rStyle w:val="sysHeaderLable"/>
      </w:rPr>
      <w:fldChar w:fldCharType="end"/>
    </w:r>
    <w:r w:rsidRPr="005C018E">
      <w:rPr>
        <w:rStyle w:val="sysHeaderLable"/>
      </w:rPr>
      <w:t>:</w:t>
    </w:r>
    <w:r w:rsidRPr="005C018E">
      <w:t xml:space="preserve"> </w:t>
    </w:r>
    <w:r w:rsidRPr="005C018E">
      <w:fldChar w:fldCharType="begin"/>
    </w:r>
    <w:r w:rsidRPr="005C018E">
      <w:instrText xml:space="preserve"> DOCPROPERTY "Version" </w:instrText>
    </w:r>
    <w:r w:rsidRPr="005C018E">
      <w:fldChar w:fldCharType="end"/>
    </w:r>
  </w:p>
  <w:p w14:paraId="09263178" w14:textId="49318789" w:rsidR="00E933C5" w:rsidRPr="005C018E" w:rsidRDefault="00E933C5" w:rsidP="000A1A7E">
    <w:pPr>
      <w:pStyle w:val="sysHeaders2C"/>
      <w:framePr w:wrap="around"/>
    </w:pPr>
    <w:r w:rsidRPr="005C018E">
      <w:fldChar w:fldCharType="begin"/>
    </w:r>
    <w:r w:rsidRPr="005C018E">
      <w:instrText xml:space="preserve"> DOCPROPERTY"Classification" </w:instrText>
    </w:r>
    <w:r w:rsidRPr="005C018E">
      <w:fldChar w:fldCharType="separate"/>
    </w:r>
    <w:r w:rsidR="00B2496B">
      <w:t>Atos for internal use</w:t>
    </w:r>
    <w:r w:rsidRPr="005C018E">
      <w:fldChar w:fldCharType="end"/>
    </w:r>
  </w:p>
  <w:p w14:paraId="194490D4" w14:textId="16B2D70E" w:rsidR="00E933C5" w:rsidRPr="005C018E" w:rsidRDefault="00E933C5" w:rsidP="000A1A7E">
    <w:pPr>
      <w:pStyle w:val="sysHeaders2R"/>
      <w:framePr w:wrap="around"/>
    </w:pPr>
    <w:r w:rsidRPr="005C018E">
      <w:rPr>
        <w:rStyle w:val="sysHeaderLable"/>
      </w:rPr>
      <w:fldChar w:fldCharType="begin"/>
    </w:r>
    <w:r w:rsidRPr="005C018E">
      <w:rPr>
        <w:rStyle w:val="sysHeaderLable"/>
      </w:rPr>
      <w:instrText xml:space="preserve"> DOCPROPERTY "</w:instrText>
    </w:r>
    <w:r w:rsidR="00646987" w:rsidRPr="005C018E">
      <w:rPr>
        <w:rStyle w:val="sysHeaderLable"/>
      </w:rPr>
      <w:instrText>lblDocumentReference</w:instrText>
    </w:r>
    <w:r w:rsidRPr="005C018E">
      <w:rPr>
        <w:rStyle w:val="sysHeaderLable"/>
      </w:rPr>
      <w:fldChar w:fldCharType="separate"/>
    </w:r>
    <w:r w:rsidR="00B2496B">
      <w:rPr>
        <w:rStyle w:val="sysHeaderLable"/>
      </w:rPr>
      <w:t>Document reference</w:t>
    </w:r>
    <w:r w:rsidRPr="005C018E">
      <w:rPr>
        <w:rStyle w:val="sysHeaderLable"/>
      </w:rPr>
      <w:fldChar w:fldCharType="end"/>
    </w:r>
    <w:r w:rsidRPr="005C018E">
      <w:rPr>
        <w:rStyle w:val="sysHeaderLable"/>
      </w:rPr>
      <w:t>:</w:t>
    </w:r>
    <w:r w:rsidRPr="005C018E">
      <w:t xml:space="preserve"> </w:t>
    </w:r>
    <w:r w:rsidRPr="005C018E">
      <w:fldChar w:fldCharType="begin"/>
    </w:r>
    <w:r w:rsidRPr="005C018E">
      <w:instrText xml:space="preserve"> DOCPROPERTY "Document</w:instrText>
    </w:r>
    <w:r w:rsidR="004609C2" w:rsidRPr="005C018E">
      <w:instrText>Reference</w:instrText>
    </w:r>
    <w:r w:rsidRPr="005C018E">
      <w:instrText xml:space="preserve">" </w:instrText>
    </w:r>
    <w:r w:rsidRPr="005C018E">
      <w:fldChar w:fldCharType="separate"/>
    </w:r>
    <w:r w:rsidR="00B2496B">
      <w:t>CCT-FFF-XXXX</w:t>
    </w:r>
    <w:r w:rsidRPr="005C018E">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5CBA9EA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076278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82899D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16E144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A2E122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83C9C4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9D227EA"/>
    <w:lvl w:ilvl="0">
      <w:start w:val="1"/>
      <w:numFmt w:val="bullet"/>
      <w:pStyle w:val="ListBullet3"/>
      <w:lvlText w:val="-"/>
      <w:lvlJc w:val="left"/>
      <w:pPr>
        <w:ind w:left="360" w:hanging="360"/>
      </w:pPr>
      <w:rPr>
        <w:rFonts w:ascii="Times New Roman" w:hAnsi="Times New Roman" w:cs="Times New Roman" w:hint="default"/>
        <w:color w:val="1985FF"/>
        <w:sz w:val="20"/>
        <w:szCs w:val="20"/>
      </w:rPr>
    </w:lvl>
  </w:abstractNum>
  <w:abstractNum w:abstractNumId="7" w15:restartNumberingAfterBreak="0">
    <w:nsid w:val="FFFFFF88"/>
    <w:multiLevelType w:val="singleLevel"/>
    <w:tmpl w:val="93B61122"/>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96D0212E"/>
    <w:lvl w:ilvl="0">
      <w:start w:val="1"/>
      <w:numFmt w:val="bullet"/>
      <w:lvlText w:val=""/>
      <w:lvlJc w:val="left"/>
      <w:pPr>
        <w:tabs>
          <w:tab w:val="num" w:pos="284"/>
        </w:tabs>
        <w:ind w:left="284" w:hanging="284"/>
      </w:pPr>
      <w:rPr>
        <w:rFonts w:ascii="Symbol" w:hAnsi="Symbol" w:hint="default"/>
      </w:rPr>
    </w:lvl>
  </w:abstractNum>
  <w:abstractNum w:abstractNumId="9" w15:restartNumberingAfterBreak="0">
    <w:nsid w:val="FFFFFFFB"/>
    <w:multiLevelType w:val="multilevel"/>
    <w:tmpl w:val="AD52CB12"/>
    <w:lvl w:ilvl="0">
      <w:start w:val="1"/>
      <w:numFmt w:val="decimal"/>
      <w:pStyle w:val="Heading1"/>
      <w:lvlText w:val="%1"/>
      <w:lvlJc w:val="right"/>
      <w:pPr>
        <w:tabs>
          <w:tab w:val="num" w:pos="0"/>
        </w:tabs>
        <w:ind w:left="0" w:firstLine="0"/>
      </w:pPr>
    </w:lvl>
    <w:lvl w:ilvl="1">
      <w:start w:val="1"/>
      <w:numFmt w:val="decimal"/>
      <w:pStyle w:val="Heading2"/>
      <w:lvlText w:val="%1.%2"/>
      <w:lvlJc w:val="right"/>
      <w:pPr>
        <w:tabs>
          <w:tab w:val="num" w:pos="360"/>
        </w:tabs>
        <w:ind w:left="0" w:firstLine="0"/>
      </w:pPr>
    </w:lvl>
    <w:lvl w:ilvl="2">
      <w:start w:val="1"/>
      <w:numFmt w:val="decimal"/>
      <w:pStyle w:val="Heading3"/>
      <w:lvlText w:val="%1.%2.%3"/>
      <w:lvlJc w:val="right"/>
      <w:pPr>
        <w:tabs>
          <w:tab w:val="num" w:pos="360"/>
        </w:tabs>
        <w:ind w:left="0" w:firstLine="0"/>
      </w:pPr>
    </w:lvl>
    <w:lvl w:ilvl="3">
      <w:start w:val="1"/>
      <w:numFmt w:val="decimal"/>
      <w:pStyle w:val="Heading4"/>
      <w:lvlText w:val="%1.%2.%3.%4"/>
      <w:lvlJc w:val="right"/>
      <w:pPr>
        <w:tabs>
          <w:tab w:val="num" w:pos="360"/>
        </w:tabs>
        <w:ind w:left="0" w:firstLine="0"/>
      </w:pPr>
    </w:lvl>
    <w:lvl w:ilvl="4">
      <w:start w:val="1"/>
      <w:numFmt w:val="decimal"/>
      <w:lvlText w:val="%1.%2.%3.%4.%5"/>
      <w:lvlJc w:val="righ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10" w15:restartNumberingAfterBreak="0">
    <w:nsid w:val="052B010B"/>
    <w:multiLevelType w:val="multilevel"/>
    <w:tmpl w:val="DCAC3B1A"/>
    <w:lvl w:ilvl="0">
      <w:start w:val="1"/>
      <w:numFmt w:val="bullet"/>
      <w:lvlRestart w:val="0"/>
      <w:lvlText w:val="▶"/>
      <w:lvlJc w:val="left"/>
      <w:pPr>
        <w:tabs>
          <w:tab w:val="num" w:pos="284"/>
        </w:tabs>
        <w:ind w:left="284" w:hanging="284"/>
      </w:pPr>
      <w:rPr>
        <w:rFonts w:ascii="Lucida Sans Unicode" w:hAnsi="Lucida Sans Unicode" w:hint="default"/>
        <w:color w:val="0066A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691272D"/>
    <w:multiLevelType w:val="multilevel"/>
    <w:tmpl w:val="139496D4"/>
    <w:lvl w:ilvl="0">
      <w:start w:val="1"/>
      <w:numFmt w:val="bullet"/>
      <w:lvlText w:val="»"/>
      <w:lvlJc w:val="left"/>
      <w:pPr>
        <w:tabs>
          <w:tab w:val="num" w:pos="284"/>
        </w:tabs>
        <w:ind w:left="284" w:hanging="284"/>
      </w:pPr>
      <w:rPr>
        <w:rFonts w:ascii="Arial" w:hAnsi="Arial" w:hint="default"/>
        <w:color w:val="CC000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BDE0624"/>
    <w:multiLevelType w:val="multilevel"/>
    <w:tmpl w:val="7048F1F6"/>
    <w:lvl w:ilvl="0">
      <w:start w:val="1"/>
      <w:numFmt w:val="bullet"/>
      <w:lvlRestart w:val="0"/>
      <w:lvlText w:val="▶"/>
      <w:lvlJc w:val="left"/>
      <w:pPr>
        <w:tabs>
          <w:tab w:val="num" w:pos="142"/>
        </w:tabs>
        <w:ind w:left="142" w:hanging="142"/>
      </w:pPr>
      <w:rPr>
        <w:rFonts w:ascii="Lucida Sans Unicode" w:hAnsi="Lucida Sans Unicode" w:hint="default"/>
        <w:color w:val="0066A2"/>
        <w:sz w:val="16"/>
        <w:szCs w:val="1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E71416D"/>
    <w:multiLevelType w:val="multilevel"/>
    <w:tmpl w:val="569AB69A"/>
    <w:lvl w:ilvl="0">
      <w:start w:val="1"/>
      <w:numFmt w:val="bullet"/>
      <w:lvlRestart w:val="0"/>
      <w:lvlText w:val="▶"/>
      <w:lvlJc w:val="left"/>
      <w:pPr>
        <w:tabs>
          <w:tab w:val="num" w:pos="284"/>
        </w:tabs>
        <w:ind w:left="284" w:hanging="284"/>
      </w:pPr>
      <w:rPr>
        <w:rFonts w:ascii="Arial Unicode MS" w:eastAsia="Arial Unicode MS" w:hAnsi="Arial Unicode MS" w:hint="eastAsia"/>
        <w:color w:val="0066A2"/>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3F97A3F"/>
    <w:multiLevelType w:val="multilevel"/>
    <w:tmpl w:val="236E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4460146"/>
    <w:multiLevelType w:val="multilevel"/>
    <w:tmpl w:val="EA707EE0"/>
    <w:lvl w:ilvl="0">
      <w:start w:val="1"/>
      <w:numFmt w:val="bullet"/>
      <w:lvlRestart w:val="0"/>
      <w:lvlText w:val="»"/>
      <w:lvlJc w:val="left"/>
      <w:pPr>
        <w:tabs>
          <w:tab w:val="num" w:pos="142"/>
        </w:tabs>
        <w:ind w:left="142" w:hanging="142"/>
      </w:pPr>
      <w:rPr>
        <w:rFonts w:ascii="Times New Roman" w:hAnsi="Times New Roman" w:cs="Times New Roman" w:hint="default"/>
        <w:color w:val="C0143C"/>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9877754"/>
    <w:multiLevelType w:val="multilevel"/>
    <w:tmpl w:val="94BC744C"/>
    <w:lvl w:ilvl="0">
      <w:start w:val="1"/>
      <w:numFmt w:val="bullet"/>
      <w:lvlRestart w:val="0"/>
      <w:lvlText w:val="-"/>
      <w:lvlJc w:val="left"/>
      <w:pPr>
        <w:tabs>
          <w:tab w:val="num" w:pos="426"/>
        </w:tabs>
        <w:ind w:left="426" w:hanging="142"/>
      </w:pPr>
      <w:rPr>
        <w:rFonts w:ascii="Times New Roman" w:hAnsi="Times New Roman" w:cs="Times New Roman" w:hint="default"/>
        <w:color w:val="C0143C"/>
      </w:rPr>
    </w:lvl>
    <w:lvl w:ilvl="1">
      <w:start w:val="1"/>
      <w:numFmt w:val="bullet"/>
      <w:lvlText w:val="o"/>
      <w:lvlJc w:val="left"/>
      <w:pPr>
        <w:tabs>
          <w:tab w:val="num" w:pos="1724"/>
        </w:tabs>
        <w:ind w:left="1724" w:hanging="360"/>
      </w:pPr>
      <w:rPr>
        <w:rFonts w:ascii="Courier New" w:hAnsi="Courier New" w:cs="Courier New" w:hint="default"/>
      </w:rPr>
    </w:lvl>
    <w:lvl w:ilvl="2">
      <w:start w:val="1"/>
      <w:numFmt w:val="bullet"/>
      <w:lvlText w:val=""/>
      <w:lvlJc w:val="left"/>
      <w:pPr>
        <w:tabs>
          <w:tab w:val="num" w:pos="2444"/>
        </w:tabs>
        <w:ind w:left="2444" w:hanging="360"/>
      </w:pPr>
      <w:rPr>
        <w:rFonts w:ascii="Wingdings" w:hAnsi="Wingdings" w:hint="default"/>
      </w:rPr>
    </w:lvl>
    <w:lvl w:ilvl="3">
      <w:start w:val="1"/>
      <w:numFmt w:val="bullet"/>
      <w:lvlText w:val=""/>
      <w:lvlJc w:val="left"/>
      <w:pPr>
        <w:tabs>
          <w:tab w:val="num" w:pos="3164"/>
        </w:tabs>
        <w:ind w:left="3164" w:hanging="360"/>
      </w:pPr>
      <w:rPr>
        <w:rFonts w:ascii="Symbol" w:hAnsi="Symbol" w:hint="default"/>
      </w:rPr>
    </w:lvl>
    <w:lvl w:ilvl="4">
      <w:start w:val="1"/>
      <w:numFmt w:val="bullet"/>
      <w:lvlText w:val="o"/>
      <w:lvlJc w:val="left"/>
      <w:pPr>
        <w:tabs>
          <w:tab w:val="num" w:pos="3884"/>
        </w:tabs>
        <w:ind w:left="3884" w:hanging="360"/>
      </w:pPr>
      <w:rPr>
        <w:rFonts w:ascii="Courier New" w:hAnsi="Courier New" w:cs="Courier New" w:hint="default"/>
      </w:rPr>
    </w:lvl>
    <w:lvl w:ilvl="5">
      <w:start w:val="1"/>
      <w:numFmt w:val="bullet"/>
      <w:lvlText w:val=""/>
      <w:lvlJc w:val="left"/>
      <w:pPr>
        <w:tabs>
          <w:tab w:val="num" w:pos="4604"/>
        </w:tabs>
        <w:ind w:left="4604" w:hanging="360"/>
      </w:pPr>
      <w:rPr>
        <w:rFonts w:ascii="Wingdings" w:hAnsi="Wingdings" w:hint="default"/>
      </w:rPr>
    </w:lvl>
    <w:lvl w:ilvl="6">
      <w:start w:val="1"/>
      <w:numFmt w:val="bullet"/>
      <w:lvlText w:val=""/>
      <w:lvlJc w:val="left"/>
      <w:pPr>
        <w:tabs>
          <w:tab w:val="num" w:pos="5324"/>
        </w:tabs>
        <w:ind w:left="5324" w:hanging="360"/>
      </w:pPr>
      <w:rPr>
        <w:rFonts w:ascii="Symbol" w:hAnsi="Symbol" w:hint="default"/>
      </w:rPr>
    </w:lvl>
    <w:lvl w:ilvl="7">
      <w:start w:val="1"/>
      <w:numFmt w:val="bullet"/>
      <w:lvlText w:val="o"/>
      <w:lvlJc w:val="left"/>
      <w:pPr>
        <w:tabs>
          <w:tab w:val="num" w:pos="6044"/>
        </w:tabs>
        <w:ind w:left="6044" w:hanging="360"/>
      </w:pPr>
      <w:rPr>
        <w:rFonts w:ascii="Courier New" w:hAnsi="Courier New" w:cs="Courier New" w:hint="default"/>
      </w:rPr>
    </w:lvl>
    <w:lvl w:ilvl="8">
      <w:start w:val="1"/>
      <w:numFmt w:val="bullet"/>
      <w:lvlText w:val=""/>
      <w:lvlJc w:val="left"/>
      <w:pPr>
        <w:tabs>
          <w:tab w:val="num" w:pos="6764"/>
        </w:tabs>
        <w:ind w:left="6764" w:hanging="360"/>
      </w:pPr>
      <w:rPr>
        <w:rFonts w:ascii="Wingdings" w:hAnsi="Wingdings" w:hint="default"/>
      </w:rPr>
    </w:lvl>
  </w:abstractNum>
  <w:abstractNum w:abstractNumId="17" w15:restartNumberingAfterBreak="0">
    <w:nsid w:val="1B3A2BF5"/>
    <w:multiLevelType w:val="singleLevel"/>
    <w:tmpl w:val="9B36EDA8"/>
    <w:lvl w:ilvl="0">
      <w:start w:val="1"/>
      <w:numFmt w:val="bullet"/>
      <w:lvlText w:val=""/>
      <w:lvlJc w:val="left"/>
      <w:pPr>
        <w:tabs>
          <w:tab w:val="num" w:pos="284"/>
        </w:tabs>
        <w:ind w:left="567" w:hanging="283"/>
      </w:pPr>
      <w:rPr>
        <w:rFonts w:ascii="Symbol" w:hAnsi="Symbol" w:hint="default"/>
      </w:rPr>
    </w:lvl>
  </w:abstractNum>
  <w:abstractNum w:abstractNumId="18" w15:restartNumberingAfterBreak="0">
    <w:nsid w:val="1EA67DD7"/>
    <w:multiLevelType w:val="hybridMultilevel"/>
    <w:tmpl w:val="F2B0136A"/>
    <w:lvl w:ilvl="0" w:tplc="FC0E4ED6">
      <w:start w:val="1"/>
      <w:numFmt w:val="bullet"/>
      <w:lvlText w:val="-"/>
      <w:lvlJc w:val="left"/>
      <w:pPr>
        <w:tabs>
          <w:tab w:val="num" w:pos="851"/>
        </w:tabs>
        <w:ind w:left="851" w:hanging="284"/>
      </w:pPr>
      <w:rPr>
        <w:rFonts w:ascii="Arial" w:hAnsi="Arial" w:hint="default"/>
        <w:color w:val="CC0000"/>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34A02ED"/>
    <w:multiLevelType w:val="multilevel"/>
    <w:tmpl w:val="EE6AE72C"/>
    <w:lvl w:ilvl="0">
      <w:start w:val="1"/>
      <w:numFmt w:val="bullet"/>
      <w:lvlRestart w:val="0"/>
      <w:lvlText w:val="▶"/>
      <w:lvlJc w:val="left"/>
      <w:pPr>
        <w:tabs>
          <w:tab w:val="num" w:pos="284"/>
        </w:tabs>
        <w:ind w:left="284" w:hanging="284"/>
      </w:pPr>
      <w:rPr>
        <w:rFonts w:ascii="Arial Unicode MS" w:eastAsia="Arial Unicode MS" w:hAnsi="Arial Unicode MS" w:hint="eastAsia"/>
        <w:color w:val="0066A2"/>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58F0F33"/>
    <w:multiLevelType w:val="multilevel"/>
    <w:tmpl w:val="A5C4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7FE67D7"/>
    <w:multiLevelType w:val="hybridMultilevel"/>
    <w:tmpl w:val="7CE8664A"/>
    <w:lvl w:ilvl="0" w:tplc="C5B074C6">
      <w:start w:val="1"/>
      <w:numFmt w:val="bullet"/>
      <w:pStyle w:val="TableListbullet3"/>
      <w:lvlText w:val="-"/>
      <w:lvlJc w:val="left"/>
      <w:pPr>
        <w:ind w:left="644" w:hanging="360"/>
      </w:pPr>
      <w:rPr>
        <w:rFonts w:ascii="Verdana" w:hAnsi="Verdana" w:hint="default"/>
        <w:color w:val="1985FF"/>
      </w:rPr>
    </w:lvl>
    <w:lvl w:ilvl="1" w:tplc="04130003" w:tentative="1">
      <w:start w:val="1"/>
      <w:numFmt w:val="bullet"/>
      <w:lvlText w:val="o"/>
      <w:lvlJc w:val="left"/>
      <w:pPr>
        <w:tabs>
          <w:tab w:val="num" w:pos="1724"/>
        </w:tabs>
        <w:ind w:left="1724" w:hanging="360"/>
      </w:pPr>
      <w:rPr>
        <w:rFonts w:ascii="Courier New" w:hAnsi="Courier New" w:cs="Courier New" w:hint="default"/>
      </w:rPr>
    </w:lvl>
    <w:lvl w:ilvl="2" w:tplc="04130005" w:tentative="1">
      <w:start w:val="1"/>
      <w:numFmt w:val="bullet"/>
      <w:lvlText w:val=""/>
      <w:lvlJc w:val="left"/>
      <w:pPr>
        <w:tabs>
          <w:tab w:val="num" w:pos="2444"/>
        </w:tabs>
        <w:ind w:left="2444" w:hanging="360"/>
      </w:pPr>
      <w:rPr>
        <w:rFonts w:ascii="Wingdings" w:hAnsi="Wingdings" w:hint="default"/>
      </w:rPr>
    </w:lvl>
    <w:lvl w:ilvl="3" w:tplc="04130001" w:tentative="1">
      <w:start w:val="1"/>
      <w:numFmt w:val="bullet"/>
      <w:lvlText w:val=""/>
      <w:lvlJc w:val="left"/>
      <w:pPr>
        <w:tabs>
          <w:tab w:val="num" w:pos="3164"/>
        </w:tabs>
        <w:ind w:left="3164" w:hanging="360"/>
      </w:pPr>
      <w:rPr>
        <w:rFonts w:ascii="Symbol" w:hAnsi="Symbol" w:hint="default"/>
      </w:rPr>
    </w:lvl>
    <w:lvl w:ilvl="4" w:tplc="04130003" w:tentative="1">
      <w:start w:val="1"/>
      <w:numFmt w:val="bullet"/>
      <w:lvlText w:val="o"/>
      <w:lvlJc w:val="left"/>
      <w:pPr>
        <w:tabs>
          <w:tab w:val="num" w:pos="3884"/>
        </w:tabs>
        <w:ind w:left="3884" w:hanging="360"/>
      </w:pPr>
      <w:rPr>
        <w:rFonts w:ascii="Courier New" w:hAnsi="Courier New" w:cs="Courier New" w:hint="default"/>
      </w:rPr>
    </w:lvl>
    <w:lvl w:ilvl="5" w:tplc="04130005" w:tentative="1">
      <w:start w:val="1"/>
      <w:numFmt w:val="bullet"/>
      <w:lvlText w:val=""/>
      <w:lvlJc w:val="left"/>
      <w:pPr>
        <w:tabs>
          <w:tab w:val="num" w:pos="4604"/>
        </w:tabs>
        <w:ind w:left="4604" w:hanging="360"/>
      </w:pPr>
      <w:rPr>
        <w:rFonts w:ascii="Wingdings" w:hAnsi="Wingdings" w:hint="default"/>
      </w:rPr>
    </w:lvl>
    <w:lvl w:ilvl="6" w:tplc="04130001" w:tentative="1">
      <w:start w:val="1"/>
      <w:numFmt w:val="bullet"/>
      <w:lvlText w:val=""/>
      <w:lvlJc w:val="left"/>
      <w:pPr>
        <w:tabs>
          <w:tab w:val="num" w:pos="5324"/>
        </w:tabs>
        <w:ind w:left="5324" w:hanging="360"/>
      </w:pPr>
      <w:rPr>
        <w:rFonts w:ascii="Symbol" w:hAnsi="Symbol" w:hint="default"/>
      </w:rPr>
    </w:lvl>
    <w:lvl w:ilvl="7" w:tplc="04130003" w:tentative="1">
      <w:start w:val="1"/>
      <w:numFmt w:val="bullet"/>
      <w:lvlText w:val="o"/>
      <w:lvlJc w:val="left"/>
      <w:pPr>
        <w:tabs>
          <w:tab w:val="num" w:pos="6044"/>
        </w:tabs>
        <w:ind w:left="6044" w:hanging="360"/>
      </w:pPr>
      <w:rPr>
        <w:rFonts w:ascii="Courier New" w:hAnsi="Courier New" w:cs="Courier New" w:hint="default"/>
      </w:rPr>
    </w:lvl>
    <w:lvl w:ilvl="8" w:tplc="04130005" w:tentative="1">
      <w:start w:val="1"/>
      <w:numFmt w:val="bullet"/>
      <w:lvlText w:val=""/>
      <w:lvlJc w:val="left"/>
      <w:pPr>
        <w:tabs>
          <w:tab w:val="num" w:pos="6764"/>
        </w:tabs>
        <w:ind w:left="6764" w:hanging="360"/>
      </w:pPr>
      <w:rPr>
        <w:rFonts w:ascii="Wingdings" w:hAnsi="Wingdings" w:hint="default"/>
      </w:rPr>
    </w:lvl>
  </w:abstractNum>
  <w:abstractNum w:abstractNumId="22" w15:restartNumberingAfterBreak="0">
    <w:nsid w:val="29A273D9"/>
    <w:multiLevelType w:val="hybridMultilevel"/>
    <w:tmpl w:val="925A0310"/>
    <w:lvl w:ilvl="0" w:tplc="D7AC8434">
      <w:start w:val="1"/>
      <w:numFmt w:val="bullet"/>
      <w:pStyle w:val="TableListbullet"/>
      <w:lvlText w:val="▶"/>
      <w:lvlJc w:val="left"/>
      <w:pPr>
        <w:ind w:left="360" w:hanging="360"/>
      </w:pPr>
      <w:rPr>
        <w:rFonts w:ascii="Lucida Sans Unicode" w:hAnsi="Lucida Sans Unicode" w:hint="default"/>
        <w:color w:val="1985FF"/>
        <w:sz w:val="16"/>
        <w:szCs w:val="16"/>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B6463FF"/>
    <w:multiLevelType w:val="multilevel"/>
    <w:tmpl w:val="0B9CB75C"/>
    <w:lvl w:ilvl="0">
      <w:start w:val="1"/>
      <w:numFmt w:val="bullet"/>
      <w:lvlRestart w:val="0"/>
      <w:lvlText w:val="►"/>
      <w:lvlJc w:val="left"/>
      <w:pPr>
        <w:tabs>
          <w:tab w:val="num" w:pos="142"/>
        </w:tabs>
        <w:ind w:left="142" w:hanging="142"/>
      </w:pPr>
      <w:rPr>
        <w:rFonts w:ascii="Arial Unicode MS" w:eastAsia="Arial Unicode MS" w:hAnsi="Arial Unicode MS" w:hint="eastAsia"/>
        <w:color w:val="0066A2"/>
        <w:sz w:val="16"/>
        <w:szCs w:val="1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CAC0BAF"/>
    <w:multiLevelType w:val="multilevel"/>
    <w:tmpl w:val="6A98EA3E"/>
    <w:lvl w:ilvl="0">
      <w:start w:val="1"/>
      <w:numFmt w:val="bullet"/>
      <w:lvlRestart w:val="0"/>
      <w:lvlText w:val="▶"/>
      <w:lvlJc w:val="left"/>
      <w:pPr>
        <w:tabs>
          <w:tab w:val="num" w:pos="284"/>
        </w:tabs>
        <w:ind w:left="284" w:hanging="284"/>
      </w:pPr>
      <w:rPr>
        <w:rFonts w:ascii="Arial Unicode MS" w:eastAsia="Arial Unicode MS" w:hAnsi="Arial Unicode MS" w:hint="eastAsia"/>
        <w:color w:val="0066A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07E1A07"/>
    <w:multiLevelType w:val="multilevel"/>
    <w:tmpl w:val="54DABCD0"/>
    <w:lvl w:ilvl="0">
      <w:start w:val="1"/>
      <w:numFmt w:val="bullet"/>
      <w:lvlRestart w:val="0"/>
      <w:lvlText w:val="•"/>
      <w:lvlJc w:val="left"/>
      <w:pPr>
        <w:tabs>
          <w:tab w:val="num" w:pos="142"/>
        </w:tabs>
        <w:ind w:left="284" w:hanging="142"/>
      </w:pPr>
      <w:rPr>
        <w:rFonts w:ascii="Times New Roman" w:hAnsi="Times New Roman" w:cs="Times New Roman" w:hint="default"/>
        <w:color w:val="C0143C"/>
        <w:sz w:val="20"/>
      </w:rPr>
    </w:lvl>
    <w:lvl w:ilvl="1">
      <w:start w:val="1"/>
      <w:numFmt w:val="bullet"/>
      <w:lvlText w:val="o"/>
      <w:lvlJc w:val="left"/>
      <w:pPr>
        <w:tabs>
          <w:tab w:val="num" w:pos="1724"/>
        </w:tabs>
        <w:ind w:left="1724" w:hanging="360"/>
      </w:pPr>
      <w:rPr>
        <w:rFonts w:ascii="Courier New" w:hAnsi="Courier New" w:cs="Courier New" w:hint="default"/>
      </w:rPr>
    </w:lvl>
    <w:lvl w:ilvl="2">
      <w:start w:val="1"/>
      <w:numFmt w:val="bullet"/>
      <w:lvlText w:val=""/>
      <w:lvlJc w:val="left"/>
      <w:pPr>
        <w:tabs>
          <w:tab w:val="num" w:pos="2444"/>
        </w:tabs>
        <w:ind w:left="2444" w:hanging="360"/>
      </w:pPr>
      <w:rPr>
        <w:rFonts w:ascii="Wingdings" w:hAnsi="Wingdings" w:hint="default"/>
      </w:rPr>
    </w:lvl>
    <w:lvl w:ilvl="3">
      <w:start w:val="1"/>
      <w:numFmt w:val="bullet"/>
      <w:lvlText w:val=""/>
      <w:lvlJc w:val="left"/>
      <w:pPr>
        <w:tabs>
          <w:tab w:val="num" w:pos="3164"/>
        </w:tabs>
        <w:ind w:left="3164" w:hanging="360"/>
      </w:pPr>
      <w:rPr>
        <w:rFonts w:ascii="Symbol" w:hAnsi="Symbol" w:hint="default"/>
      </w:rPr>
    </w:lvl>
    <w:lvl w:ilvl="4">
      <w:start w:val="1"/>
      <w:numFmt w:val="bullet"/>
      <w:lvlText w:val="o"/>
      <w:lvlJc w:val="left"/>
      <w:pPr>
        <w:tabs>
          <w:tab w:val="num" w:pos="3884"/>
        </w:tabs>
        <w:ind w:left="3884" w:hanging="360"/>
      </w:pPr>
      <w:rPr>
        <w:rFonts w:ascii="Courier New" w:hAnsi="Courier New" w:cs="Courier New" w:hint="default"/>
      </w:rPr>
    </w:lvl>
    <w:lvl w:ilvl="5">
      <w:start w:val="1"/>
      <w:numFmt w:val="bullet"/>
      <w:lvlText w:val=""/>
      <w:lvlJc w:val="left"/>
      <w:pPr>
        <w:tabs>
          <w:tab w:val="num" w:pos="4604"/>
        </w:tabs>
        <w:ind w:left="4604" w:hanging="360"/>
      </w:pPr>
      <w:rPr>
        <w:rFonts w:ascii="Wingdings" w:hAnsi="Wingdings" w:hint="default"/>
      </w:rPr>
    </w:lvl>
    <w:lvl w:ilvl="6">
      <w:start w:val="1"/>
      <w:numFmt w:val="bullet"/>
      <w:lvlText w:val=""/>
      <w:lvlJc w:val="left"/>
      <w:pPr>
        <w:tabs>
          <w:tab w:val="num" w:pos="5324"/>
        </w:tabs>
        <w:ind w:left="5324" w:hanging="360"/>
      </w:pPr>
      <w:rPr>
        <w:rFonts w:ascii="Symbol" w:hAnsi="Symbol" w:hint="default"/>
      </w:rPr>
    </w:lvl>
    <w:lvl w:ilvl="7">
      <w:start w:val="1"/>
      <w:numFmt w:val="bullet"/>
      <w:lvlText w:val="o"/>
      <w:lvlJc w:val="left"/>
      <w:pPr>
        <w:tabs>
          <w:tab w:val="num" w:pos="6044"/>
        </w:tabs>
        <w:ind w:left="6044" w:hanging="360"/>
      </w:pPr>
      <w:rPr>
        <w:rFonts w:ascii="Courier New" w:hAnsi="Courier New" w:cs="Courier New" w:hint="default"/>
      </w:rPr>
    </w:lvl>
    <w:lvl w:ilvl="8">
      <w:start w:val="1"/>
      <w:numFmt w:val="bullet"/>
      <w:lvlText w:val=""/>
      <w:lvlJc w:val="left"/>
      <w:pPr>
        <w:tabs>
          <w:tab w:val="num" w:pos="6764"/>
        </w:tabs>
        <w:ind w:left="6764" w:hanging="360"/>
      </w:pPr>
      <w:rPr>
        <w:rFonts w:ascii="Wingdings" w:hAnsi="Wingdings" w:hint="default"/>
      </w:rPr>
    </w:lvl>
  </w:abstractNum>
  <w:abstractNum w:abstractNumId="26" w15:restartNumberingAfterBreak="0">
    <w:nsid w:val="3B6A0CBB"/>
    <w:multiLevelType w:val="multilevel"/>
    <w:tmpl w:val="6176742C"/>
    <w:lvl w:ilvl="0">
      <w:start w:val="1"/>
      <w:numFmt w:val="bullet"/>
      <w:lvlRestart w:val="0"/>
      <w:lvlText w:val="»"/>
      <w:lvlJc w:val="left"/>
      <w:pPr>
        <w:tabs>
          <w:tab w:val="num" w:pos="283"/>
        </w:tabs>
        <w:ind w:left="283" w:hanging="283"/>
      </w:pPr>
      <w:rPr>
        <w:rFonts w:ascii="Times New Roman" w:hAnsi="Times New Roman" w:cs="Times New Roman" w:hint="default"/>
        <w:color w:val="C0143C"/>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4A11AA2"/>
    <w:multiLevelType w:val="multilevel"/>
    <w:tmpl w:val="C946F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62F3A4F"/>
    <w:multiLevelType w:val="hybridMultilevel"/>
    <w:tmpl w:val="94AAA2BE"/>
    <w:lvl w:ilvl="0" w:tplc="C9126774">
      <w:start w:val="1"/>
      <w:numFmt w:val="bullet"/>
      <w:pStyle w:val="ListBullet2"/>
      <w:lvlText w:val="•"/>
      <w:lvlJc w:val="left"/>
      <w:pPr>
        <w:ind w:left="644" w:hanging="360"/>
      </w:pPr>
      <w:rPr>
        <w:rFonts w:ascii="Times New Roman" w:hAnsi="Times New Roman" w:cs="Times New Roman" w:hint="default"/>
        <w:color w:val="1985FF"/>
        <w:sz w:val="20"/>
        <w:szCs w:val="20"/>
      </w:rPr>
    </w:lvl>
    <w:lvl w:ilvl="1" w:tplc="04130003" w:tentative="1">
      <w:start w:val="1"/>
      <w:numFmt w:val="bullet"/>
      <w:lvlText w:val="o"/>
      <w:lvlJc w:val="left"/>
      <w:pPr>
        <w:tabs>
          <w:tab w:val="num" w:pos="2008"/>
        </w:tabs>
        <w:ind w:left="2008" w:hanging="360"/>
      </w:pPr>
      <w:rPr>
        <w:rFonts w:ascii="Courier New" w:hAnsi="Courier New" w:cs="Courier New" w:hint="default"/>
      </w:rPr>
    </w:lvl>
    <w:lvl w:ilvl="2" w:tplc="04130005" w:tentative="1">
      <w:start w:val="1"/>
      <w:numFmt w:val="bullet"/>
      <w:lvlText w:val=""/>
      <w:lvlJc w:val="left"/>
      <w:pPr>
        <w:tabs>
          <w:tab w:val="num" w:pos="2728"/>
        </w:tabs>
        <w:ind w:left="2728" w:hanging="360"/>
      </w:pPr>
      <w:rPr>
        <w:rFonts w:ascii="Wingdings" w:hAnsi="Wingdings" w:hint="default"/>
      </w:rPr>
    </w:lvl>
    <w:lvl w:ilvl="3" w:tplc="04130001" w:tentative="1">
      <w:start w:val="1"/>
      <w:numFmt w:val="bullet"/>
      <w:lvlText w:val=""/>
      <w:lvlJc w:val="left"/>
      <w:pPr>
        <w:tabs>
          <w:tab w:val="num" w:pos="3448"/>
        </w:tabs>
        <w:ind w:left="3448" w:hanging="360"/>
      </w:pPr>
      <w:rPr>
        <w:rFonts w:ascii="Symbol" w:hAnsi="Symbol" w:hint="default"/>
      </w:rPr>
    </w:lvl>
    <w:lvl w:ilvl="4" w:tplc="04130003" w:tentative="1">
      <w:start w:val="1"/>
      <w:numFmt w:val="bullet"/>
      <w:lvlText w:val="o"/>
      <w:lvlJc w:val="left"/>
      <w:pPr>
        <w:tabs>
          <w:tab w:val="num" w:pos="4168"/>
        </w:tabs>
        <w:ind w:left="4168" w:hanging="360"/>
      </w:pPr>
      <w:rPr>
        <w:rFonts w:ascii="Courier New" w:hAnsi="Courier New" w:cs="Courier New" w:hint="default"/>
      </w:rPr>
    </w:lvl>
    <w:lvl w:ilvl="5" w:tplc="04130005" w:tentative="1">
      <w:start w:val="1"/>
      <w:numFmt w:val="bullet"/>
      <w:lvlText w:val=""/>
      <w:lvlJc w:val="left"/>
      <w:pPr>
        <w:tabs>
          <w:tab w:val="num" w:pos="4888"/>
        </w:tabs>
        <w:ind w:left="4888" w:hanging="360"/>
      </w:pPr>
      <w:rPr>
        <w:rFonts w:ascii="Wingdings" w:hAnsi="Wingdings" w:hint="default"/>
      </w:rPr>
    </w:lvl>
    <w:lvl w:ilvl="6" w:tplc="04130001" w:tentative="1">
      <w:start w:val="1"/>
      <w:numFmt w:val="bullet"/>
      <w:lvlText w:val=""/>
      <w:lvlJc w:val="left"/>
      <w:pPr>
        <w:tabs>
          <w:tab w:val="num" w:pos="5608"/>
        </w:tabs>
        <w:ind w:left="5608" w:hanging="360"/>
      </w:pPr>
      <w:rPr>
        <w:rFonts w:ascii="Symbol" w:hAnsi="Symbol" w:hint="default"/>
      </w:rPr>
    </w:lvl>
    <w:lvl w:ilvl="7" w:tplc="04130003" w:tentative="1">
      <w:start w:val="1"/>
      <w:numFmt w:val="bullet"/>
      <w:lvlText w:val="o"/>
      <w:lvlJc w:val="left"/>
      <w:pPr>
        <w:tabs>
          <w:tab w:val="num" w:pos="6328"/>
        </w:tabs>
        <w:ind w:left="6328" w:hanging="360"/>
      </w:pPr>
      <w:rPr>
        <w:rFonts w:ascii="Courier New" w:hAnsi="Courier New" w:cs="Courier New" w:hint="default"/>
      </w:rPr>
    </w:lvl>
    <w:lvl w:ilvl="8" w:tplc="04130005" w:tentative="1">
      <w:start w:val="1"/>
      <w:numFmt w:val="bullet"/>
      <w:lvlText w:val=""/>
      <w:lvlJc w:val="left"/>
      <w:pPr>
        <w:tabs>
          <w:tab w:val="num" w:pos="7048"/>
        </w:tabs>
        <w:ind w:left="7048" w:hanging="360"/>
      </w:pPr>
      <w:rPr>
        <w:rFonts w:ascii="Wingdings" w:hAnsi="Wingdings" w:hint="default"/>
      </w:rPr>
    </w:lvl>
  </w:abstractNum>
  <w:abstractNum w:abstractNumId="29" w15:restartNumberingAfterBreak="0">
    <w:nsid w:val="4BE72120"/>
    <w:multiLevelType w:val="multilevel"/>
    <w:tmpl w:val="DD3E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FCD1EAE"/>
    <w:multiLevelType w:val="multilevel"/>
    <w:tmpl w:val="4A4C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8C127B8"/>
    <w:multiLevelType w:val="hybridMultilevel"/>
    <w:tmpl w:val="56F6715A"/>
    <w:lvl w:ilvl="0" w:tplc="14F4192A">
      <w:start w:val="1"/>
      <w:numFmt w:val="bullet"/>
      <w:pStyle w:val="TableListbullet2"/>
      <w:lvlText w:val="•"/>
      <w:lvlJc w:val="left"/>
      <w:pPr>
        <w:ind w:left="502" w:hanging="360"/>
      </w:pPr>
      <w:rPr>
        <w:rFonts w:ascii="Verdana" w:hAnsi="Verdana" w:hint="default"/>
        <w:color w:val="1985FF"/>
        <w:sz w:val="20"/>
        <w:szCs w:val="20"/>
      </w:rPr>
    </w:lvl>
    <w:lvl w:ilvl="1" w:tplc="04130003" w:tentative="1">
      <w:start w:val="1"/>
      <w:numFmt w:val="bullet"/>
      <w:lvlText w:val="o"/>
      <w:lvlJc w:val="left"/>
      <w:pPr>
        <w:tabs>
          <w:tab w:val="num" w:pos="1724"/>
        </w:tabs>
        <w:ind w:left="1724" w:hanging="360"/>
      </w:pPr>
      <w:rPr>
        <w:rFonts w:ascii="Courier New" w:hAnsi="Courier New" w:cs="Courier New" w:hint="default"/>
      </w:rPr>
    </w:lvl>
    <w:lvl w:ilvl="2" w:tplc="04130005" w:tentative="1">
      <w:start w:val="1"/>
      <w:numFmt w:val="bullet"/>
      <w:lvlText w:val=""/>
      <w:lvlJc w:val="left"/>
      <w:pPr>
        <w:tabs>
          <w:tab w:val="num" w:pos="2444"/>
        </w:tabs>
        <w:ind w:left="2444" w:hanging="360"/>
      </w:pPr>
      <w:rPr>
        <w:rFonts w:ascii="Wingdings" w:hAnsi="Wingdings" w:hint="default"/>
      </w:rPr>
    </w:lvl>
    <w:lvl w:ilvl="3" w:tplc="04130001" w:tentative="1">
      <w:start w:val="1"/>
      <w:numFmt w:val="bullet"/>
      <w:lvlText w:val=""/>
      <w:lvlJc w:val="left"/>
      <w:pPr>
        <w:tabs>
          <w:tab w:val="num" w:pos="3164"/>
        </w:tabs>
        <w:ind w:left="3164" w:hanging="360"/>
      </w:pPr>
      <w:rPr>
        <w:rFonts w:ascii="Symbol" w:hAnsi="Symbol" w:hint="default"/>
      </w:rPr>
    </w:lvl>
    <w:lvl w:ilvl="4" w:tplc="04130003" w:tentative="1">
      <w:start w:val="1"/>
      <w:numFmt w:val="bullet"/>
      <w:lvlText w:val="o"/>
      <w:lvlJc w:val="left"/>
      <w:pPr>
        <w:tabs>
          <w:tab w:val="num" w:pos="3884"/>
        </w:tabs>
        <w:ind w:left="3884" w:hanging="360"/>
      </w:pPr>
      <w:rPr>
        <w:rFonts w:ascii="Courier New" w:hAnsi="Courier New" w:cs="Courier New" w:hint="default"/>
      </w:rPr>
    </w:lvl>
    <w:lvl w:ilvl="5" w:tplc="04130005" w:tentative="1">
      <w:start w:val="1"/>
      <w:numFmt w:val="bullet"/>
      <w:lvlText w:val=""/>
      <w:lvlJc w:val="left"/>
      <w:pPr>
        <w:tabs>
          <w:tab w:val="num" w:pos="4604"/>
        </w:tabs>
        <w:ind w:left="4604" w:hanging="360"/>
      </w:pPr>
      <w:rPr>
        <w:rFonts w:ascii="Wingdings" w:hAnsi="Wingdings" w:hint="default"/>
      </w:rPr>
    </w:lvl>
    <w:lvl w:ilvl="6" w:tplc="04130001" w:tentative="1">
      <w:start w:val="1"/>
      <w:numFmt w:val="bullet"/>
      <w:lvlText w:val=""/>
      <w:lvlJc w:val="left"/>
      <w:pPr>
        <w:tabs>
          <w:tab w:val="num" w:pos="5324"/>
        </w:tabs>
        <w:ind w:left="5324" w:hanging="360"/>
      </w:pPr>
      <w:rPr>
        <w:rFonts w:ascii="Symbol" w:hAnsi="Symbol" w:hint="default"/>
      </w:rPr>
    </w:lvl>
    <w:lvl w:ilvl="7" w:tplc="04130003" w:tentative="1">
      <w:start w:val="1"/>
      <w:numFmt w:val="bullet"/>
      <w:lvlText w:val="o"/>
      <w:lvlJc w:val="left"/>
      <w:pPr>
        <w:tabs>
          <w:tab w:val="num" w:pos="6044"/>
        </w:tabs>
        <w:ind w:left="6044" w:hanging="360"/>
      </w:pPr>
      <w:rPr>
        <w:rFonts w:ascii="Courier New" w:hAnsi="Courier New" w:cs="Courier New" w:hint="default"/>
      </w:rPr>
    </w:lvl>
    <w:lvl w:ilvl="8" w:tplc="04130005" w:tentative="1">
      <w:start w:val="1"/>
      <w:numFmt w:val="bullet"/>
      <w:lvlText w:val=""/>
      <w:lvlJc w:val="left"/>
      <w:pPr>
        <w:tabs>
          <w:tab w:val="num" w:pos="6764"/>
        </w:tabs>
        <w:ind w:left="6764" w:hanging="360"/>
      </w:pPr>
      <w:rPr>
        <w:rFonts w:ascii="Wingdings" w:hAnsi="Wingdings" w:hint="default"/>
      </w:rPr>
    </w:lvl>
  </w:abstractNum>
  <w:abstractNum w:abstractNumId="32" w15:restartNumberingAfterBreak="0">
    <w:nsid w:val="595E4265"/>
    <w:multiLevelType w:val="multilevel"/>
    <w:tmpl w:val="5C92E870"/>
    <w:lvl w:ilvl="0">
      <w:start w:val="1"/>
      <w:numFmt w:val="bullet"/>
      <w:lvlRestart w:val="0"/>
      <w:lvlText w:val="•"/>
      <w:lvlJc w:val="left"/>
      <w:pPr>
        <w:tabs>
          <w:tab w:val="num" w:pos="568"/>
        </w:tabs>
        <w:ind w:left="568" w:hanging="284"/>
      </w:pPr>
      <w:rPr>
        <w:rFonts w:ascii="Times New Roman" w:hAnsi="Times New Roman" w:cs="Times New Roman" w:hint="default"/>
        <w:color w:val="C0143C"/>
        <w:sz w:val="20"/>
      </w:rPr>
    </w:lvl>
    <w:lvl w:ilvl="1">
      <w:start w:val="1"/>
      <w:numFmt w:val="bullet"/>
      <w:lvlText w:val="o"/>
      <w:lvlJc w:val="left"/>
      <w:pPr>
        <w:tabs>
          <w:tab w:val="num" w:pos="2008"/>
        </w:tabs>
        <w:ind w:left="2008" w:hanging="360"/>
      </w:pPr>
      <w:rPr>
        <w:rFonts w:ascii="Courier New" w:hAnsi="Courier New" w:cs="Courier New" w:hint="default"/>
      </w:rPr>
    </w:lvl>
    <w:lvl w:ilvl="2">
      <w:start w:val="1"/>
      <w:numFmt w:val="bullet"/>
      <w:lvlText w:val=""/>
      <w:lvlJc w:val="left"/>
      <w:pPr>
        <w:tabs>
          <w:tab w:val="num" w:pos="2728"/>
        </w:tabs>
        <w:ind w:left="2728" w:hanging="360"/>
      </w:pPr>
      <w:rPr>
        <w:rFonts w:ascii="Wingdings" w:hAnsi="Wingdings" w:hint="default"/>
      </w:rPr>
    </w:lvl>
    <w:lvl w:ilvl="3">
      <w:start w:val="1"/>
      <w:numFmt w:val="bullet"/>
      <w:lvlText w:val=""/>
      <w:lvlJc w:val="left"/>
      <w:pPr>
        <w:tabs>
          <w:tab w:val="num" w:pos="3448"/>
        </w:tabs>
        <w:ind w:left="3448" w:hanging="360"/>
      </w:pPr>
      <w:rPr>
        <w:rFonts w:ascii="Symbol" w:hAnsi="Symbol" w:hint="default"/>
      </w:rPr>
    </w:lvl>
    <w:lvl w:ilvl="4">
      <w:start w:val="1"/>
      <w:numFmt w:val="bullet"/>
      <w:lvlText w:val="o"/>
      <w:lvlJc w:val="left"/>
      <w:pPr>
        <w:tabs>
          <w:tab w:val="num" w:pos="4168"/>
        </w:tabs>
        <w:ind w:left="4168" w:hanging="360"/>
      </w:pPr>
      <w:rPr>
        <w:rFonts w:ascii="Courier New" w:hAnsi="Courier New" w:cs="Courier New" w:hint="default"/>
      </w:rPr>
    </w:lvl>
    <w:lvl w:ilvl="5">
      <w:start w:val="1"/>
      <w:numFmt w:val="bullet"/>
      <w:lvlText w:val=""/>
      <w:lvlJc w:val="left"/>
      <w:pPr>
        <w:tabs>
          <w:tab w:val="num" w:pos="4888"/>
        </w:tabs>
        <w:ind w:left="4888" w:hanging="360"/>
      </w:pPr>
      <w:rPr>
        <w:rFonts w:ascii="Wingdings" w:hAnsi="Wingdings" w:hint="default"/>
      </w:rPr>
    </w:lvl>
    <w:lvl w:ilvl="6">
      <w:start w:val="1"/>
      <w:numFmt w:val="bullet"/>
      <w:lvlText w:val=""/>
      <w:lvlJc w:val="left"/>
      <w:pPr>
        <w:tabs>
          <w:tab w:val="num" w:pos="5608"/>
        </w:tabs>
        <w:ind w:left="5608" w:hanging="360"/>
      </w:pPr>
      <w:rPr>
        <w:rFonts w:ascii="Symbol" w:hAnsi="Symbol" w:hint="default"/>
      </w:rPr>
    </w:lvl>
    <w:lvl w:ilvl="7">
      <w:start w:val="1"/>
      <w:numFmt w:val="bullet"/>
      <w:lvlText w:val="o"/>
      <w:lvlJc w:val="left"/>
      <w:pPr>
        <w:tabs>
          <w:tab w:val="num" w:pos="6328"/>
        </w:tabs>
        <w:ind w:left="6328" w:hanging="360"/>
      </w:pPr>
      <w:rPr>
        <w:rFonts w:ascii="Courier New" w:hAnsi="Courier New" w:cs="Courier New" w:hint="default"/>
      </w:rPr>
    </w:lvl>
    <w:lvl w:ilvl="8">
      <w:start w:val="1"/>
      <w:numFmt w:val="bullet"/>
      <w:lvlText w:val=""/>
      <w:lvlJc w:val="left"/>
      <w:pPr>
        <w:tabs>
          <w:tab w:val="num" w:pos="7048"/>
        </w:tabs>
        <w:ind w:left="7048" w:hanging="360"/>
      </w:pPr>
      <w:rPr>
        <w:rFonts w:ascii="Wingdings" w:hAnsi="Wingdings" w:hint="default"/>
      </w:rPr>
    </w:lvl>
  </w:abstractNum>
  <w:abstractNum w:abstractNumId="33" w15:restartNumberingAfterBreak="0">
    <w:nsid w:val="619C5B64"/>
    <w:multiLevelType w:val="multilevel"/>
    <w:tmpl w:val="FF784BFE"/>
    <w:lvl w:ilvl="0">
      <w:start w:val="1"/>
      <w:numFmt w:val="bullet"/>
      <w:lvlRestart w:val="0"/>
      <w:lvlText w:val="▶"/>
      <w:lvlJc w:val="left"/>
      <w:pPr>
        <w:tabs>
          <w:tab w:val="num" w:pos="142"/>
        </w:tabs>
        <w:ind w:left="142" w:hanging="142"/>
      </w:pPr>
      <w:rPr>
        <w:rFonts w:ascii="Arial Unicode MS" w:eastAsia="Arial Unicode MS" w:hAnsi="Arial Unicode MS" w:hint="eastAsia"/>
        <w:color w:val="0066A2"/>
        <w:sz w:val="16"/>
        <w:szCs w:val="1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3976773"/>
    <w:multiLevelType w:val="hybridMultilevel"/>
    <w:tmpl w:val="5A5613BE"/>
    <w:lvl w:ilvl="0" w:tplc="1E54CA42">
      <w:start w:val="1"/>
      <w:numFmt w:val="bullet"/>
      <w:pStyle w:val="ListBullet"/>
      <w:lvlText w:val="►"/>
      <w:lvlJc w:val="left"/>
      <w:pPr>
        <w:ind w:left="360" w:hanging="360"/>
      </w:pPr>
      <w:rPr>
        <w:rFonts w:ascii="Arial Unicode MS" w:eastAsia="Arial Unicode MS" w:hAnsi="Arial Unicode MS" w:hint="eastAsia"/>
        <w:color w:val="1985FF"/>
        <w:sz w:val="20"/>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9C90EBF"/>
    <w:multiLevelType w:val="multilevel"/>
    <w:tmpl w:val="730E487A"/>
    <w:lvl w:ilvl="0">
      <w:start w:val="1"/>
      <w:numFmt w:val="bullet"/>
      <w:lvlRestart w:val="0"/>
      <w:lvlText w:val="▶"/>
      <w:lvlJc w:val="left"/>
      <w:pPr>
        <w:tabs>
          <w:tab w:val="num" w:pos="142"/>
        </w:tabs>
        <w:ind w:left="142" w:hanging="142"/>
      </w:pPr>
      <w:rPr>
        <w:rFonts w:ascii="Lucida Sans Unicode" w:hAnsi="Lucida Sans Unicode" w:hint="default"/>
        <w:color w:val="0066A2"/>
        <w:sz w:val="16"/>
        <w:szCs w:val="1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D122334"/>
    <w:multiLevelType w:val="multilevel"/>
    <w:tmpl w:val="75FA666A"/>
    <w:lvl w:ilvl="0">
      <w:start w:val="1"/>
      <w:numFmt w:val="bullet"/>
      <w:lvlRestart w:val="0"/>
      <w:lvlText w:val="▶"/>
      <w:lvlJc w:val="left"/>
      <w:pPr>
        <w:tabs>
          <w:tab w:val="num" w:pos="142"/>
        </w:tabs>
        <w:ind w:left="142" w:hanging="142"/>
      </w:pPr>
      <w:rPr>
        <w:rFonts w:ascii="Lucida Sans Unicode" w:hAnsi="Lucida Sans Unicode" w:hint="default"/>
        <w:color w:val="0066A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2F6180A"/>
    <w:multiLevelType w:val="multilevel"/>
    <w:tmpl w:val="BF0A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45D775C"/>
    <w:multiLevelType w:val="multilevel"/>
    <w:tmpl w:val="BF722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9299325">
    <w:abstractNumId w:val="9"/>
  </w:num>
  <w:num w:numId="2" w16cid:durableId="2114664810">
    <w:abstractNumId w:val="9"/>
  </w:num>
  <w:num w:numId="3" w16cid:durableId="1772506945">
    <w:abstractNumId w:val="9"/>
  </w:num>
  <w:num w:numId="4" w16cid:durableId="1449473788">
    <w:abstractNumId w:val="9"/>
  </w:num>
  <w:num w:numId="5" w16cid:durableId="255941929">
    <w:abstractNumId w:val="8"/>
  </w:num>
  <w:num w:numId="6" w16cid:durableId="1485582753">
    <w:abstractNumId w:val="17"/>
  </w:num>
  <w:num w:numId="7" w16cid:durableId="2142529548">
    <w:abstractNumId w:val="6"/>
  </w:num>
  <w:num w:numId="8" w16cid:durableId="1195852526">
    <w:abstractNumId w:val="5"/>
  </w:num>
  <w:num w:numId="9" w16cid:durableId="1516772862">
    <w:abstractNumId w:val="4"/>
  </w:num>
  <w:num w:numId="10" w16cid:durableId="1065226682">
    <w:abstractNumId w:val="7"/>
  </w:num>
  <w:num w:numId="11" w16cid:durableId="837384601">
    <w:abstractNumId w:val="3"/>
  </w:num>
  <w:num w:numId="12" w16cid:durableId="647705357">
    <w:abstractNumId w:val="2"/>
  </w:num>
  <w:num w:numId="13" w16cid:durableId="1258169636">
    <w:abstractNumId w:val="1"/>
  </w:num>
  <w:num w:numId="14" w16cid:durableId="1615212761">
    <w:abstractNumId w:val="0"/>
  </w:num>
  <w:num w:numId="15" w16cid:durableId="1900047823">
    <w:abstractNumId w:val="18"/>
  </w:num>
  <w:num w:numId="16" w16cid:durableId="1962110873">
    <w:abstractNumId w:val="34"/>
  </w:num>
  <w:num w:numId="17" w16cid:durableId="1283610431">
    <w:abstractNumId w:val="28"/>
  </w:num>
  <w:num w:numId="18" w16cid:durableId="1506091279">
    <w:abstractNumId w:val="18"/>
  </w:num>
  <w:num w:numId="19" w16cid:durableId="610404771">
    <w:abstractNumId w:val="34"/>
  </w:num>
  <w:num w:numId="20" w16cid:durableId="234323654">
    <w:abstractNumId w:val="28"/>
  </w:num>
  <w:num w:numId="21" w16cid:durableId="697244901">
    <w:abstractNumId w:val="18"/>
  </w:num>
  <w:num w:numId="22" w16cid:durableId="1668291395">
    <w:abstractNumId w:val="28"/>
  </w:num>
  <w:num w:numId="23" w16cid:durableId="750080644">
    <w:abstractNumId w:val="22"/>
  </w:num>
  <w:num w:numId="24" w16cid:durableId="936214097">
    <w:abstractNumId w:val="31"/>
  </w:num>
  <w:num w:numId="25" w16cid:durableId="250166976">
    <w:abstractNumId w:val="21"/>
  </w:num>
  <w:num w:numId="26" w16cid:durableId="905726007">
    <w:abstractNumId w:val="11"/>
  </w:num>
  <w:num w:numId="27" w16cid:durableId="256908973">
    <w:abstractNumId w:val="26"/>
  </w:num>
  <w:num w:numId="28" w16cid:durableId="208491361">
    <w:abstractNumId w:val="32"/>
  </w:num>
  <w:num w:numId="29" w16cid:durableId="2129277471">
    <w:abstractNumId w:val="15"/>
  </w:num>
  <w:num w:numId="30" w16cid:durableId="1635986170">
    <w:abstractNumId w:val="25"/>
  </w:num>
  <w:num w:numId="31" w16cid:durableId="45106729">
    <w:abstractNumId w:val="16"/>
  </w:num>
  <w:num w:numId="32" w16cid:durableId="1551529512">
    <w:abstractNumId w:val="36"/>
  </w:num>
  <w:num w:numId="33" w16cid:durableId="1926642555">
    <w:abstractNumId w:val="35"/>
  </w:num>
  <w:num w:numId="34" w16cid:durableId="1950044031">
    <w:abstractNumId w:val="10"/>
  </w:num>
  <w:num w:numId="35" w16cid:durableId="1405564963">
    <w:abstractNumId w:val="12"/>
  </w:num>
  <w:num w:numId="36" w16cid:durableId="1349678385">
    <w:abstractNumId w:val="24"/>
  </w:num>
  <w:num w:numId="37" w16cid:durableId="1615408031">
    <w:abstractNumId w:val="19"/>
  </w:num>
  <w:num w:numId="38" w16cid:durableId="285625448">
    <w:abstractNumId w:val="13"/>
  </w:num>
  <w:num w:numId="39" w16cid:durableId="1378623430">
    <w:abstractNumId w:val="33"/>
  </w:num>
  <w:num w:numId="40" w16cid:durableId="1605074782">
    <w:abstractNumId w:val="23"/>
  </w:num>
  <w:num w:numId="41" w16cid:durableId="716705906">
    <w:abstractNumId w:val="9"/>
  </w:num>
  <w:num w:numId="42" w16cid:durableId="162162910">
    <w:abstractNumId w:val="9"/>
  </w:num>
  <w:num w:numId="43" w16cid:durableId="524296998">
    <w:abstractNumId w:val="30"/>
  </w:num>
  <w:num w:numId="44" w16cid:durableId="1206985911">
    <w:abstractNumId w:val="27"/>
  </w:num>
  <w:num w:numId="45" w16cid:durableId="1899391920">
    <w:abstractNumId w:val="29"/>
  </w:num>
  <w:num w:numId="46" w16cid:durableId="1240481887">
    <w:abstractNumId w:val="14"/>
  </w:num>
  <w:num w:numId="47" w16cid:durableId="1640652813">
    <w:abstractNumId w:val="37"/>
  </w:num>
  <w:num w:numId="48" w16cid:durableId="911476260">
    <w:abstractNumId w:val="20"/>
  </w:num>
  <w:num w:numId="49" w16cid:durableId="1998727143">
    <w:abstractNumId w:val="38"/>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Omkar Kulthe">
    <w15:presenceInfo w15:providerId="AD" w15:userId="S::omkar.kulthe@atos.net::b75c9f8a-077f-4476-9ad4-3359b44f5eca"/>
  </w15:person>
  <w15:person w15:author="Matei-Alexandru Marcu">
    <w15:presenceInfo w15:providerId="AD" w15:userId="S::matei-alexandru.marcu@atos.net::5b85a3a7-7ac4-4e48-9c6e-f42d25a2f5e9"/>
  </w15:person>
  <w15:person w15:author="Giridhar Maram">
    <w15:presenceInfo w15:providerId="AD" w15:userId="S::giridhar.maram@atos.net::10c61cdf-6e98-41af-a61c-58c4b7e4b6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0" w:nlCheck="1" w:checkStyle="1"/>
  <w:activeWritingStyle w:appName="MSWord" w:lang="fr-FR" w:vendorID="64" w:dllVersion="0" w:nlCheck="1" w:checkStyle="1"/>
  <w:activeWritingStyle w:appName="MSWord" w:lang="en-GB" w:vendorID="64" w:dllVersion="0" w:nlCheck="1" w:checkStyle="1"/>
  <w:activeWritingStyle w:appName="MSWord" w:lang="en-IN" w:vendorID="64" w:dllVersion="0" w:nlCheck="1" w:checkStyle="0"/>
  <w:proofState w:spelling="clean" w:grammar="clean"/>
  <w:attachedTemplate r:id="rId1"/>
  <w:stylePaneFormatFilter w:val="1F04" w:allStyles="0" w:customStyles="0" w:latentStyles="1"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284"/>
  <w:hyphenationZone w:val="425"/>
  <w:drawingGridHorizontalSpacing w:val="100"/>
  <w:drawingGridVerticalSpacing w:val="136"/>
  <w:displayHorizontalDrawingGridEvery w:val="0"/>
  <w:displayVerticalDrawingGridEvery w:val="0"/>
  <w:noPunctuationKerning/>
  <w:characterSpacingControl w:val="doNotCompress"/>
  <w:hdrShapeDefaults>
    <o:shapedefaults v:ext="edit" spidmax="2050" fillcolor="white">
      <v:fill color="white"/>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type" w:val="Report.dotm"/>
  </w:docVars>
  <w:rsids>
    <w:rsidRoot w:val="005C018E"/>
    <w:rsid w:val="000005EE"/>
    <w:rsid w:val="000105A3"/>
    <w:rsid w:val="00012D87"/>
    <w:rsid w:val="00013E8B"/>
    <w:rsid w:val="00015B5E"/>
    <w:rsid w:val="00017017"/>
    <w:rsid w:val="00021A96"/>
    <w:rsid w:val="00021FD2"/>
    <w:rsid w:val="00024C27"/>
    <w:rsid w:val="00030FD6"/>
    <w:rsid w:val="00033681"/>
    <w:rsid w:val="00033BF6"/>
    <w:rsid w:val="00034254"/>
    <w:rsid w:val="0003558B"/>
    <w:rsid w:val="00040FDB"/>
    <w:rsid w:val="000466DB"/>
    <w:rsid w:val="00046AB5"/>
    <w:rsid w:val="00047BA3"/>
    <w:rsid w:val="000520BB"/>
    <w:rsid w:val="000522A2"/>
    <w:rsid w:val="00054AE2"/>
    <w:rsid w:val="000563C9"/>
    <w:rsid w:val="0006081E"/>
    <w:rsid w:val="00062E8B"/>
    <w:rsid w:val="000648AF"/>
    <w:rsid w:val="000657D3"/>
    <w:rsid w:val="00074D53"/>
    <w:rsid w:val="0008051E"/>
    <w:rsid w:val="000826A0"/>
    <w:rsid w:val="00085C0A"/>
    <w:rsid w:val="00086D6C"/>
    <w:rsid w:val="000872B9"/>
    <w:rsid w:val="00091EB8"/>
    <w:rsid w:val="0009208D"/>
    <w:rsid w:val="0009353A"/>
    <w:rsid w:val="000938D1"/>
    <w:rsid w:val="0009439A"/>
    <w:rsid w:val="000A10C9"/>
    <w:rsid w:val="000A1432"/>
    <w:rsid w:val="000A1A7E"/>
    <w:rsid w:val="000A2D48"/>
    <w:rsid w:val="000A4940"/>
    <w:rsid w:val="000A661E"/>
    <w:rsid w:val="000A6868"/>
    <w:rsid w:val="000A7B2B"/>
    <w:rsid w:val="000B51D4"/>
    <w:rsid w:val="000B539C"/>
    <w:rsid w:val="000B60AB"/>
    <w:rsid w:val="000B6FA3"/>
    <w:rsid w:val="000B7AB6"/>
    <w:rsid w:val="000C1189"/>
    <w:rsid w:val="000C3E22"/>
    <w:rsid w:val="000C5009"/>
    <w:rsid w:val="000C6258"/>
    <w:rsid w:val="000D0045"/>
    <w:rsid w:val="000D5888"/>
    <w:rsid w:val="000E0BA6"/>
    <w:rsid w:val="000E523C"/>
    <w:rsid w:val="000E66D9"/>
    <w:rsid w:val="000F7A71"/>
    <w:rsid w:val="000F7B15"/>
    <w:rsid w:val="000F7C98"/>
    <w:rsid w:val="001033D6"/>
    <w:rsid w:val="00105040"/>
    <w:rsid w:val="00112BA6"/>
    <w:rsid w:val="00116464"/>
    <w:rsid w:val="0011799A"/>
    <w:rsid w:val="00123BDD"/>
    <w:rsid w:val="00125277"/>
    <w:rsid w:val="001258C7"/>
    <w:rsid w:val="00127E36"/>
    <w:rsid w:val="00130044"/>
    <w:rsid w:val="00134187"/>
    <w:rsid w:val="00135BAA"/>
    <w:rsid w:val="00136D4C"/>
    <w:rsid w:val="00136E2A"/>
    <w:rsid w:val="0014244D"/>
    <w:rsid w:val="001429E6"/>
    <w:rsid w:val="0014353A"/>
    <w:rsid w:val="0015035C"/>
    <w:rsid w:val="001503F8"/>
    <w:rsid w:val="001506D7"/>
    <w:rsid w:val="00154F62"/>
    <w:rsid w:val="0015766A"/>
    <w:rsid w:val="00164F40"/>
    <w:rsid w:val="001658EA"/>
    <w:rsid w:val="001736BB"/>
    <w:rsid w:val="001754DB"/>
    <w:rsid w:val="001769BA"/>
    <w:rsid w:val="00176F01"/>
    <w:rsid w:val="0018059C"/>
    <w:rsid w:val="00183356"/>
    <w:rsid w:val="001903FC"/>
    <w:rsid w:val="001946E7"/>
    <w:rsid w:val="001979C2"/>
    <w:rsid w:val="001A4608"/>
    <w:rsid w:val="001A7B9C"/>
    <w:rsid w:val="001B772E"/>
    <w:rsid w:val="001C2DD7"/>
    <w:rsid w:val="001C3A7B"/>
    <w:rsid w:val="001C721A"/>
    <w:rsid w:val="001D21B3"/>
    <w:rsid w:val="001E003F"/>
    <w:rsid w:val="001E005C"/>
    <w:rsid w:val="001E008A"/>
    <w:rsid w:val="001E02AE"/>
    <w:rsid w:val="001F1A41"/>
    <w:rsid w:val="001F4246"/>
    <w:rsid w:val="00213EA3"/>
    <w:rsid w:val="002142EC"/>
    <w:rsid w:val="0021578F"/>
    <w:rsid w:val="00220849"/>
    <w:rsid w:val="002213F9"/>
    <w:rsid w:val="002218A9"/>
    <w:rsid w:val="0022421F"/>
    <w:rsid w:val="002338C7"/>
    <w:rsid w:val="00233A59"/>
    <w:rsid w:val="00240223"/>
    <w:rsid w:val="00240C65"/>
    <w:rsid w:val="002426C0"/>
    <w:rsid w:val="002503C3"/>
    <w:rsid w:val="00250583"/>
    <w:rsid w:val="00252460"/>
    <w:rsid w:val="0025342B"/>
    <w:rsid w:val="00256124"/>
    <w:rsid w:val="002577C7"/>
    <w:rsid w:val="00260BBF"/>
    <w:rsid w:val="00262125"/>
    <w:rsid w:val="00262892"/>
    <w:rsid w:val="002673BA"/>
    <w:rsid w:val="00272E11"/>
    <w:rsid w:val="00282C4F"/>
    <w:rsid w:val="00284B3C"/>
    <w:rsid w:val="00285A98"/>
    <w:rsid w:val="002860E9"/>
    <w:rsid w:val="0028748B"/>
    <w:rsid w:val="002902A3"/>
    <w:rsid w:val="00290733"/>
    <w:rsid w:val="00291291"/>
    <w:rsid w:val="00293A26"/>
    <w:rsid w:val="00294BF5"/>
    <w:rsid w:val="002954D9"/>
    <w:rsid w:val="00295BFC"/>
    <w:rsid w:val="00296BE1"/>
    <w:rsid w:val="002A49BD"/>
    <w:rsid w:val="002A589C"/>
    <w:rsid w:val="002A709E"/>
    <w:rsid w:val="002B2481"/>
    <w:rsid w:val="002B4F54"/>
    <w:rsid w:val="002C0BDA"/>
    <w:rsid w:val="002C2779"/>
    <w:rsid w:val="002C6082"/>
    <w:rsid w:val="002C65B7"/>
    <w:rsid w:val="002C7B12"/>
    <w:rsid w:val="002D1C29"/>
    <w:rsid w:val="002D5E4C"/>
    <w:rsid w:val="002D65BF"/>
    <w:rsid w:val="002E0A8E"/>
    <w:rsid w:val="002E36C9"/>
    <w:rsid w:val="002F6596"/>
    <w:rsid w:val="002F6647"/>
    <w:rsid w:val="002F6E80"/>
    <w:rsid w:val="00301C46"/>
    <w:rsid w:val="00303498"/>
    <w:rsid w:val="0030425C"/>
    <w:rsid w:val="003068BE"/>
    <w:rsid w:val="00306F69"/>
    <w:rsid w:val="003138DD"/>
    <w:rsid w:val="0031444A"/>
    <w:rsid w:val="0031479C"/>
    <w:rsid w:val="00323591"/>
    <w:rsid w:val="00324080"/>
    <w:rsid w:val="0033237C"/>
    <w:rsid w:val="00336C8B"/>
    <w:rsid w:val="00340395"/>
    <w:rsid w:val="0034416D"/>
    <w:rsid w:val="003447D9"/>
    <w:rsid w:val="00347E76"/>
    <w:rsid w:val="00350B38"/>
    <w:rsid w:val="00354927"/>
    <w:rsid w:val="003577E7"/>
    <w:rsid w:val="00360308"/>
    <w:rsid w:val="003614D5"/>
    <w:rsid w:val="0036271B"/>
    <w:rsid w:val="00364C4E"/>
    <w:rsid w:val="0036677A"/>
    <w:rsid w:val="00376CE2"/>
    <w:rsid w:val="003771AD"/>
    <w:rsid w:val="00382839"/>
    <w:rsid w:val="00382D4E"/>
    <w:rsid w:val="00383B48"/>
    <w:rsid w:val="003918E0"/>
    <w:rsid w:val="00391991"/>
    <w:rsid w:val="00396DC3"/>
    <w:rsid w:val="003979CB"/>
    <w:rsid w:val="003A10AF"/>
    <w:rsid w:val="003A35FF"/>
    <w:rsid w:val="003A3A2D"/>
    <w:rsid w:val="003A3DA2"/>
    <w:rsid w:val="003A52B0"/>
    <w:rsid w:val="003A54AB"/>
    <w:rsid w:val="003B031C"/>
    <w:rsid w:val="003B0DAE"/>
    <w:rsid w:val="003B26BE"/>
    <w:rsid w:val="003B2D29"/>
    <w:rsid w:val="003B3964"/>
    <w:rsid w:val="003B6C49"/>
    <w:rsid w:val="003C05B1"/>
    <w:rsid w:val="003C0CE9"/>
    <w:rsid w:val="003C437E"/>
    <w:rsid w:val="003D013D"/>
    <w:rsid w:val="003D4C67"/>
    <w:rsid w:val="003D5655"/>
    <w:rsid w:val="003E0293"/>
    <w:rsid w:val="003E238E"/>
    <w:rsid w:val="003E2AE3"/>
    <w:rsid w:val="003E3622"/>
    <w:rsid w:val="003E6C82"/>
    <w:rsid w:val="003F21F7"/>
    <w:rsid w:val="00403B7F"/>
    <w:rsid w:val="00403FE1"/>
    <w:rsid w:val="00405104"/>
    <w:rsid w:val="00405C13"/>
    <w:rsid w:val="00406C7D"/>
    <w:rsid w:val="00406E92"/>
    <w:rsid w:val="00407028"/>
    <w:rsid w:val="004076E8"/>
    <w:rsid w:val="0041155F"/>
    <w:rsid w:val="004239C3"/>
    <w:rsid w:val="004273F0"/>
    <w:rsid w:val="004339B5"/>
    <w:rsid w:val="004353C1"/>
    <w:rsid w:val="00437D5D"/>
    <w:rsid w:val="00451B48"/>
    <w:rsid w:val="004609C2"/>
    <w:rsid w:val="004626F3"/>
    <w:rsid w:val="0046611A"/>
    <w:rsid w:val="00472432"/>
    <w:rsid w:val="00473746"/>
    <w:rsid w:val="00483465"/>
    <w:rsid w:val="004A5CFF"/>
    <w:rsid w:val="004A64C9"/>
    <w:rsid w:val="004B49FC"/>
    <w:rsid w:val="004C095E"/>
    <w:rsid w:val="004C3DCA"/>
    <w:rsid w:val="004C3FA1"/>
    <w:rsid w:val="004C7AA2"/>
    <w:rsid w:val="004D073A"/>
    <w:rsid w:val="004D1B63"/>
    <w:rsid w:val="004D31A2"/>
    <w:rsid w:val="004D51A9"/>
    <w:rsid w:val="004D6B8B"/>
    <w:rsid w:val="004E0833"/>
    <w:rsid w:val="004E1095"/>
    <w:rsid w:val="004E1270"/>
    <w:rsid w:val="004E37BA"/>
    <w:rsid w:val="004E7373"/>
    <w:rsid w:val="004F4B20"/>
    <w:rsid w:val="004F75EF"/>
    <w:rsid w:val="005034E4"/>
    <w:rsid w:val="00504861"/>
    <w:rsid w:val="00504A7B"/>
    <w:rsid w:val="00505837"/>
    <w:rsid w:val="00505CF8"/>
    <w:rsid w:val="00523FE5"/>
    <w:rsid w:val="00524AAA"/>
    <w:rsid w:val="00532057"/>
    <w:rsid w:val="005357FF"/>
    <w:rsid w:val="005363A3"/>
    <w:rsid w:val="00536942"/>
    <w:rsid w:val="00536FE8"/>
    <w:rsid w:val="0053716E"/>
    <w:rsid w:val="00541ADD"/>
    <w:rsid w:val="00542B14"/>
    <w:rsid w:val="00544AAD"/>
    <w:rsid w:val="00552A21"/>
    <w:rsid w:val="0055442B"/>
    <w:rsid w:val="00556680"/>
    <w:rsid w:val="005600A0"/>
    <w:rsid w:val="00560400"/>
    <w:rsid w:val="005604EE"/>
    <w:rsid w:val="0056126F"/>
    <w:rsid w:val="0056480D"/>
    <w:rsid w:val="005649F0"/>
    <w:rsid w:val="00564DC3"/>
    <w:rsid w:val="0056569D"/>
    <w:rsid w:val="00566758"/>
    <w:rsid w:val="0057027C"/>
    <w:rsid w:val="00571E09"/>
    <w:rsid w:val="00574B5B"/>
    <w:rsid w:val="00576709"/>
    <w:rsid w:val="0058245D"/>
    <w:rsid w:val="00585C04"/>
    <w:rsid w:val="0058662D"/>
    <w:rsid w:val="005938C6"/>
    <w:rsid w:val="00593D8E"/>
    <w:rsid w:val="005A09F7"/>
    <w:rsid w:val="005A4552"/>
    <w:rsid w:val="005A4E08"/>
    <w:rsid w:val="005A5542"/>
    <w:rsid w:val="005A7565"/>
    <w:rsid w:val="005B0C26"/>
    <w:rsid w:val="005B2667"/>
    <w:rsid w:val="005B3B13"/>
    <w:rsid w:val="005B67CD"/>
    <w:rsid w:val="005C018E"/>
    <w:rsid w:val="005C1C5A"/>
    <w:rsid w:val="005C1D6C"/>
    <w:rsid w:val="005D303A"/>
    <w:rsid w:val="005D408A"/>
    <w:rsid w:val="005D764B"/>
    <w:rsid w:val="005D79A6"/>
    <w:rsid w:val="005D7B5A"/>
    <w:rsid w:val="005E02B9"/>
    <w:rsid w:val="005E087B"/>
    <w:rsid w:val="005E1153"/>
    <w:rsid w:val="005E13CF"/>
    <w:rsid w:val="005E56DB"/>
    <w:rsid w:val="005E7C63"/>
    <w:rsid w:val="005F2338"/>
    <w:rsid w:val="005F43AF"/>
    <w:rsid w:val="005F5B80"/>
    <w:rsid w:val="005F7AD9"/>
    <w:rsid w:val="006026F0"/>
    <w:rsid w:val="00604DE0"/>
    <w:rsid w:val="00605BF0"/>
    <w:rsid w:val="006069A6"/>
    <w:rsid w:val="00606BAA"/>
    <w:rsid w:val="006070F4"/>
    <w:rsid w:val="00617298"/>
    <w:rsid w:val="0062021A"/>
    <w:rsid w:val="00622268"/>
    <w:rsid w:val="00630428"/>
    <w:rsid w:val="0063077B"/>
    <w:rsid w:val="00642ACA"/>
    <w:rsid w:val="00642D99"/>
    <w:rsid w:val="00643242"/>
    <w:rsid w:val="006443F2"/>
    <w:rsid w:val="00646987"/>
    <w:rsid w:val="00650B5F"/>
    <w:rsid w:val="00651664"/>
    <w:rsid w:val="006520AB"/>
    <w:rsid w:val="00653386"/>
    <w:rsid w:val="00667717"/>
    <w:rsid w:val="00670D97"/>
    <w:rsid w:val="006722C6"/>
    <w:rsid w:val="00676C9F"/>
    <w:rsid w:val="00683495"/>
    <w:rsid w:val="00686D10"/>
    <w:rsid w:val="006903EE"/>
    <w:rsid w:val="00693BAA"/>
    <w:rsid w:val="006A0D5C"/>
    <w:rsid w:val="006A614E"/>
    <w:rsid w:val="006B422B"/>
    <w:rsid w:val="006B7855"/>
    <w:rsid w:val="006C0228"/>
    <w:rsid w:val="006C0D56"/>
    <w:rsid w:val="006C5F2B"/>
    <w:rsid w:val="006C74FC"/>
    <w:rsid w:val="006D1D9C"/>
    <w:rsid w:val="006D25B9"/>
    <w:rsid w:val="006D575B"/>
    <w:rsid w:val="006E1224"/>
    <w:rsid w:val="006F173C"/>
    <w:rsid w:val="006F1CCF"/>
    <w:rsid w:val="006F477A"/>
    <w:rsid w:val="006F5C43"/>
    <w:rsid w:val="006F63E5"/>
    <w:rsid w:val="00700343"/>
    <w:rsid w:val="00700A1C"/>
    <w:rsid w:val="007040A5"/>
    <w:rsid w:val="00710191"/>
    <w:rsid w:val="00711285"/>
    <w:rsid w:val="0071774E"/>
    <w:rsid w:val="007307D0"/>
    <w:rsid w:val="007316D6"/>
    <w:rsid w:val="007325A5"/>
    <w:rsid w:val="00734E8C"/>
    <w:rsid w:val="0073704C"/>
    <w:rsid w:val="00740C83"/>
    <w:rsid w:val="0074114D"/>
    <w:rsid w:val="00744443"/>
    <w:rsid w:val="00747473"/>
    <w:rsid w:val="00752E57"/>
    <w:rsid w:val="007575EF"/>
    <w:rsid w:val="00760CE1"/>
    <w:rsid w:val="00766FAC"/>
    <w:rsid w:val="007750BC"/>
    <w:rsid w:val="00776B14"/>
    <w:rsid w:val="00777F9E"/>
    <w:rsid w:val="007815DD"/>
    <w:rsid w:val="0078680A"/>
    <w:rsid w:val="00791162"/>
    <w:rsid w:val="0079155A"/>
    <w:rsid w:val="00792726"/>
    <w:rsid w:val="00796C47"/>
    <w:rsid w:val="0079706C"/>
    <w:rsid w:val="007A4075"/>
    <w:rsid w:val="007A4D4A"/>
    <w:rsid w:val="007B038C"/>
    <w:rsid w:val="007B5B04"/>
    <w:rsid w:val="007B769E"/>
    <w:rsid w:val="007C225D"/>
    <w:rsid w:val="007C2325"/>
    <w:rsid w:val="007C2589"/>
    <w:rsid w:val="007D072C"/>
    <w:rsid w:val="007D0EE0"/>
    <w:rsid w:val="007D2684"/>
    <w:rsid w:val="007D5E4D"/>
    <w:rsid w:val="007E45F7"/>
    <w:rsid w:val="007F2296"/>
    <w:rsid w:val="007F2B7B"/>
    <w:rsid w:val="007F385A"/>
    <w:rsid w:val="007F470F"/>
    <w:rsid w:val="007F755F"/>
    <w:rsid w:val="007F75DC"/>
    <w:rsid w:val="0080190D"/>
    <w:rsid w:val="00804B30"/>
    <w:rsid w:val="00804E9F"/>
    <w:rsid w:val="00805E21"/>
    <w:rsid w:val="00811EE8"/>
    <w:rsid w:val="00813AB4"/>
    <w:rsid w:val="008145D2"/>
    <w:rsid w:val="00814851"/>
    <w:rsid w:val="00822AB0"/>
    <w:rsid w:val="00822AC8"/>
    <w:rsid w:val="008230D5"/>
    <w:rsid w:val="008241DC"/>
    <w:rsid w:val="00824AF9"/>
    <w:rsid w:val="00824CF6"/>
    <w:rsid w:val="008307A5"/>
    <w:rsid w:val="00834D0D"/>
    <w:rsid w:val="00840B84"/>
    <w:rsid w:val="00847B91"/>
    <w:rsid w:val="00847C6E"/>
    <w:rsid w:val="00854A24"/>
    <w:rsid w:val="00860389"/>
    <w:rsid w:val="00860AB7"/>
    <w:rsid w:val="00861AED"/>
    <w:rsid w:val="008735F0"/>
    <w:rsid w:val="00874AC7"/>
    <w:rsid w:val="0088550B"/>
    <w:rsid w:val="008870A6"/>
    <w:rsid w:val="00887DCE"/>
    <w:rsid w:val="008928F8"/>
    <w:rsid w:val="00892AB4"/>
    <w:rsid w:val="008976B0"/>
    <w:rsid w:val="00897DC8"/>
    <w:rsid w:val="008A13EE"/>
    <w:rsid w:val="008A326D"/>
    <w:rsid w:val="008A47BE"/>
    <w:rsid w:val="008A6598"/>
    <w:rsid w:val="008A65C5"/>
    <w:rsid w:val="008A7726"/>
    <w:rsid w:val="008B174D"/>
    <w:rsid w:val="008B2155"/>
    <w:rsid w:val="008B265A"/>
    <w:rsid w:val="008B40CC"/>
    <w:rsid w:val="008B66F9"/>
    <w:rsid w:val="008C67AF"/>
    <w:rsid w:val="008C6F6B"/>
    <w:rsid w:val="008C6FB3"/>
    <w:rsid w:val="008D11C0"/>
    <w:rsid w:val="008D2699"/>
    <w:rsid w:val="008D3CB1"/>
    <w:rsid w:val="008D4BEA"/>
    <w:rsid w:val="008D5926"/>
    <w:rsid w:val="008D5EC4"/>
    <w:rsid w:val="008E0D12"/>
    <w:rsid w:val="008E3400"/>
    <w:rsid w:val="008E4B14"/>
    <w:rsid w:val="008E501A"/>
    <w:rsid w:val="008E7EB2"/>
    <w:rsid w:val="008F2EF7"/>
    <w:rsid w:val="008F6D7F"/>
    <w:rsid w:val="008F77C2"/>
    <w:rsid w:val="009103C4"/>
    <w:rsid w:val="00910E8F"/>
    <w:rsid w:val="009158E8"/>
    <w:rsid w:val="00915C0E"/>
    <w:rsid w:val="0091630D"/>
    <w:rsid w:val="00921074"/>
    <w:rsid w:val="00921C4B"/>
    <w:rsid w:val="00922ED7"/>
    <w:rsid w:val="0092524E"/>
    <w:rsid w:val="00926E81"/>
    <w:rsid w:val="00927A7E"/>
    <w:rsid w:val="00933F1B"/>
    <w:rsid w:val="0093764A"/>
    <w:rsid w:val="00937EA9"/>
    <w:rsid w:val="00943674"/>
    <w:rsid w:val="009518CF"/>
    <w:rsid w:val="00953D69"/>
    <w:rsid w:val="00954C14"/>
    <w:rsid w:val="0095673B"/>
    <w:rsid w:val="00960E3D"/>
    <w:rsid w:val="0096359E"/>
    <w:rsid w:val="0096644B"/>
    <w:rsid w:val="00966D78"/>
    <w:rsid w:val="00970E91"/>
    <w:rsid w:val="0098056D"/>
    <w:rsid w:val="00980817"/>
    <w:rsid w:val="0098312F"/>
    <w:rsid w:val="009854A2"/>
    <w:rsid w:val="00987146"/>
    <w:rsid w:val="00993BE8"/>
    <w:rsid w:val="00994876"/>
    <w:rsid w:val="00995E33"/>
    <w:rsid w:val="00996043"/>
    <w:rsid w:val="009963B6"/>
    <w:rsid w:val="009A1A6B"/>
    <w:rsid w:val="009A1BFB"/>
    <w:rsid w:val="009A5305"/>
    <w:rsid w:val="009A55B3"/>
    <w:rsid w:val="009A564B"/>
    <w:rsid w:val="009A6CE2"/>
    <w:rsid w:val="009A7C0D"/>
    <w:rsid w:val="009B0CEF"/>
    <w:rsid w:val="009B7FF4"/>
    <w:rsid w:val="009C17E1"/>
    <w:rsid w:val="009C2777"/>
    <w:rsid w:val="009C3093"/>
    <w:rsid w:val="009C3477"/>
    <w:rsid w:val="009C7C52"/>
    <w:rsid w:val="009E25F4"/>
    <w:rsid w:val="009E2ADC"/>
    <w:rsid w:val="009E6E44"/>
    <w:rsid w:val="009E7095"/>
    <w:rsid w:val="009E7F48"/>
    <w:rsid w:val="009F2A6B"/>
    <w:rsid w:val="009F333E"/>
    <w:rsid w:val="009F3CCE"/>
    <w:rsid w:val="009F5F94"/>
    <w:rsid w:val="00A00205"/>
    <w:rsid w:val="00A02DD2"/>
    <w:rsid w:val="00A03B63"/>
    <w:rsid w:val="00A04579"/>
    <w:rsid w:val="00A05A1D"/>
    <w:rsid w:val="00A07E85"/>
    <w:rsid w:val="00A13D4F"/>
    <w:rsid w:val="00A1409C"/>
    <w:rsid w:val="00A14298"/>
    <w:rsid w:val="00A142FF"/>
    <w:rsid w:val="00A1666F"/>
    <w:rsid w:val="00A2393F"/>
    <w:rsid w:val="00A309C3"/>
    <w:rsid w:val="00A328F3"/>
    <w:rsid w:val="00A34A5C"/>
    <w:rsid w:val="00A3543C"/>
    <w:rsid w:val="00A43202"/>
    <w:rsid w:val="00A51611"/>
    <w:rsid w:val="00A54956"/>
    <w:rsid w:val="00A5730C"/>
    <w:rsid w:val="00A579BF"/>
    <w:rsid w:val="00A62B61"/>
    <w:rsid w:val="00A66BE6"/>
    <w:rsid w:val="00A66F51"/>
    <w:rsid w:val="00A70CA5"/>
    <w:rsid w:val="00A70D95"/>
    <w:rsid w:val="00A70E86"/>
    <w:rsid w:val="00A744A8"/>
    <w:rsid w:val="00A7481A"/>
    <w:rsid w:val="00A75662"/>
    <w:rsid w:val="00A778B1"/>
    <w:rsid w:val="00A808B1"/>
    <w:rsid w:val="00A81233"/>
    <w:rsid w:val="00A90315"/>
    <w:rsid w:val="00A918BA"/>
    <w:rsid w:val="00A957D8"/>
    <w:rsid w:val="00A964BE"/>
    <w:rsid w:val="00AA05C8"/>
    <w:rsid w:val="00AA21C0"/>
    <w:rsid w:val="00AA4FEE"/>
    <w:rsid w:val="00AA6D4C"/>
    <w:rsid w:val="00AC2127"/>
    <w:rsid w:val="00AC21A2"/>
    <w:rsid w:val="00AC4C88"/>
    <w:rsid w:val="00AC61DE"/>
    <w:rsid w:val="00AC798F"/>
    <w:rsid w:val="00AD1C73"/>
    <w:rsid w:val="00AD207B"/>
    <w:rsid w:val="00AD4702"/>
    <w:rsid w:val="00AD5153"/>
    <w:rsid w:val="00AD6752"/>
    <w:rsid w:val="00AD78E7"/>
    <w:rsid w:val="00AD7F53"/>
    <w:rsid w:val="00AE0117"/>
    <w:rsid w:val="00AE2277"/>
    <w:rsid w:val="00AE3591"/>
    <w:rsid w:val="00AE46DB"/>
    <w:rsid w:val="00AE51C9"/>
    <w:rsid w:val="00AF0137"/>
    <w:rsid w:val="00AF41A2"/>
    <w:rsid w:val="00B005B7"/>
    <w:rsid w:val="00B00D42"/>
    <w:rsid w:val="00B01038"/>
    <w:rsid w:val="00B02C76"/>
    <w:rsid w:val="00B036B5"/>
    <w:rsid w:val="00B050C2"/>
    <w:rsid w:val="00B07D1A"/>
    <w:rsid w:val="00B1330F"/>
    <w:rsid w:val="00B14A33"/>
    <w:rsid w:val="00B14DC5"/>
    <w:rsid w:val="00B17775"/>
    <w:rsid w:val="00B22EA1"/>
    <w:rsid w:val="00B2496B"/>
    <w:rsid w:val="00B25A91"/>
    <w:rsid w:val="00B260CB"/>
    <w:rsid w:val="00B26C9A"/>
    <w:rsid w:val="00B2762D"/>
    <w:rsid w:val="00B42AF6"/>
    <w:rsid w:val="00B438E7"/>
    <w:rsid w:val="00B548B6"/>
    <w:rsid w:val="00B55A87"/>
    <w:rsid w:val="00B629CE"/>
    <w:rsid w:val="00B63794"/>
    <w:rsid w:val="00B65F84"/>
    <w:rsid w:val="00B67F6E"/>
    <w:rsid w:val="00B74D82"/>
    <w:rsid w:val="00B7598C"/>
    <w:rsid w:val="00B75DD6"/>
    <w:rsid w:val="00B762E0"/>
    <w:rsid w:val="00B81B98"/>
    <w:rsid w:val="00B838F6"/>
    <w:rsid w:val="00B93B5A"/>
    <w:rsid w:val="00B9561C"/>
    <w:rsid w:val="00B9617A"/>
    <w:rsid w:val="00BA0B25"/>
    <w:rsid w:val="00BA1199"/>
    <w:rsid w:val="00BA3D8D"/>
    <w:rsid w:val="00BA50DA"/>
    <w:rsid w:val="00BA601B"/>
    <w:rsid w:val="00BA6F95"/>
    <w:rsid w:val="00BB5116"/>
    <w:rsid w:val="00BB5480"/>
    <w:rsid w:val="00BB598F"/>
    <w:rsid w:val="00BB6072"/>
    <w:rsid w:val="00BB66EE"/>
    <w:rsid w:val="00BC093F"/>
    <w:rsid w:val="00BC1538"/>
    <w:rsid w:val="00BC26DB"/>
    <w:rsid w:val="00BC52CE"/>
    <w:rsid w:val="00BC5A70"/>
    <w:rsid w:val="00BC63B4"/>
    <w:rsid w:val="00BC6B2E"/>
    <w:rsid w:val="00BC74D0"/>
    <w:rsid w:val="00BC7A3F"/>
    <w:rsid w:val="00BD0745"/>
    <w:rsid w:val="00BD16B5"/>
    <w:rsid w:val="00BD3257"/>
    <w:rsid w:val="00BD5EE0"/>
    <w:rsid w:val="00BE19CD"/>
    <w:rsid w:val="00BE1B77"/>
    <w:rsid w:val="00BF0BFF"/>
    <w:rsid w:val="00BF37FD"/>
    <w:rsid w:val="00BF4D8B"/>
    <w:rsid w:val="00BF7EA0"/>
    <w:rsid w:val="00C01FF9"/>
    <w:rsid w:val="00C137A3"/>
    <w:rsid w:val="00C179EE"/>
    <w:rsid w:val="00C237EE"/>
    <w:rsid w:val="00C23828"/>
    <w:rsid w:val="00C23DAD"/>
    <w:rsid w:val="00C2426E"/>
    <w:rsid w:val="00C247B5"/>
    <w:rsid w:val="00C30720"/>
    <w:rsid w:val="00C31BAF"/>
    <w:rsid w:val="00C33187"/>
    <w:rsid w:val="00C33D06"/>
    <w:rsid w:val="00C400D6"/>
    <w:rsid w:val="00C43A2F"/>
    <w:rsid w:val="00C45AC7"/>
    <w:rsid w:val="00C45FA3"/>
    <w:rsid w:val="00C46923"/>
    <w:rsid w:val="00C473DA"/>
    <w:rsid w:val="00C55CDE"/>
    <w:rsid w:val="00C57C03"/>
    <w:rsid w:val="00C60271"/>
    <w:rsid w:val="00C61D8A"/>
    <w:rsid w:val="00C6352C"/>
    <w:rsid w:val="00C64AD2"/>
    <w:rsid w:val="00C66E40"/>
    <w:rsid w:val="00C755A9"/>
    <w:rsid w:val="00C76DB5"/>
    <w:rsid w:val="00C83CAF"/>
    <w:rsid w:val="00C84BA3"/>
    <w:rsid w:val="00C925A7"/>
    <w:rsid w:val="00C94EC9"/>
    <w:rsid w:val="00C978C0"/>
    <w:rsid w:val="00C97A55"/>
    <w:rsid w:val="00CA0D4E"/>
    <w:rsid w:val="00CA2B45"/>
    <w:rsid w:val="00CA70B5"/>
    <w:rsid w:val="00CB0790"/>
    <w:rsid w:val="00CB2978"/>
    <w:rsid w:val="00CB4772"/>
    <w:rsid w:val="00CB6B08"/>
    <w:rsid w:val="00CC0349"/>
    <w:rsid w:val="00CC6247"/>
    <w:rsid w:val="00CD0EDA"/>
    <w:rsid w:val="00CD31B2"/>
    <w:rsid w:val="00CD41A1"/>
    <w:rsid w:val="00CD50DA"/>
    <w:rsid w:val="00CD62A2"/>
    <w:rsid w:val="00CD708F"/>
    <w:rsid w:val="00CE004A"/>
    <w:rsid w:val="00CE13F5"/>
    <w:rsid w:val="00CE4787"/>
    <w:rsid w:val="00CE5C40"/>
    <w:rsid w:val="00CE67BC"/>
    <w:rsid w:val="00CE7F99"/>
    <w:rsid w:val="00CF0568"/>
    <w:rsid w:val="00CF0B8A"/>
    <w:rsid w:val="00CF5CF3"/>
    <w:rsid w:val="00CF68AB"/>
    <w:rsid w:val="00D00E83"/>
    <w:rsid w:val="00D05FC1"/>
    <w:rsid w:val="00D10098"/>
    <w:rsid w:val="00D15BE8"/>
    <w:rsid w:val="00D167A3"/>
    <w:rsid w:val="00D16DC6"/>
    <w:rsid w:val="00D21719"/>
    <w:rsid w:val="00D22608"/>
    <w:rsid w:val="00D22625"/>
    <w:rsid w:val="00D241BD"/>
    <w:rsid w:val="00D241E5"/>
    <w:rsid w:val="00D32B12"/>
    <w:rsid w:val="00D33A85"/>
    <w:rsid w:val="00D362D0"/>
    <w:rsid w:val="00D36C57"/>
    <w:rsid w:val="00D4317D"/>
    <w:rsid w:val="00D45987"/>
    <w:rsid w:val="00D50858"/>
    <w:rsid w:val="00D508F7"/>
    <w:rsid w:val="00D51179"/>
    <w:rsid w:val="00D537A2"/>
    <w:rsid w:val="00D56067"/>
    <w:rsid w:val="00D57863"/>
    <w:rsid w:val="00D64790"/>
    <w:rsid w:val="00D65DC2"/>
    <w:rsid w:val="00D67159"/>
    <w:rsid w:val="00D6788F"/>
    <w:rsid w:val="00D74426"/>
    <w:rsid w:val="00D7461F"/>
    <w:rsid w:val="00D74831"/>
    <w:rsid w:val="00D754B7"/>
    <w:rsid w:val="00D769DC"/>
    <w:rsid w:val="00D77EBB"/>
    <w:rsid w:val="00D91F76"/>
    <w:rsid w:val="00D92ABF"/>
    <w:rsid w:val="00D92EF3"/>
    <w:rsid w:val="00D93404"/>
    <w:rsid w:val="00D94FD0"/>
    <w:rsid w:val="00D97746"/>
    <w:rsid w:val="00DA425A"/>
    <w:rsid w:val="00DA5336"/>
    <w:rsid w:val="00DA6367"/>
    <w:rsid w:val="00DA64C8"/>
    <w:rsid w:val="00DB02A5"/>
    <w:rsid w:val="00DB0CCA"/>
    <w:rsid w:val="00DB2E30"/>
    <w:rsid w:val="00DC130F"/>
    <w:rsid w:val="00DC142E"/>
    <w:rsid w:val="00DC5687"/>
    <w:rsid w:val="00DC6FC5"/>
    <w:rsid w:val="00DD24FF"/>
    <w:rsid w:val="00DD5850"/>
    <w:rsid w:val="00DD7495"/>
    <w:rsid w:val="00DD7EB9"/>
    <w:rsid w:val="00DE0E03"/>
    <w:rsid w:val="00DF6C7F"/>
    <w:rsid w:val="00E00071"/>
    <w:rsid w:val="00E01755"/>
    <w:rsid w:val="00E01B42"/>
    <w:rsid w:val="00E01B68"/>
    <w:rsid w:val="00E0361A"/>
    <w:rsid w:val="00E04F72"/>
    <w:rsid w:val="00E06FE6"/>
    <w:rsid w:val="00E14029"/>
    <w:rsid w:val="00E144B0"/>
    <w:rsid w:val="00E14E4C"/>
    <w:rsid w:val="00E24441"/>
    <w:rsid w:val="00E248B6"/>
    <w:rsid w:val="00E268F9"/>
    <w:rsid w:val="00E30704"/>
    <w:rsid w:val="00E32BB5"/>
    <w:rsid w:val="00E35D68"/>
    <w:rsid w:val="00E40844"/>
    <w:rsid w:val="00E41661"/>
    <w:rsid w:val="00E41922"/>
    <w:rsid w:val="00E42773"/>
    <w:rsid w:val="00E473C7"/>
    <w:rsid w:val="00E514D1"/>
    <w:rsid w:val="00E514F4"/>
    <w:rsid w:val="00E519A9"/>
    <w:rsid w:val="00E52A60"/>
    <w:rsid w:val="00E6013A"/>
    <w:rsid w:val="00E70022"/>
    <w:rsid w:val="00E70054"/>
    <w:rsid w:val="00E7217C"/>
    <w:rsid w:val="00E7391A"/>
    <w:rsid w:val="00E75D75"/>
    <w:rsid w:val="00E81964"/>
    <w:rsid w:val="00E844E2"/>
    <w:rsid w:val="00E85681"/>
    <w:rsid w:val="00E861F8"/>
    <w:rsid w:val="00E87EB4"/>
    <w:rsid w:val="00E90B8D"/>
    <w:rsid w:val="00E91B8C"/>
    <w:rsid w:val="00E933C5"/>
    <w:rsid w:val="00E93401"/>
    <w:rsid w:val="00E93475"/>
    <w:rsid w:val="00E941F7"/>
    <w:rsid w:val="00E97769"/>
    <w:rsid w:val="00EB0AAD"/>
    <w:rsid w:val="00EB0EFE"/>
    <w:rsid w:val="00EB2826"/>
    <w:rsid w:val="00EB44C9"/>
    <w:rsid w:val="00EB4CDB"/>
    <w:rsid w:val="00EB60B7"/>
    <w:rsid w:val="00EC14A5"/>
    <w:rsid w:val="00EE001B"/>
    <w:rsid w:val="00EE1B5E"/>
    <w:rsid w:val="00EF252E"/>
    <w:rsid w:val="00EF69A8"/>
    <w:rsid w:val="00F06F25"/>
    <w:rsid w:val="00F10749"/>
    <w:rsid w:val="00F1198D"/>
    <w:rsid w:val="00F21AE4"/>
    <w:rsid w:val="00F23087"/>
    <w:rsid w:val="00F25E80"/>
    <w:rsid w:val="00F310AA"/>
    <w:rsid w:val="00F311DF"/>
    <w:rsid w:val="00F42284"/>
    <w:rsid w:val="00F42314"/>
    <w:rsid w:val="00F45434"/>
    <w:rsid w:val="00F47643"/>
    <w:rsid w:val="00F5404D"/>
    <w:rsid w:val="00F5415B"/>
    <w:rsid w:val="00F57548"/>
    <w:rsid w:val="00F57B71"/>
    <w:rsid w:val="00F67783"/>
    <w:rsid w:val="00F67EB3"/>
    <w:rsid w:val="00F70454"/>
    <w:rsid w:val="00F73F84"/>
    <w:rsid w:val="00F74284"/>
    <w:rsid w:val="00F75226"/>
    <w:rsid w:val="00F754D2"/>
    <w:rsid w:val="00F75530"/>
    <w:rsid w:val="00F75E26"/>
    <w:rsid w:val="00F75F11"/>
    <w:rsid w:val="00F762CF"/>
    <w:rsid w:val="00F77A2B"/>
    <w:rsid w:val="00F80CA2"/>
    <w:rsid w:val="00F80E7D"/>
    <w:rsid w:val="00F8328A"/>
    <w:rsid w:val="00F841AA"/>
    <w:rsid w:val="00F859C0"/>
    <w:rsid w:val="00F92C0E"/>
    <w:rsid w:val="00F97859"/>
    <w:rsid w:val="00FA0C4D"/>
    <w:rsid w:val="00FA2482"/>
    <w:rsid w:val="00FA5200"/>
    <w:rsid w:val="00FA5E5B"/>
    <w:rsid w:val="00FA67EC"/>
    <w:rsid w:val="00FB0334"/>
    <w:rsid w:val="00FB131A"/>
    <w:rsid w:val="00FB1642"/>
    <w:rsid w:val="00FB476B"/>
    <w:rsid w:val="00FB7E50"/>
    <w:rsid w:val="00FC1C3B"/>
    <w:rsid w:val="00FC599A"/>
    <w:rsid w:val="00FC77F6"/>
    <w:rsid w:val="00FD7352"/>
    <w:rsid w:val="00FE0241"/>
    <w:rsid w:val="00FE66B6"/>
    <w:rsid w:val="00FF273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012283D"/>
  <w15:chartTrackingRefBased/>
  <w15:docId w15:val="{C6B8E6AB-19D0-4A0A-A87D-01F071BC9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Typewriter" w:semiHidden="1" w:unhideWhenUsed="1"/>
    <w:lsdException w:name="HTML Variable"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903EE"/>
    <w:rPr>
      <w:rFonts w:ascii="Verdana" w:hAnsi="Verdana"/>
      <w:sz w:val="18"/>
      <w:lang w:val="en-US" w:eastAsia="en-US"/>
    </w:rPr>
  </w:style>
  <w:style w:type="paragraph" w:styleId="Heading1">
    <w:name w:val="heading 1"/>
    <w:aliases w:val="Tempo Heading 1"/>
    <w:basedOn w:val="Normal"/>
    <w:next w:val="Normal"/>
    <w:link w:val="Heading1Char"/>
    <w:qFormat/>
    <w:rsid w:val="00FC599A"/>
    <w:pPr>
      <w:keepNext/>
      <w:pageBreakBefore/>
      <w:numPr>
        <w:numId w:val="1"/>
      </w:numPr>
      <w:tabs>
        <w:tab w:val="left" w:pos="0"/>
      </w:tabs>
      <w:spacing w:after="160"/>
      <w:ind w:hanging="357"/>
      <w:outlineLvl w:val="0"/>
    </w:pPr>
    <w:rPr>
      <w:b/>
      <w:color w:val="1985FF"/>
      <w:sz w:val="28"/>
      <w:szCs w:val="26"/>
    </w:rPr>
  </w:style>
  <w:style w:type="paragraph" w:styleId="Heading2">
    <w:name w:val="heading 2"/>
    <w:aliases w:val="Tempo Heading 2"/>
    <w:basedOn w:val="Heading1"/>
    <w:next w:val="Normal"/>
    <w:link w:val="Heading2Char"/>
    <w:qFormat/>
    <w:rsid w:val="00B25A91"/>
    <w:pPr>
      <w:pageBreakBefore w:val="0"/>
      <w:numPr>
        <w:ilvl w:val="1"/>
        <w:numId w:val="2"/>
      </w:numPr>
      <w:spacing w:before="120" w:after="0"/>
      <w:outlineLvl w:val="1"/>
    </w:pPr>
    <w:rPr>
      <w:sz w:val="24"/>
    </w:rPr>
  </w:style>
  <w:style w:type="paragraph" w:styleId="Heading3">
    <w:name w:val="heading 3"/>
    <w:aliases w:val="Tempo Heading 3"/>
    <w:basedOn w:val="Heading2"/>
    <w:next w:val="Normal"/>
    <w:link w:val="Heading3Char"/>
    <w:qFormat/>
    <w:rsid w:val="00B25A91"/>
    <w:pPr>
      <w:numPr>
        <w:ilvl w:val="2"/>
        <w:numId w:val="3"/>
      </w:numPr>
      <w:tabs>
        <w:tab w:val="clear" w:pos="360"/>
      </w:tabs>
      <w:ind w:hanging="357"/>
      <w:outlineLvl w:val="2"/>
    </w:pPr>
    <w:rPr>
      <w:sz w:val="22"/>
    </w:rPr>
  </w:style>
  <w:style w:type="paragraph" w:styleId="Heading4">
    <w:name w:val="heading 4"/>
    <w:aliases w:val="Tempo Heading 4,Block,I4,H1,l4,l4+toc4,Numbered List,I41,H11,l41,l4+toc41,heading 41,Numbered List1,H4"/>
    <w:basedOn w:val="Heading3"/>
    <w:next w:val="Normal"/>
    <w:link w:val="Heading4Char"/>
    <w:qFormat/>
    <w:rsid w:val="00B25A91"/>
    <w:pPr>
      <w:numPr>
        <w:ilvl w:val="3"/>
        <w:numId w:val="4"/>
      </w:numPr>
      <w:tabs>
        <w:tab w:val="clear" w:pos="360"/>
      </w:tabs>
      <w:ind w:hanging="357"/>
      <w:outlineLvl w:val="3"/>
    </w:pPr>
    <w:rPr>
      <w:sz w:val="20"/>
    </w:rPr>
  </w:style>
  <w:style w:type="paragraph" w:styleId="Heading5">
    <w:name w:val="heading 5"/>
    <w:basedOn w:val="Heading4"/>
    <w:next w:val="Normal"/>
    <w:link w:val="Heading5Char"/>
    <w:qFormat/>
    <w:rsid w:val="00B25A91"/>
    <w:pPr>
      <w:numPr>
        <w:ilvl w:val="0"/>
        <w:numId w:val="0"/>
      </w:numPr>
      <w:tabs>
        <w:tab w:val="left" w:pos="0"/>
      </w:tabs>
      <w:ind w:hanging="357"/>
      <w:outlineLvl w:val="4"/>
    </w:pPr>
    <w:rPr>
      <w:sz w:val="18"/>
    </w:rPr>
  </w:style>
  <w:style w:type="paragraph" w:styleId="Heading6">
    <w:name w:val="heading 6"/>
    <w:basedOn w:val="Heading4"/>
    <w:next w:val="Normal"/>
    <w:link w:val="Heading6Char"/>
    <w:qFormat/>
    <w:rsid w:val="00B25A91"/>
    <w:pPr>
      <w:numPr>
        <w:ilvl w:val="0"/>
        <w:numId w:val="0"/>
      </w:numPr>
      <w:ind w:hanging="360"/>
      <w:outlineLvl w:val="5"/>
    </w:pPr>
  </w:style>
  <w:style w:type="paragraph" w:styleId="Heading7">
    <w:name w:val="heading 7"/>
    <w:basedOn w:val="Heading4"/>
    <w:next w:val="Normal"/>
    <w:link w:val="Heading7Char"/>
    <w:qFormat/>
    <w:rsid w:val="00B25A91"/>
    <w:pPr>
      <w:numPr>
        <w:ilvl w:val="0"/>
        <w:numId w:val="0"/>
      </w:numPr>
      <w:ind w:hanging="360"/>
      <w:outlineLvl w:val="6"/>
    </w:pPr>
  </w:style>
  <w:style w:type="paragraph" w:styleId="Heading8">
    <w:name w:val="heading 8"/>
    <w:basedOn w:val="Heading4"/>
    <w:next w:val="Normal"/>
    <w:link w:val="Heading8Char"/>
    <w:qFormat/>
    <w:rsid w:val="00B25A91"/>
    <w:pPr>
      <w:numPr>
        <w:ilvl w:val="0"/>
        <w:numId w:val="0"/>
      </w:numPr>
      <w:ind w:hanging="360"/>
      <w:outlineLvl w:val="7"/>
    </w:pPr>
  </w:style>
  <w:style w:type="paragraph" w:styleId="Heading9">
    <w:name w:val="heading 9"/>
    <w:basedOn w:val="Heading4"/>
    <w:next w:val="Normal"/>
    <w:link w:val="Heading9Char"/>
    <w:qFormat/>
    <w:rsid w:val="00B25A91"/>
    <w:pPr>
      <w:numPr>
        <w:ilvl w:val="0"/>
        <w:numId w:val="0"/>
      </w:numPr>
      <w:ind w:hanging="36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pendix">
    <w:name w:val="Appendix"/>
    <w:basedOn w:val="Normal"/>
    <w:next w:val="BodyText"/>
    <w:semiHidden/>
    <w:rsid w:val="00FC599A"/>
    <w:pPr>
      <w:keepNext/>
      <w:pageBreakBefore/>
      <w:tabs>
        <w:tab w:val="left" w:pos="1559"/>
      </w:tabs>
      <w:spacing w:after="240"/>
      <w:ind w:left="1559" w:hanging="1559"/>
    </w:pPr>
    <w:rPr>
      <w:color w:val="1985FF"/>
      <w:sz w:val="22"/>
      <w:szCs w:val="22"/>
    </w:rPr>
  </w:style>
  <w:style w:type="paragraph" w:styleId="BodyText">
    <w:name w:val="Body Text"/>
    <w:basedOn w:val="Normal"/>
    <w:link w:val="BodyTextChar"/>
    <w:semiHidden/>
    <w:rsid w:val="00B25A91"/>
  </w:style>
  <w:style w:type="paragraph" w:customStyle="1" w:styleId="sysCopyright">
    <w:name w:val="sys Copyright"/>
    <w:basedOn w:val="Normal"/>
    <w:semiHidden/>
    <w:rsid w:val="00B25A91"/>
    <w:pPr>
      <w:framePr w:hSpace="142" w:vSpace="142" w:wrap="around" w:vAnchor="page" w:hAnchor="text" w:yAlign="bottom"/>
      <w:spacing w:after="840"/>
    </w:pPr>
    <w:rPr>
      <w:noProof/>
      <w:sz w:val="14"/>
    </w:rPr>
  </w:style>
  <w:style w:type="paragraph" w:customStyle="1" w:styleId="sysDocStatistics">
    <w:name w:val="sys Doc Statistics"/>
    <w:basedOn w:val="Normal"/>
    <w:semiHidden/>
    <w:rsid w:val="00B25A91"/>
    <w:pPr>
      <w:tabs>
        <w:tab w:val="right" w:pos="3119"/>
      </w:tabs>
      <w:ind w:left="3260" w:hanging="3260"/>
    </w:pPr>
    <w:rPr>
      <w:noProof/>
    </w:rPr>
  </w:style>
  <w:style w:type="paragraph" w:customStyle="1" w:styleId="sysDocStatisticsOwner">
    <w:name w:val="sys Doc Statistics Owner"/>
    <w:basedOn w:val="sysDocStatistics"/>
    <w:semiHidden/>
    <w:rsid w:val="00DA6367"/>
    <w:pPr>
      <w:tabs>
        <w:tab w:val="left" w:pos="5670"/>
      </w:tabs>
      <w:spacing w:before="480" w:after="480"/>
    </w:pPr>
  </w:style>
  <w:style w:type="character" w:customStyle="1" w:styleId="sysDocStatisticslbl">
    <w:name w:val="sys Doc Statistics lbl"/>
    <w:basedOn w:val="DefaultParagraphFont"/>
    <w:semiHidden/>
    <w:rsid w:val="00017017"/>
    <w:rPr>
      <w:rFonts w:ascii="Verdana" w:hAnsi="Verdana"/>
      <w:b/>
      <w:smallCaps/>
      <w:spacing w:val="0"/>
    </w:rPr>
  </w:style>
  <w:style w:type="paragraph" w:styleId="Footer">
    <w:name w:val="footer"/>
    <w:basedOn w:val="Normal"/>
    <w:link w:val="FooterChar"/>
    <w:semiHidden/>
    <w:rsid w:val="00B25A91"/>
    <w:rPr>
      <w:b/>
      <w:noProof/>
      <w:sz w:val="12"/>
      <w:szCs w:val="12"/>
    </w:rPr>
  </w:style>
  <w:style w:type="paragraph" w:customStyle="1" w:styleId="sysFooter2L">
    <w:name w:val="sys Footer 2 L"/>
    <w:basedOn w:val="Footer"/>
    <w:semiHidden/>
    <w:rsid w:val="003F21F7"/>
    <w:pPr>
      <w:framePr w:hSpace="142" w:wrap="around" w:vAnchor="text" w:hAnchor="text" w:y="1"/>
    </w:pPr>
    <w:rPr>
      <w:szCs w:val="16"/>
    </w:rPr>
  </w:style>
  <w:style w:type="paragraph" w:styleId="Header">
    <w:name w:val="header"/>
    <w:basedOn w:val="Normal"/>
    <w:link w:val="HeaderChar"/>
    <w:semiHidden/>
    <w:rsid w:val="00B25A91"/>
    <w:rPr>
      <w:noProof/>
      <w:sz w:val="14"/>
    </w:rPr>
  </w:style>
  <w:style w:type="paragraph" w:customStyle="1" w:styleId="sysHeaders2L">
    <w:name w:val="sys Header s2 L"/>
    <w:basedOn w:val="Header"/>
    <w:semiHidden/>
    <w:rsid w:val="00B25A91"/>
    <w:pPr>
      <w:framePr w:wrap="around" w:vAnchor="text" w:hAnchor="text" w:y="1"/>
      <w:spacing w:before="120"/>
    </w:pPr>
  </w:style>
  <w:style w:type="paragraph" w:customStyle="1" w:styleId="sysHeaders2C">
    <w:name w:val="sys Header s2 C"/>
    <w:basedOn w:val="sysHeaders2L"/>
    <w:semiHidden/>
    <w:rsid w:val="00B25A91"/>
    <w:pPr>
      <w:framePr w:wrap="around" w:xAlign="center"/>
      <w:jc w:val="center"/>
    </w:pPr>
  </w:style>
  <w:style w:type="paragraph" w:customStyle="1" w:styleId="sysHeaders2R">
    <w:name w:val="sys Header s2 R"/>
    <w:basedOn w:val="sysHeaders2L"/>
    <w:semiHidden/>
    <w:rsid w:val="00B25A91"/>
    <w:pPr>
      <w:framePr w:wrap="around" w:xAlign="right"/>
      <w:ind w:right="28"/>
      <w:jc w:val="right"/>
    </w:pPr>
  </w:style>
  <w:style w:type="paragraph" w:customStyle="1" w:styleId="Heading0">
    <w:name w:val="Heading 0"/>
    <w:basedOn w:val="Heading1"/>
    <w:next w:val="BodyText"/>
    <w:semiHidden/>
    <w:rsid w:val="00B25A91"/>
    <w:pPr>
      <w:outlineLvl w:val="9"/>
    </w:pPr>
  </w:style>
  <w:style w:type="paragraph" w:customStyle="1" w:styleId="Heading0Custno">
    <w:name w:val="Heading 0 Cust no."/>
    <w:basedOn w:val="Heading1"/>
    <w:next w:val="BodyText"/>
    <w:semiHidden/>
    <w:rsid w:val="00B25A91"/>
    <w:pPr>
      <w:numPr>
        <w:numId w:val="0"/>
      </w:numPr>
      <w:tabs>
        <w:tab w:val="left" w:pos="0"/>
      </w:tabs>
      <w:ind w:hanging="403"/>
    </w:pPr>
  </w:style>
  <w:style w:type="paragraph" w:customStyle="1" w:styleId="Heading1Custno">
    <w:name w:val="Heading 1 Cust no."/>
    <w:basedOn w:val="Normal"/>
    <w:next w:val="BodyText"/>
    <w:semiHidden/>
    <w:rsid w:val="007B5B04"/>
    <w:pPr>
      <w:keepNext/>
      <w:pageBreakBefore/>
      <w:tabs>
        <w:tab w:val="right" w:pos="-357"/>
        <w:tab w:val="left" w:pos="0"/>
      </w:tabs>
      <w:ind w:hanging="1168"/>
    </w:pPr>
    <w:rPr>
      <w:b/>
      <w:color w:val="1985FF"/>
      <w:sz w:val="26"/>
      <w:szCs w:val="26"/>
    </w:rPr>
  </w:style>
  <w:style w:type="paragraph" w:customStyle="1" w:styleId="Heading2Custno">
    <w:name w:val="Heading 2 Cust no."/>
    <w:basedOn w:val="Heading1Custno"/>
    <w:next w:val="BodyText"/>
    <w:semiHidden/>
    <w:rsid w:val="00B25A91"/>
    <w:pPr>
      <w:spacing w:before="120"/>
    </w:pPr>
    <w:rPr>
      <w:sz w:val="24"/>
    </w:rPr>
  </w:style>
  <w:style w:type="paragraph" w:customStyle="1" w:styleId="Heading3Custno">
    <w:name w:val="Heading 3 Cust no."/>
    <w:basedOn w:val="Heading2Custno"/>
    <w:next w:val="BodyText"/>
    <w:semiHidden/>
    <w:rsid w:val="00B25A91"/>
    <w:rPr>
      <w:sz w:val="22"/>
    </w:rPr>
  </w:style>
  <w:style w:type="paragraph" w:customStyle="1" w:styleId="Heading4Custno">
    <w:name w:val="Heading 4 Cust no."/>
    <w:basedOn w:val="Heading3Custno"/>
    <w:next w:val="BodyText"/>
    <w:semiHidden/>
    <w:rsid w:val="00B25A91"/>
    <w:rPr>
      <w:sz w:val="20"/>
    </w:rPr>
  </w:style>
  <w:style w:type="character" w:customStyle="1" w:styleId="sysHeaderLable">
    <w:name w:val="sys Header Lable"/>
    <w:basedOn w:val="DefaultParagraphFont"/>
    <w:semiHidden/>
    <w:rsid w:val="00017017"/>
    <w:rPr>
      <w:rFonts w:ascii="Verdana" w:hAnsi="Verdana"/>
      <w:b/>
      <w:spacing w:val="0"/>
      <w:sz w:val="14"/>
      <w:szCs w:val="16"/>
    </w:rPr>
  </w:style>
  <w:style w:type="paragraph" w:styleId="ListBullet3">
    <w:name w:val="List Bullet 3"/>
    <w:basedOn w:val="Normal"/>
    <w:semiHidden/>
    <w:rsid w:val="00B050C2"/>
    <w:pPr>
      <w:numPr>
        <w:numId w:val="7"/>
      </w:numPr>
      <w:ind w:left="284" w:hanging="284"/>
    </w:pPr>
  </w:style>
  <w:style w:type="paragraph" w:styleId="TOC1">
    <w:name w:val="toc 1"/>
    <w:basedOn w:val="Normal"/>
    <w:next w:val="Normal"/>
    <w:uiPriority w:val="39"/>
    <w:rsid w:val="0062021A"/>
    <w:pPr>
      <w:tabs>
        <w:tab w:val="left" w:pos="709"/>
        <w:tab w:val="right" w:leader="dot" w:pos="9000"/>
      </w:tabs>
      <w:spacing w:before="120" w:after="120"/>
      <w:ind w:left="709" w:right="709" w:hanging="709"/>
    </w:pPr>
    <w:rPr>
      <w:noProof/>
      <w:sz w:val="20"/>
      <w:szCs w:val="24"/>
    </w:rPr>
  </w:style>
  <w:style w:type="paragraph" w:styleId="TOC2">
    <w:name w:val="toc 2"/>
    <w:basedOn w:val="TOC1"/>
    <w:next w:val="Normal"/>
    <w:uiPriority w:val="39"/>
    <w:rsid w:val="00B25A91"/>
    <w:pPr>
      <w:tabs>
        <w:tab w:val="clear" w:pos="709"/>
        <w:tab w:val="left" w:pos="706"/>
      </w:tabs>
      <w:spacing w:before="0" w:after="0"/>
    </w:pPr>
  </w:style>
  <w:style w:type="paragraph" w:styleId="TOC3">
    <w:name w:val="toc 3"/>
    <w:basedOn w:val="TOC2"/>
    <w:next w:val="Normal"/>
    <w:semiHidden/>
    <w:rsid w:val="00B25A91"/>
    <w:pPr>
      <w:tabs>
        <w:tab w:val="clear" w:pos="706"/>
        <w:tab w:val="left" w:pos="720"/>
      </w:tabs>
    </w:pPr>
  </w:style>
  <w:style w:type="paragraph" w:styleId="TOC4">
    <w:name w:val="toc 4"/>
    <w:basedOn w:val="TOC3"/>
    <w:next w:val="Normal"/>
    <w:semiHidden/>
    <w:rsid w:val="00B25A91"/>
  </w:style>
  <w:style w:type="paragraph" w:styleId="TOC5">
    <w:name w:val="toc 5"/>
    <w:basedOn w:val="TOC3"/>
    <w:next w:val="Normal"/>
    <w:semiHidden/>
    <w:rsid w:val="00B25A91"/>
    <w:pPr>
      <w:tabs>
        <w:tab w:val="clear" w:pos="9000"/>
        <w:tab w:val="right" w:leader="dot" w:pos="8998"/>
      </w:tabs>
    </w:pPr>
    <w:rPr>
      <w:lang w:eastAsia="nl-NL"/>
    </w:rPr>
  </w:style>
  <w:style w:type="paragraph" w:styleId="TOC6">
    <w:name w:val="toc 6"/>
    <w:basedOn w:val="TOC3"/>
    <w:next w:val="Normal"/>
    <w:semiHidden/>
    <w:rsid w:val="00B25A91"/>
  </w:style>
  <w:style w:type="paragraph" w:styleId="TOC7">
    <w:name w:val="toc 7"/>
    <w:basedOn w:val="TOC3"/>
    <w:next w:val="Normal"/>
    <w:semiHidden/>
    <w:rsid w:val="00B25A91"/>
  </w:style>
  <w:style w:type="paragraph" w:styleId="TOC8">
    <w:name w:val="toc 8"/>
    <w:basedOn w:val="TOC3"/>
    <w:next w:val="Normal"/>
    <w:semiHidden/>
    <w:rsid w:val="00B25A91"/>
  </w:style>
  <w:style w:type="paragraph" w:styleId="TOC9">
    <w:name w:val="toc 9"/>
    <w:basedOn w:val="TOC3"/>
    <w:next w:val="Normal"/>
    <w:semiHidden/>
    <w:rsid w:val="00B25A91"/>
  </w:style>
  <w:style w:type="paragraph" w:styleId="ListBullet">
    <w:name w:val="List Bullet"/>
    <w:basedOn w:val="Normal"/>
    <w:semiHidden/>
    <w:rsid w:val="00B050C2"/>
    <w:pPr>
      <w:numPr>
        <w:numId w:val="19"/>
      </w:numPr>
      <w:ind w:left="284" w:hanging="284"/>
    </w:pPr>
  </w:style>
  <w:style w:type="paragraph" w:styleId="ListBullet2">
    <w:name w:val="List Bullet 2"/>
    <w:basedOn w:val="Normal"/>
    <w:semiHidden/>
    <w:rsid w:val="00B050C2"/>
    <w:pPr>
      <w:numPr>
        <w:numId w:val="22"/>
      </w:numPr>
      <w:ind w:left="568" w:hanging="284"/>
    </w:pPr>
  </w:style>
  <w:style w:type="character" w:styleId="PageNumber">
    <w:name w:val="page number"/>
    <w:basedOn w:val="DefaultParagraphFont"/>
    <w:semiHidden/>
    <w:rsid w:val="00B25A91"/>
    <w:rPr>
      <w:rFonts w:ascii="Times New Roman" w:hAnsi="Times New Roman"/>
      <w:b/>
      <w:spacing w:val="0"/>
      <w:sz w:val="14"/>
      <w:szCs w:val="14"/>
      <w:vertAlign w:val="baseline"/>
    </w:rPr>
  </w:style>
  <w:style w:type="paragraph" w:customStyle="1" w:styleId="Part">
    <w:name w:val="Part"/>
    <w:basedOn w:val="Heading1"/>
    <w:next w:val="BodyText"/>
    <w:semiHidden/>
    <w:rsid w:val="00B25A91"/>
    <w:pPr>
      <w:pageBreakBefore w:val="0"/>
      <w:numPr>
        <w:numId w:val="0"/>
      </w:numPr>
      <w:tabs>
        <w:tab w:val="num" w:pos="0"/>
      </w:tabs>
      <w:spacing w:after="240"/>
    </w:pPr>
  </w:style>
  <w:style w:type="paragraph" w:customStyle="1" w:styleId="sysHidden">
    <w:name w:val="sys Hidden"/>
    <w:basedOn w:val="Normal"/>
    <w:semiHidden/>
    <w:rsid w:val="00B25A91"/>
    <w:rPr>
      <w:vanish/>
    </w:rPr>
  </w:style>
  <w:style w:type="paragraph" w:customStyle="1" w:styleId="sysHeaderField">
    <w:name w:val="sys HeaderField"/>
    <w:basedOn w:val="sysHidden"/>
    <w:semiHidden/>
    <w:rsid w:val="00B25A91"/>
  </w:style>
  <w:style w:type="paragraph" w:customStyle="1" w:styleId="sysPageOfPages">
    <w:name w:val="sys PageOfPages"/>
    <w:basedOn w:val="sysHidden"/>
    <w:semiHidden/>
    <w:rsid w:val="00B25A91"/>
  </w:style>
  <w:style w:type="paragraph" w:customStyle="1" w:styleId="sysClass">
    <w:name w:val="sys Class"/>
    <w:basedOn w:val="Normal"/>
    <w:semiHidden/>
    <w:rsid w:val="00B25A91"/>
    <w:pPr>
      <w:framePr w:w="3969" w:hSpace="181" w:wrap="notBeside" w:vAnchor="page" w:hAnchor="text" w:y="1231"/>
    </w:pPr>
    <w:rPr>
      <w:b/>
      <w:caps/>
      <w:sz w:val="16"/>
      <w:szCs w:val="18"/>
    </w:rPr>
  </w:style>
  <w:style w:type="paragraph" w:customStyle="1" w:styleId="sysWordMark">
    <w:name w:val="sys WordMark"/>
    <w:basedOn w:val="Normal"/>
    <w:semiHidden/>
    <w:rsid w:val="005A09F7"/>
    <w:pPr>
      <w:framePr w:w="2155" w:hSpace="142" w:wrap="around" w:vAnchor="page" w:hAnchor="margin" w:xAlign="right" w:y="965"/>
      <w:jc w:val="right"/>
    </w:pPr>
  </w:style>
  <w:style w:type="paragraph" w:styleId="Title">
    <w:name w:val="Title"/>
    <w:basedOn w:val="Normal"/>
    <w:next w:val="BodyText"/>
    <w:link w:val="TitleChar"/>
    <w:qFormat/>
    <w:rsid w:val="00B25A91"/>
    <w:pPr>
      <w:framePr w:w="4649" w:h="1247" w:hRule="exact" w:hSpace="142" w:vSpace="142" w:wrap="notBeside" w:vAnchor="page" w:hAnchor="margin" w:y="3800"/>
      <w:spacing w:line="360" w:lineRule="auto"/>
    </w:pPr>
    <w:rPr>
      <w:caps/>
    </w:rPr>
  </w:style>
  <w:style w:type="paragraph" w:customStyle="1" w:styleId="Titlecd">
    <w:name w:val="Title cd"/>
    <w:basedOn w:val="Title"/>
    <w:semiHidden/>
    <w:rsid w:val="00B25A91"/>
    <w:pPr>
      <w:framePr w:w="0" w:hRule="auto" w:wrap="notBeside" w:y="2813"/>
    </w:pPr>
  </w:style>
  <w:style w:type="paragraph" w:customStyle="1" w:styleId="sysFooter2">
    <w:name w:val="sys Footer 2"/>
    <w:basedOn w:val="Footer"/>
    <w:semiHidden/>
    <w:rsid w:val="00B25A91"/>
  </w:style>
  <w:style w:type="paragraph" w:customStyle="1" w:styleId="sysFooter2C">
    <w:name w:val="sys Footer 2 C"/>
    <w:basedOn w:val="sysFooter2L"/>
    <w:semiHidden/>
    <w:rsid w:val="003F21F7"/>
    <w:pPr>
      <w:framePr w:wrap="around" w:xAlign="center"/>
    </w:pPr>
  </w:style>
  <w:style w:type="paragraph" w:customStyle="1" w:styleId="sysFooter2R">
    <w:name w:val="sys Footer 2 R"/>
    <w:basedOn w:val="sysFooter2L"/>
    <w:semiHidden/>
    <w:rsid w:val="003F21F7"/>
    <w:pPr>
      <w:framePr w:wrap="around" w:xAlign="right"/>
      <w:ind w:right="28"/>
    </w:pPr>
  </w:style>
  <w:style w:type="paragraph" w:customStyle="1" w:styleId="sysFooter2Line">
    <w:name w:val="sys Footer 2 Line"/>
    <w:basedOn w:val="sysFooter2"/>
    <w:semiHidden/>
    <w:rsid w:val="00B25A91"/>
    <w:pPr>
      <w:pBdr>
        <w:bottom w:val="single" w:sz="6" w:space="1" w:color="000000"/>
      </w:pBdr>
      <w:spacing w:after="60"/>
    </w:pPr>
  </w:style>
  <w:style w:type="paragraph" w:customStyle="1" w:styleId="sysMAT">
    <w:name w:val="sys MAT"/>
    <w:basedOn w:val="sysCopyright"/>
    <w:semiHidden/>
    <w:rsid w:val="00B25A91"/>
    <w:pPr>
      <w:framePr w:wrap="around"/>
      <w:spacing w:after="600"/>
    </w:pPr>
  </w:style>
  <w:style w:type="paragraph" w:customStyle="1" w:styleId="sysLbl">
    <w:name w:val="sys Lbl"/>
    <w:basedOn w:val="Normal"/>
    <w:semiHidden/>
    <w:rsid w:val="00B25A91"/>
    <w:rPr>
      <w:b/>
      <w:smallCaps/>
      <w:color w:val="FFFFFF"/>
      <w:sz w:val="16"/>
      <w:szCs w:val="18"/>
    </w:rPr>
  </w:style>
  <w:style w:type="paragraph" w:customStyle="1" w:styleId="sysHeaderLinebelow">
    <w:name w:val="sys Header Line below"/>
    <w:basedOn w:val="Header"/>
    <w:semiHidden/>
    <w:rsid w:val="00B25A91"/>
    <w:pPr>
      <w:pBdr>
        <w:bottom w:val="single" w:sz="4" w:space="1" w:color="000000"/>
      </w:pBdr>
    </w:pPr>
  </w:style>
  <w:style w:type="paragraph" w:customStyle="1" w:styleId="sysMATHeader">
    <w:name w:val="sys MAT Header"/>
    <w:basedOn w:val="Normal"/>
    <w:semiHidden/>
    <w:rsid w:val="00B25A91"/>
    <w:rPr>
      <w:color w:val="FFFFFF"/>
    </w:rPr>
  </w:style>
  <w:style w:type="character" w:customStyle="1" w:styleId="smallcaps">
    <w:name w:val="small caps"/>
    <w:basedOn w:val="DefaultParagraphFont"/>
    <w:semiHidden/>
    <w:rsid w:val="00B25A91"/>
    <w:rPr>
      <w:smallCaps/>
    </w:rPr>
  </w:style>
  <w:style w:type="paragraph" w:customStyle="1" w:styleId="sysMATText">
    <w:name w:val="sys MAT Text"/>
    <w:basedOn w:val="Normal"/>
    <w:semiHidden/>
    <w:rsid w:val="00B25A91"/>
    <w:rPr>
      <w:sz w:val="16"/>
    </w:rPr>
  </w:style>
  <w:style w:type="table" w:styleId="TableGrid">
    <w:name w:val="Table Grid"/>
    <w:aliases w:val="Create,Tabla Microsoft Servicios"/>
    <w:basedOn w:val="TableNormal"/>
    <w:rsid w:val="00B25A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cture">
    <w:name w:val="Picture"/>
    <w:basedOn w:val="Normal"/>
    <w:next w:val="Normal"/>
    <w:semiHidden/>
    <w:rsid w:val="00B25A91"/>
    <w:pPr>
      <w:jc w:val="center"/>
    </w:pPr>
    <w:rPr>
      <w:lang w:eastAsia="nl-NL"/>
    </w:rPr>
  </w:style>
  <w:style w:type="character" w:styleId="FootnoteReference">
    <w:name w:val="footnote reference"/>
    <w:basedOn w:val="DefaultParagraphFont"/>
    <w:semiHidden/>
    <w:rsid w:val="00017017"/>
    <w:rPr>
      <w:rFonts w:ascii="Verdana" w:hAnsi="Verdana"/>
      <w:sz w:val="18"/>
      <w:vertAlign w:val="superscript"/>
    </w:rPr>
  </w:style>
  <w:style w:type="paragraph" w:styleId="FootnoteText">
    <w:name w:val="footnote text"/>
    <w:basedOn w:val="Normal"/>
    <w:link w:val="FootnoteTextChar"/>
    <w:semiHidden/>
    <w:rsid w:val="00B25A91"/>
    <w:pPr>
      <w:ind w:left="142" w:hanging="142"/>
    </w:pPr>
    <w:rPr>
      <w:sz w:val="14"/>
      <w:lang w:eastAsia="nl-NL"/>
    </w:rPr>
  </w:style>
  <w:style w:type="paragraph" w:customStyle="1" w:styleId="Table">
    <w:name w:val="Table"/>
    <w:basedOn w:val="Normal"/>
    <w:link w:val="TableChar"/>
    <w:rsid w:val="006069A6"/>
    <w:pPr>
      <w:spacing w:before="20" w:after="20"/>
    </w:pPr>
    <w:rPr>
      <w:sz w:val="16"/>
    </w:rPr>
  </w:style>
  <w:style w:type="paragraph" w:customStyle="1" w:styleId="TableHeader">
    <w:name w:val="Table Header"/>
    <w:basedOn w:val="Normal"/>
    <w:link w:val="TableHeaderChar"/>
    <w:rsid w:val="006069A6"/>
    <w:pPr>
      <w:spacing w:after="43"/>
    </w:pPr>
    <w:rPr>
      <w:b/>
      <w:color w:val="FFFFFF"/>
      <w:szCs w:val="18"/>
    </w:rPr>
  </w:style>
  <w:style w:type="paragraph" w:customStyle="1" w:styleId="TableListbullet">
    <w:name w:val="Table List bullet"/>
    <w:basedOn w:val="Normal"/>
    <w:semiHidden/>
    <w:rsid w:val="00552A21"/>
    <w:pPr>
      <w:numPr>
        <w:numId w:val="23"/>
      </w:numPr>
      <w:spacing w:before="20" w:after="20"/>
      <w:ind w:left="170" w:hanging="170"/>
    </w:pPr>
    <w:rPr>
      <w:sz w:val="16"/>
      <w:lang w:eastAsia="nl-NL"/>
    </w:rPr>
  </w:style>
  <w:style w:type="paragraph" w:customStyle="1" w:styleId="TableListbullet2">
    <w:name w:val="Table List bullet 2"/>
    <w:basedOn w:val="Normal"/>
    <w:semiHidden/>
    <w:rsid w:val="00552A21"/>
    <w:pPr>
      <w:numPr>
        <w:numId w:val="24"/>
      </w:numPr>
      <w:spacing w:before="20" w:after="20"/>
      <w:ind w:left="340" w:hanging="170"/>
    </w:pPr>
    <w:rPr>
      <w:sz w:val="16"/>
      <w:lang w:eastAsia="nl-NL"/>
    </w:rPr>
  </w:style>
  <w:style w:type="paragraph" w:customStyle="1" w:styleId="TableListbullet3">
    <w:name w:val="Table List bullet 3"/>
    <w:basedOn w:val="Normal"/>
    <w:semiHidden/>
    <w:rsid w:val="00552A21"/>
    <w:pPr>
      <w:numPr>
        <w:numId w:val="25"/>
      </w:numPr>
      <w:spacing w:before="20" w:after="20"/>
      <w:ind w:left="510" w:hanging="170"/>
    </w:pPr>
    <w:rPr>
      <w:sz w:val="16"/>
      <w:lang w:eastAsia="nl-NL"/>
    </w:rPr>
  </w:style>
  <w:style w:type="character" w:customStyle="1" w:styleId="BodyTextChar">
    <w:name w:val="Body Text Char"/>
    <w:basedOn w:val="DefaultParagraphFont"/>
    <w:link w:val="BodyText"/>
    <w:semiHidden/>
    <w:rsid w:val="003F21F7"/>
    <w:rPr>
      <w:rFonts w:ascii="Verdana" w:hAnsi="Verdana"/>
      <w:sz w:val="18"/>
      <w:lang w:val="en-US" w:eastAsia="en-US"/>
    </w:rPr>
  </w:style>
  <w:style w:type="paragraph" w:customStyle="1" w:styleId="Heading0nono">
    <w:name w:val="Heading 0 no no."/>
    <w:basedOn w:val="Heading0"/>
    <w:next w:val="Normal"/>
    <w:rsid w:val="006903EE"/>
    <w:pPr>
      <w:numPr>
        <w:numId w:val="0"/>
      </w:numPr>
      <w:tabs>
        <w:tab w:val="left" w:pos="0"/>
      </w:tabs>
    </w:pPr>
  </w:style>
  <w:style w:type="table" w:styleId="MediumList2-Accent1">
    <w:name w:val="Medium List 2 Accent 1"/>
    <w:basedOn w:val="TableNormal"/>
    <w:uiPriority w:val="66"/>
    <w:rsid w:val="00943674"/>
    <w:rPr>
      <w:rFonts w:asciiTheme="majorHAnsi" w:eastAsiaTheme="majorEastAsia" w:hAnsiTheme="majorHAnsi" w:cstheme="majorBidi"/>
      <w:color w:val="000000" w:themeColor="text1"/>
      <w:sz w:val="22"/>
      <w:szCs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character" w:styleId="Hyperlink">
    <w:name w:val="Hyperlink"/>
    <w:basedOn w:val="DefaultParagraphFont"/>
    <w:uiPriority w:val="99"/>
    <w:unhideWhenUsed/>
    <w:rsid w:val="00BD0745"/>
    <w:rPr>
      <w:color w:val="0563C1" w:themeColor="hyperlink"/>
      <w:u w:val="single"/>
    </w:rPr>
  </w:style>
  <w:style w:type="paragraph" w:customStyle="1" w:styleId="sysWordMarkPage1">
    <w:name w:val="sys WordMark Page 1"/>
    <w:basedOn w:val="Normal"/>
    <w:rsid w:val="005A09F7"/>
    <w:pPr>
      <w:framePr w:w="2155" w:hSpace="142" w:vSpace="142" w:wrap="around" w:vAnchor="page" w:hAnchor="margin" w:xAlign="right" w:y="965"/>
    </w:pPr>
  </w:style>
  <w:style w:type="paragraph" w:styleId="Caption">
    <w:name w:val="caption"/>
    <w:basedOn w:val="Normal"/>
    <w:next w:val="Normal"/>
    <w:unhideWhenUsed/>
    <w:qFormat/>
    <w:rsid w:val="00F42314"/>
    <w:pPr>
      <w:spacing w:after="200"/>
    </w:pPr>
    <w:rPr>
      <w:i/>
      <w:iCs/>
      <w:color w:val="44546A" w:themeColor="text2"/>
      <w:szCs w:val="18"/>
    </w:rPr>
  </w:style>
  <w:style w:type="character" w:customStyle="1" w:styleId="Heading1Char">
    <w:name w:val="Heading 1 Char"/>
    <w:aliases w:val="Tempo Heading 1 Char"/>
    <w:basedOn w:val="DefaultParagraphFont"/>
    <w:link w:val="Heading1"/>
    <w:rsid w:val="00A03B63"/>
    <w:rPr>
      <w:rFonts w:ascii="Verdana" w:hAnsi="Verdana"/>
      <w:b/>
      <w:color w:val="1985FF"/>
      <w:sz w:val="28"/>
      <w:szCs w:val="26"/>
      <w:lang w:val="en-US" w:eastAsia="en-US"/>
    </w:rPr>
  </w:style>
  <w:style w:type="character" w:customStyle="1" w:styleId="Heading2Char">
    <w:name w:val="Heading 2 Char"/>
    <w:aliases w:val="Tempo Heading 2 Char"/>
    <w:basedOn w:val="DefaultParagraphFont"/>
    <w:link w:val="Heading2"/>
    <w:rsid w:val="00A03B63"/>
    <w:rPr>
      <w:rFonts w:ascii="Verdana" w:hAnsi="Verdana"/>
      <w:b/>
      <w:color w:val="1985FF"/>
      <w:sz w:val="24"/>
      <w:szCs w:val="26"/>
      <w:lang w:val="en-US" w:eastAsia="en-US"/>
    </w:rPr>
  </w:style>
  <w:style w:type="character" w:customStyle="1" w:styleId="Heading3Char">
    <w:name w:val="Heading 3 Char"/>
    <w:aliases w:val="Tempo Heading 3 Char"/>
    <w:basedOn w:val="DefaultParagraphFont"/>
    <w:link w:val="Heading3"/>
    <w:rsid w:val="00A03B63"/>
    <w:rPr>
      <w:rFonts w:ascii="Verdana" w:hAnsi="Verdana"/>
      <w:b/>
      <w:color w:val="1985FF"/>
      <w:sz w:val="22"/>
      <w:szCs w:val="26"/>
      <w:lang w:val="en-US" w:eastAsia="en-US"/>
    </w:rPr>
  </w:style>
  <w:style w:type="character" w:customStyle="1" w:styleId="Heading4Char">
    <w:name w:val="Heading 4 Char"/>
    <w:aliases w:val="Tempo Heading 4 Char,Block Char,I4 Char,H1 Char,l4 Char,l4+toc4 Char,Numbered List Char,I41 Char,H11 Char,l41 Char,l4+toc41 Char,heading 41 Char,Numbered List1 Char,H4 Char"/>
    <w:basedOn w:val="DefaultParagraphFont"/>
    <w:link w:val="Heading4"/>
    <w:rsid w:val="00A03B63"/>
    <w:rPr>
      <w:rFonts w:ascii="Verdana" w:hAnsi="Verdana"/>
      <w:b/>
      <w:color w:val="1985FF"/>
      <w:szCs w:val="26"/>
      <w:lang w:val="en-US" w:eastAsia="en-US"/>
    </w:rPr>
  </w:style>
  <w:style w:type="character" w:customStyle="1" w:styleId="Heading5Char">
    <w:name w:val="Heading 5 Char"/>
    <w:basedOn w:val="DefaultParagraphFont"/>
    <w:link w:val="Heading5"/>
    <w:rsid w:val="00A03B63"/>
    <w:rPr>
      <w:rFonts w:ascii="Verdana" w:hAnsi="Verdana"/>
      <w:b/>
      <w:color w:val="1985FF"/>
      <w:sz w:val="18"/>
      <w:szCs w:val="26"/>
      <w:lang w:val="en-US" w:eastAsia="en-US"/>
    </w:rPr>
  </w:style>
  <w:style w:type="character" w:customStyle="1" w:styleId="Heading6Char">
    <w:name w:val="Heading 6 Char"/>
    <w:basedOn w:val="DefaultParagraphFont"/>
    <w:link w:val="Heading6"/>
    <w:rsid w:val="00A03B63"/>
    <w:rPr>
      <w:rFonts w:ascii="Verdana" w:hAnsi="Verdana"/>
      <w:b/>
      <w:color w:val="1985FF"/>
      <w:szCs w:val="26"/>
      <w:lang w:val="en-US" w:eastAsia="en-US"/>
    </w:rPr>
  </w:style>
  <w:style w:type="character" w:customStyle="1" w:styleId="Heading7Char">
    <w:name w:val="Heading 7 Char"/>
    <w:basedOn w:val="DefaultParagraphFont"/>
    <w:link w:val="Heading7"/>
    <w:rsid w:val="00A03B63"/>
    <w:rPr>
      <w:rFonts w:ascii="Verdana" w:hAnsi="Verdana"/>
      <w:b/>
      <w:color w:val="1985FF"/>
      <w:szCs w:val="26"/>
      <w:lang w:val="en-US" w:eastAsia="en-US"/>
    </w:rPr>
  </w:style>
  <w:style w:type="character" w:customStyle="1" w:styleId="Heading8Char">
    <w:name w:val="Heading 8 Char"/>
    <w:basedOn w:val="DefaultParagraphFont"/>
    <w:link w:val="Heading8"/>
    <w:rsid w:val="00A03B63"/>
    <w:rPr>
      <w:rFonts w:ascii="Verdana" w:hAnsi="Verdana"/>
      <w:b/>
      <w:color w:val="1985FF"/>
      <w:szCs w:val="26"/>
      <w:lang w:val="en-US" w:eastAsia="en-US"/>
    </w:rPr>
  </w:style>
  <w:style w:type="character" w:customStyle="1" w:styleId="Heading9Char">
    <w:name w:val="Heading 9 Char"/>
    <w:basedOn w:val="DefaultParagraphFont"/>
    <w:link w:val="Heading9"/>
    <w:rsid w:val="00A03B63"/>
    <w:rPr>
      <w:rFonts w:ascii="Verdana" w:hAnsi="Verdana"/>
      <w:b/>
      <w:color w:val="1985FF"/>
      <w:szCs w:val="26"/>
      <w:lang w:val="en-US" w:eastAsia="en-US"/>
    </w:rPr>
  </w:style>
  <w:style w:type="character" w:customStyle="1" w:styleId="FooterChar">
    <w:name w:val="Footer Char"/>
    <w:basedOn w:val="DefaultParagraphFont"/>
    <w:link w:val="Footer"/>
    <w:semiHidden/>
    <w:rsid w:val="00A03B63"/>
    <w:rPr>
      <w:rFonts w:ascii="Verdana" w:hAnsi="Verdana"/>
      <w:b/>
      <w:noProof/>
      <w:sz w:val="12"/>
      <w:szCs w:val="12"/>
      <w:lang w:val="en-US" w:eastAsia="en-US"/>
    </w:rPr>
  </w:style>
  <w:style w:type="character" w:customStyle="1" w:styleId="HeaderChar">
    <w:name w:val="Header Char"/>
    <w:basedOn w:val="DefaultParagraphFont"/>
    <w:link w:val="Header"/>
    <w:semiHidden/>
    <w:rsid w:val="00A03B63"/>
    <w:rPr>
      <w:rFonts w:ascii="Verdana" w:hAnsi="Verdana"/>
      <w:noProof/>
      <w:sz w:val="14"/>
      <w:lang w:val="en-US" w:eastAsia="en-US"/>
    </w:rPr>
  </w:style>
  <w:style w:type="character" w:customStyle="1" w:styleId="TitleChar">
    <w:name w:val="Title Char"/>
    <w:basedOn w:val="DefaultParagraphFont"/>
    <w:link w:val="Title"/>
    <w:rsid w:val="00A03B63"/>
    <w:rPr>
      <w:rFonts w:ascii="Verdana" w:hAnsi="Verdana"/>
      <w:caps/>
      <w:sz w:val="18"/>
      <w:lang w:val="en-US" w:eastAsia="en-US"/>
    </w:rPr>
  </w:style>
  <w:style w:type="character" w:customStyle="1" w:styleId="FootnoteTextChar">
    <w:name w:val="Footnote Text Char"/>
    <w:basedOn w:val="DefaultParagraphFont"/>
    <w:link w:val="FootnoteText"/>
    <w:semiHidden/>
    <w:rsid w:val="00A03B63"/>
    <w:rPr>
      <w:rFonts w:ascii="Verdana" w:hAnsi="Verdana"/>
      <w:sz w:val="14"/>
      <w:lang w:val="en-US"/>
    </w:rPr>
  </w:style>
  <w:style w:type="paragraph" w:styleId="NormalWeb">
    <w:name w:val="Normal (Web)"/>
    <w:basedOn w:val="Normal"/>
    <w:uiPriority w:val="99"/>
    <w:unhideWhenUsed/>
    <w:rsid w:val="00A03B63"/>
    <w:pPr>
      <w:spacing w:before="100" w:beforeAutospacing="1" w:after="100" w:afterAutospacing="1"/>
    </w:pPr>
    <w:rPr>
      <w:rFonts w:ascii="Times New Roman" w:hAnsi="Times New Roman"/>
      <w:sz w:val="24"/>
      <w:szCs w:val="24"/>
    </w:rPr>
  </w:style>
  <w:style w:type="paragraph" w:styleId="ListParagraph">
    <w:name w:val="List Paragraph"/>
    <w:basedOn w:val="Normal"/>
    <w:uiPriority w:val="1"/>
    <w:qFormat/>
    <w:rsid w:val="00A03B63"/>
    <w:pPr>
      <w:widowControl w:val="0"/>
      <w:autoSpaceDE w:val="0"/>
      <w:autoSpaceDN w:val="0"/>
      <w:ind w:left="1538" w:hanging="284"/>
    </w:pPr>
    <w:rPr>
      <w:rFonts w:eastAsia="Verdana" w:cs="Verdana"/>
      <w:sz w:val="22"/>
      <w:szCs w:val="22"/>
    </w:rPr>
  </w:style>
  <w:style w:type="character" w:customStyle="1" w:styleId="TableChar">
    <w:name w:val="Table Char"/>
    <w:link w:val="Table"/>
    <w:locked/>
    <w:rsid w:val="00A03B63"/>
    <w:rPr>
      <w:rFonts w:ascii="Verdana" w:hAnsi="Verdana"/>
      <w:sz w:val="16"/>
      <w:lang w:val="en-US" w:eastAsia="en-US"/>
    </w:rPr>
  </w:style>
  <w:style w:type="character" w:customStyle="1" w:styleId="TableHeaderChar">
    <w:name w:val="Table Header Char"/>
    <w:link w:val="TableHeader"/>
    <w:locked/>
    <w:rsid w:val="00A03B63"/>
    <w:rPr>
      <w:rFonts w:ascii="Verdana" w:hAnsi="Verdana"/>
      <w:b/>
      <w:color w:val="FFFFFF"/>
      <w:sz w:val="18"/>
      <w:szCs w:val="18"/>
      <w:lang w:val="en-US" w:eastAsia="en-US"/>
    </w:rPr>
  </w:style>
  <w:style w:type="paragraph" w:customStyle="1" w:styleId="TableParagraph">
    <w:name w:val="Table Paragraph"/>
    <w:basedOn w:val="Normal"/>
    <w:uiPriority w:val="1"/>
    <w:qFormat/>
    <w:rsid w:val="00A03B63"/>
    <w:pPr>
      <w:widowControl w:val="0"/>
      <w:autoSpaceDE w:val="0"/>
      <w:autoSpaceDN w:val="0"/>
      <w:spacing w:before="50"/>
      <w:ind w:left="83"/>
    </w:pPr>
    <w:rPr>
      <w:rFonts w:eastAsia="Verdana" w:cs="Verdana"/>
      <w:sz w:val="22"/>
      <w:szCs w:val="22"/>
    </w:rPr>
  </w:style>
  <w:style w:type="paragraph" w:styleId="Revision">
    <w:name w:val="Revision"/>
    <w:hidden/>
    <w:uiPriority w:val="99"/>
    <w:semiHidden/>
    <w:rsid w:val="00E01755"/>
    <w:rPr>
      <w:rFonts w:ascii="Verdana" w:hAnsi="Verdana"/>
      <w:sz w:val="18"/>
      <w:lang w:val="en-US" w:eastAsia="en-US"/>
    </w:rPr>
  </w:style>
  <w:style w:type="paragraph" w:styleId="CommentText">
    <w:name w:val="annotation text"/>
    <w:basedOn w:val="Normal"/>
    <w:link w:val="CommentTextChar"/>
    <w:rsid w:val="00A03B63"/>
    <w:rPr>
      <w:sz w:val="20"/>
    </w:rPr>
  </w:style>
  <w:style w:type="character" w:customStyle="1" w:styleId="CommentTextChar">
    <w:name w:val="Comment Text Char"/>
    <w:basedOn w:val="DefaultParagraphFont"/>
    <w:link w:val="CommentText"/>
    <w:rsid w:val="00A03B63"/>
    <w:rPr>
      <w:rFonts w:ascii="Verdana" w:hAnsi="Verdana"/>
      <w:lang w:val="en-US" w:eastAsia="en-US"/>
    </w:rPr>
  </w:style>
  <w:style w:type="character" w:styleId="CommentReference">
    <w:name w:val="annotation reference"/>
    <w:basedOn w:val="DefaultParagraphFont"/>
    <w:rsid w:val="00285A98"/>
    <w:rPr>
      <w:sz w:val="16"/>
      <w:szCs w:val="16"/>
    </w:rPr>
  </w:style>
  <w:style w:type="paragraph" w:styleId="CommentSubject">
    <w:name w:val="annotation subject"/>
    <w:basedOn w:val="CommentText"/>
    <w:next w:val="CommentText"/>
    <w:link w:val="CommentSubjectChar"/>
    <w:rsid w:val="00285A98"/>
    <w:rPr>
      <w:b/>
      <w:bCs/>
    </w:rPr>
  </w:style>
  <w:style w:type="character" w:customStyle="1" w:styleId="CommentSubjectChar">
    <w:name w:val="Comment Subject Char"/>
    <w:basedOn w:val="CommentTextChar"/>
    <w:link w:val="CommentSubject"/>
    <w:rsid w:val="00285A98"/>
    <w:rPr>
      <w:rFonts w:ascii="Verdana" w:hAnsi="Verdana"/>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93972">
      <w:bodyDiv w:val="1"/>
      <w:marLeft w:val="0"/>
      <w:marRight w:val="0"/>
      <w:marTop w:val="0"/>
      <w:marBottom w:val="0"/>
      <w:divBdr>
        <w:top w:val="none" w:sz="0" w:space="0" w:color="auto"/>
        <w:left w:val="none" w:sz="0" w:space="0" w:color="auto"/>
        <w:bottom w:val="none" w:sz="0" w:space="0" w:color="auto"/>
        <w:right w:val="none" w:sz="0" w:space="0" w:color="auto"/>
      </w:divBdr>
    </w:div>
    <w:div w:id="365448808">
      <w:bodyDiv w:val="1"/>
      <w:marLeft w:val="0"/>
      <w:marRight w:val="0"/>
      <w:marTop w:val="0"/>
      <w:marBottom w:val="0"/>
      <w:divBdr>
        <w:top w:val="none" w:sz="0" w:space="0" w:color="auto"/>
        <w:left w:val="none" w:sz="0" w:space="0" w:color="auto"/>
        <w:bottom w:val="none" w:sz="0" w:space="0" w:color="auto"/>
        <w:right w:val="none" w:sz="0" w:space="0" w:color="auto"/>
      </w:divBdr>
    </w:div>
    <w:div w:id="666860812">
      <w:bodyDiv w:val="1"/>
      <w:marLeft w:val="0"/>
      <w:marRight w:val="0"/>
      <w:marTop w:val="0"/>
      <w:marBottom w:val="0"/>
      <w:divBdr>
        <w:top w:val="none" w:sz="0" w:space="0" w:color="auto"/>
        <w:left w:val="none" w:sz="0" w:space="0" w:color="auto"/>
        <w:bottom w:val="none" w:sz="0" w:space="0" w:color="auto"/>
        <w:right w:val="none" w:sz="0" w:space="0" w:color="auto"/>
      </w:divBdr>
    </w:div>
    <w:div w:id="935014549">
      <w:bodyDiv w:val="1"/>
      <w:marLeft w:val="0"/>
      <w:marRight w:val="0"/>
      <w:marTop w:val="0"/>
      <w:marBottom w:val="0"/>
      <w:divBdr>
        <w:top w:val="none" w:sz="0" w:space="0" w:color="auto"/>
        <w:left w:val="none" w:sz="0" w:space="0" w:color="auto"/>
        <w:bottom w:val="none" w:sz="0" w:space="0" w:color="auto"/>
        <w:right w:val="none" w:sz="0" w:space="0" w:color="auto"/>
      </w:divBdr>
      <w:divsChild>
        <w:div w:id="1339573761">
          <w:marLeft w:val="0"/>
          <w:marRight w:val="0"/>
          <w:marTop w:val="0"/>
          <w:marBottom w:val="0"/>
          <w:divBdr>
            <w:top w:val="none" w:sz="0" w:space="0" w:color="auto"/>
            <w:left w:val="none" w:sz="0" w:space="0" w:color="auto"/>
            <w:bottom w:val="none" w:sz="0" w:space="0" w:color="auto"/>
            <w:right w:val="none" w:sz="0" w:space="0" w:color="auto"/>
          </w:divBdr>
          <w:divsChild>
            <w:div w:id="1493256793">
              <w:marLeft w:val="0"/>
              <w:marRight w:val="0"/>
              <w:marTop w:val="0"/>
              <w:marBottom w:val="0"/>
              <w:divBdr>
                <w:top w:val="none" w:sz="0" w:space="0" w:color="auto"/>
                <w:left w:val="none" w:sz="0" w:space="0" w:color="auto"/>
                <w:bottom w:val="none" w:sz="0" w:space="0" w:color="auto"/>
                <w:right w:val="none" w:sz="0" w:space="0" w:color="auto"/>
              </w:divBdr>
            </w:div>
          </w:divsChild>
        </w:div>
        <w:div w:id="693118173">
          <w:marLeft w:val="0"/>
          <w:marRight w:val="0"/>
          <w:marTop w:val="0"/>
          <w:marBottom w:val="0"/>
          <w:divBdr>
            <w:top w:val="none" w:sz="0" w:space="0" w:color="auto"/>
            <w:left w:val="none" w:sz="0" w:space="0" w:color="auto"/>
            <w:bottom w:val="none" w:sz="0" w:space="0" w:color="auto"/>
            <w:right w:val="none" w:sz="0" w:space="0" w:color="auto"/>
          </w:divBdr>
          <w:divsChild>
            <w:div w:id="694430709">
              <w:marLeft w:val="0"/>
              <w:marRight w:val="0"/>
              <w:marTop w:val="0"/>
              <w:marBottom w:val="0"/>
              <w:divBdr>
                <w:top w:val="none" w:sz="0" w:space="0" w:color="auto"/>
                <w:left w:val="none" w:sz="0" w:space="0" w:color="auto"/>
                <w:bottom w:val="none" w:sz="0" w:space="0" w:color="auto"/>
                <w:right w:val="none" w:sz="0" w:space="0" w:color="auto"/>
              </w:divBdr>
            </w:div>
            <w:div w:id="2110352539">
              <w:marLeft w:val="0"/>
              <w:marRight w:val="0"/>
              <w:marTop w:val="0"/>
              <w:marBottom w:val="0"/>
              <w:divBdr>
                <w:top w:val="none" w:sz="0" w:space="0" w:color="auto"/>
                <w:left w:val="none" w:sz="0" w:space="0" w:color="auto"/>
                <w:bottom w:val="none" w:sz="0" w:space="0" w:color="auto"/>
                <w:right w:val="none" w:sz="0" w:space="0" w:color="auto"/>
              </w:divBdr>
            </w:div>
            <w:div w:id="555580366">
              <w:marLeft w:val="0"/>
              <w:marRight w:val="0"/>
              <w:marTop w:val="0"/>
              <w:marBottom w:val="0"/>
              <w:divBdr>
                <w:top w:val="none" w:sz="0" w:space="0" w:color="auto"/>
                <w:left w:val="none" w:sz="0" w:space="0" w:color="auto"/>
                <w:bottom w:val="none" w:sz="0" w:space="0" w:color="auto"/>
                <w:right w:val="none" w:sz="0" w:space="0" w:color="auto"/>
              </w:divBdr>
            </w:div>
            <w:div w:id="1277522230">
              <w:marLeft w:val="0"/>
              <w:marRight w:val="0"/>
              <w:marTop w:val="0"/>
              <w:marBottom w:val="0"/>
              <w:divBdr>
                <w:top w:val="none" w:sz="0" w:space="0" w:color="auto"/>
                <w:left w:val="none" w:sz="0" w:space="0" w:color="auto"/>
                <w:bottom w:val="none" w:sz="0" w:space="0" w:color="auto"/>
                <w:right w:val="none" w:sz="0" w:space="0" w:color="auto"/>
              </w:divBdr>
            </w:div>
            <w:div w:id="142352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880205">
      <w:bodyDiv w:val="1"/>
      <w:marLeft w:val="0"/>
      <w:marRight w:val="0"/>
      <w:marTop w:val="0"/>
      <w:marBottom w:val="0"/>
      <w:divBdr>
        <w:top w:val="none" w:sz="0" w:space="0" w:color="auto"/>
        <w:left w:val="none" w:sz="0" w:space="0" w:color="auto"/>
        <w:bottom w:val="none" w:sz="0" w:space="0" w:color="auto"/>
        <w:right w:val="none" w:sz="0" w:space="0" w:color="auto"/>
      </w:divBdr>
      <w:divsChild>
        <w:div w:id="522521898">
          <w:marLeft w:val="0"/>
          <w:marRight w:val="0"/>
          <w:marTop w:val="0"/>
          <w:marBottom w:val="0"/>
          <w:divBdr>
            <w:top w:val="none" w:sz="0" w:space="0" w:color="auto"/>
            <w:left w:val="none" w:sz="0" w:space="0" w:color="auto"/>
            <w:bottom w:val="none" w:sz="0" w:space="0" w:color="auto"/>
            <w:right w:val="none" w:sz="0" w:space="0" w:color="auto"/>
          </w:divBdr>
          <w:divsChild>
            <w:div w:id="48235278">
              <w:marLeft w:val="0"/>
              <w:marRight w:val="0"/>
              <w:marTop w:val="0"/>
              <w:marBottom w:val="0"/>
              <w:divBdr>
                <w:top w:val="none" w:sz="0" w:space="0" w:color="auto"/>
                <w:left w:val="none" w:sz="0" w:space="0" w:color="auto"/>
                <w:bottom w:val="none" w:sz="0" w:space="0" w:color="auto"/>
                <w:right w:val="none" w:sz="0" w:space="0" w:color="auto"/>
              </w:divBdr>
            </w:div>
            <w:div w:id="858855027">
              <w:marLeft w:val="0"/>
              <w:marRight w:val="0"/>
              <w:marTop w:val="0"/>
              <w:marBottom w:val="0"/>
              <w:divBdr>
                <w:top w:val="none" w:sz="0" w:space="0" w:color="auto"/>
                <w:left w:val="none" w:sz="0" w:space="0" w:color="auto"/>
                <w:bottom w:val="none" w:sz="0" w:space="0" w:color="auto"/>
                <w:right w:val="none" w:sz="0" w:space="0" w:color="auto"/>
              </w:divBdr>
            </w:div>
            <w:div w:id="151994684">
              <w:marLeft w:val="0"/>
              <w:marRight w:val="0"/>
              <w:marTop w:val="0"/>
              <w:marBottom w:val="0"/>
              <w:divBdr>
                <w:top w:val="none" w:sz="0" w:space="0" w:color="auto"/>
                <w:left w:val="none" w:sz="0" w:space="0" w:color="auto"/>
                <w:bottom w:val="none" w:sz="0" w:space="0" w:color="auto"/>
                <w:right w:val="none" w:sz="0" w:space="0" w:color="auto"/>
              </w:divBdr>
            </w:div>
            <w:div w:id="1129786859">
              <w:marLeft w:val="0"/>
              <w:marRight w:val="0"/>
              <w:marTop w:val="0"/>
              <w:marBottom w:val="0"/>
              <w:divBdr>
                <w:top w:val="none" w:sz="0" w:space="0" w:color="auto"/>
                <w:left w:val="none" w:sz="0" w:space="0" w:color="auto"/>
                <w:bottom w:val="none" w:sz="0" w:space="0" w:color="auto"/>
                <w:right w:val="none" w:sz="0" w:space="0" w:color="auto"/>
              </w:divBdr>
            </w:div>
            <w:div w:id="1289510481">
              <w:marLeft w:val="0"/>
              <w:marRight w:val="0"/>
              <w:marTop w:val="0"/>
              <w:marBottom w:val="0"/>
              <w:divBdr>
                <w:top w:val="none" w:sz="0" w:space="0" w:color="auto"/>
                <w:left w:val="none" w:sz="0" w:space="0" w:color="auto"/>
                <w:bottom w:val="none" w:sz="0" w:space="0" w:color="auto"/>
                <w:right w:val="none" w:sz="0" w:space="0" w:color="auto"/>
              </w:divBdr>
            </w:div>
            <w:div w:id="690958135">
              <w:marLeft w:val="0"/>
              <w:marRight w:val="0"/>
              <w:marTop w:val="0"/>
              <w:marBottom w:val="0"/>
              <w:divBdr>
                <w:top w:val="none" w:sz="0" w:space="0" w:color="auto"/>
                <w:left w:val="none" w:sz="0" w:space="0" w:color="auto"/>
                <w:bottom w:val="none" w:sz="0" w:space="0" w:color="auto"/>
                <w:right w:val="none" w:sz="0" w:space="0" w:color="auto"/>
              </w:divBdr>
            </w:div>
            <w:div w:id="1539850088">
              <w:marLeft w:val="0"/>
              <w:marRight w:val="0"/>
              <w:marTop w:val="0"/>
              <w:marBottom w:val="0"/>
              <w:divBdr>
                <w:top w:val="none" w:sz="0" w:space="0" w:color="auto"/>
                <w:left w:val="none" w:sz="0" w:space="0" w:color="auto"/>
                <w:bottom w:val="none" w:sz="0" w:space="0" w:color="auto"/>
                <w:right w:val="none" w:sz="0" w:space="0" w:color="auto"/>
              </w:divBdr>
            </w:div>
            <w:div w:id="1161391646">
              <w:marLeft w:val="0"/>
              <w:marRight w:val="0"/>
              <w:marTop w:val="0"/>
              <w:marBottom w:val="0"/>
              <w:divBdr>
                <w:top w:val="none" w:sz="0" w:space="0" w:color="auto"/>
                <w:left w:val="none" w:sz="0" w:space="0" w:color="auto"/>
                <w:bottom w:val="none" w:sz="0" w:space="0" w:color="auto"/>
                <w:right w:val="none" w:sz="0" w:space="0" w:color="auto"/>
              </w:divBdr>
            </w:div>
            <w:div w:id="533271523">
              <w:marLeft w:val="0"/>
              <w:marRight w:val="0"/>
              <w:marTop w:val="0"/>
              <w:marBottom w:val="0"/>
              <w:divBdr>
                <w:top w:val="none" w:sz="0" w:space="0" w:color="auto"/>
                <w:left w:val="none" w:sz="0" w:space="0" w:color="auto"/>
                <w:bottom w:val="none" w:sz="0" w:space="0" w:color="auto"/>
                <w:right w:val="none" w:sz="0" w:space="0" w:color="auto"/>
              </w:divBdr>
            </w:div>
            <w:div w:id="2117478866">
              <w:marLeft w:val="0"/>
              <w:marRight w:val="0"/>
              <w:marTop w:val="0"/>
              <w:marBottom w:val="0"/>
              <w:divBdr>
                <w:top w:val="none" w:sz="0" w:space="0" w:color="auto"/>
                <w:left w:val="none" w:sz="0" w:space="0" w:color="auto"/>
                <w:bottom w:val="none" w:sz="0" w:space="0" w:color="auto"/>
                <w:right w:val="none" w:sz="0" w:space="0" w:color="auto"/>
              </w:divBdr>
            </w:div>
            <w:div w:id="2125035459">
              <w:marLeft w:val="0"/>
              <w:marRight w:val="0"/>
              <w:marTop w:val="0"/>
              <w:marBottom w:val="0"/>
              <w:divBdr>
                <w:top w:val="none" w:sz="0" w:space="0" w:color="auto"/>
                <w:left w:val="none" w:sz="0" w:space="0" w:color="auto"/>
                <w:bottom w:val="none" w:sz="0" w:space="0" w:color="auto"/>
                <w:right w:val="none" w:sz="0" w:space="0" w:color="auto"/>
              </w:divBdr>
            </w:div>
          </w:divsChild>
        </w:div>
        <w:div w:id="1412240641">
          <w:marLeft w:val="0"/>
          <w:marRight w:val="0"/>
          <w:marTop w:val="0"/>
          <w:marBottom w:val="0"/>
          <w:divBdr>
            <w:top w:val="none" w:sz="0" w:space="0" w:color="auto"/>
            <w:left w:val="none" w:sz="0" w:space="0" w:color="auto"/>
            <w:bottom w:val="none" w:sz="0" w:space="0" w:color="auto"/>
            <w:right w:val="none" w:sz="0" w:space="0" w:color="auto"/>
          </w:divBdr>
          <w:divsChild>
            <w:div w:id="1823809844">
              <w:marLeft w:val="0"/>
              <w:marRight w:val="0"/>
              <w:marTop w:val="30"/>
              <w:marBottom w:val="30"/>
              <w:divBdr>
                <w:top w:val="none" w:sz="0" w:space="0" w:color="auto"/>
                <w:left w:val="none" w:sz="0" w:space="0" w:color="auto"/>
                <w:bottom w:val="none" w:sz="0" w:space="0" w:color="auto"/>
                <w:right w:val="none" w:sz="0" w:space="0" w:color="auto"/>
              </w:divBdr>
              <w:divsChild>
                <w:div w:id="32772754">
                  <w:marLeft w:val="0"/>
                  <w:marRight w:val="0"/>
                  <w:marTop w:val="0"/>
                  <w:marBottom w:val="0"/>
                  <w:divBdr>
                    <w:top w:val="none" w:sz="0" w:space="0" w:color="auto"/>
                    <w:left w:val="none" w:sz="0" w:space="0" w:color="auto"/>
                    <w:bottom w:val="none" w:sz="0" w:space="0" w:color="auto"/>
                    <w:right w:val="none" w:sz="0" w:space="0" w:color="auto"/>
                  </w:divBdr>
                  <w:divsChild>
                    <w:div w:id="2120373731">
                      <w:marLeft w:val="0"/>
                      <w:marRight w:val="0"/>
                      <w:marTop w:val="0"/>
                      <w:marBottom w:val="0"/>
                      <w:divBdr>
                        <w:top w:val="none" w:sz="0" w:space="0" w:color="auto"/>
                        <w:left w:val="none" w:sz="0" w:space="0" w:color="auto"/>
                        <w:bottom w:val="none" w:sz="0" w:space="0" w:color="auto"/>
                        <w:right w:val="none" w:sz="0" w:space="0" w:color="auto"/>
                      </w:divBdr>
                    </w:div>
                  </w:divsChild>
                </w:div>
                <w:div w:id="1250193010">
                  <w:marLeft w:val="0"/>
                  <w:marRight w:val="0"/>
                  <w:marTop w:val="0"/>
                  <w:marBottom w:val="0"/>
                  <w:divBdr>
                    <w:top w:val="none" w:sz="0" w:space="0" w:color="auto"/>
                    <w:left w:val="none" w:sz="0" w:space="0" w:color="auto"/>
                    <w:bottom w:val="none" w:sz="0" w:space="0" w:color="auto"/>
                    <w:right w:val="none" w:sz="0" w:space="0" w:color="auto"/>
                  </w:divBdr>
                  <w:divsChild>
                    <w:div w:id="2090076546">
                      <w:marLeft w:val="0"/>
                      <w:marRight w:val="0"/>
                      <w:marTop w:val="0"/>
                      <w:marBottom w:val="0"/>
                      <w:divBdr>
                        <w:top w:val="none" w:sz="0" w:space="0" w:color="auto"/>
                        <w:left w:val="none" w:sz="0" w:space="0" w:color="auto"/>
                        <w:bottom w:val="none" w:sz="0" w:space="0" w:color="auto"/>
                        <w:right w:val="none" w:sz="0" w:space="0" w:color="auto"/>
                      </w:divBdr>
                    </w:div>
                    <w:div w:id="1293708925">
                      <w:marLeft w:val="0"/>
                      <w:marRight w:val="0"/>
                      <w:marTop w:val="0"/>
                      <w:marBottom w:val="0"/>
                      <w:divBdr>
                        <w:top w:val="none" w:sz="0" w:space="0" w:color="auto"/>
                        <w:left w:val="none" w:sz="0" w:space="0" w:color="auto"/>
                        <w:bottom w:val="none" w:sz="0" w:space="0" w:color="auto"/>
                        <w:right w:val="none" w:sz="0" w:space="0" w:color="auto"/>
                      </w:divBdr>
                    </w:div>
                    <w:div w:id="1434789042">
                      <w:marLeft w:val="0"/>
                      <w:marRight w:val="0"/>
                      <w:marTop w:val="0"/>
                      <w:marBottom w:val="0"/>
                      <w:divBdr>
                        <w:top w:val="none" w:sz="0" w:space="0" w:color="auto"/>
                        <w:left w:val="none" w:sz="0" w:space="0" w:color="auto"/>
                        <w:bottom w:val="none" w:sz="0" w:space="0" w:color="auto"/>
                        <w:right w:val="none" w:sz="0" w:space="0" w:color="auto"/>
                      </w:divBdr>
                    </w:div>
                    <w:div w:id="1156334308">
                      <w:marLeft w:val="0"/>
                      <w:marRight w:val="0"/>
                      <w:marTop w:val="0"/>
                      <w:marBottom w:val="0"/>
                      <w:divBdr>
                        <w:top w:val="none" w:sz="0" w:space="0" w:color="auto"/>
                        <w:left w:val="none" w:sz="0" w:space="0" w:color="auto"/>
                        <w:bottom w:val="none" w:sz="0" w:space="0" w:color="auto"/>
                        <w:right w:val="none" w:sz="0" w:space="0" w:color="auto"/>
                      </w:divBdr>
                    </w:div>
                    <w:div w:id="102408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6049800">
      <w:bodyDiv w:val="1"/>
      <w:marLeft w:val="0"/>
      <w:marRight w:val="0"/>
      <w:marTop w:val="0"/>
      <w:marBottom w:val="0"/>
      <w:divBdr>
        <w:top w:val="none" w:sz="0" w:space="0" w:color="auto"/>
        <w:left w:val="none" w:sz="0" w:space="0" w:color="auto"/>
        <w:bottom w:val="none" w:sz="0" w:space="0" w:color="auto"/>
        <w:right w:val="none" w:sz="0" w:space="0" w:color="auto"/>
      </w:divBdr>
      <w:divsChild>
        <w:div w:id="184632907">
          <w:marLeft w:val="0"/>
          <w:marRight w:val="0"/>
          <w:marTop w:val="0"/>
          <w:marBottom w:val="0"/>
          <w:divBdr>
            <w:top w:val="none" w:sz="0" w:space="0" w:color="auto"/>
            <w:left w:val="none" w:sz="0" w:space="0" w:color="auto"/>
            <w:bottom w:val="none" w:sz="0" w:space="0" w:color="auto"/>
            <w:right w:val="none" w:sz="0" w:space="0" w:color="auto"/>
          </w:divBdr>
          <w:divsChild>
            <w:div w:id="1472137572">
              <w:marLeft w:val="0"/>
              <w:marRight w:val="0"/>
              <w:marTop w:val="0"/>
              <w:marBottom w:val="0"/>
              <w:divBdr>
                <w:top w:val="none" w:sz="0" w:space="0" w:color="auto"/>
                <w:left w:val="none" w:sz="0" w:space="0" w:color="auto"/>
                <w:bottom w:val="none" w:sz="0" w:space="0" w:color="auto"/>
                <w:right w:val="none" w:sz="0" w:space="0" w:color="auto"/>
              </w:divBdr>
            </w:div>
            <w:div w:id="1034037247">
              <w:marLeft w:val="0"/>
              <w:marRight w:val="0"/>
              <w:marTop w:val="0"/>
              <w:marBottom w:val="0"/>
              <w:divBdr>
                <w:top w:val="none" w:sz="0" w:space="0" w:color="auto"/>
                <w:left w:val="none" w:sz="0" w:space="0" w:color="auto"/>
                <w:bottom w:val="none" w:sz="0" w:space="0" w:color="auto"/>
                <w:right w:val="none" w:sz="0" w:space="0" w:color="auto"/>
              </w:divBdr>
            </w:div>
            <w:div w:id="827599861">
              <w:marLeft w:val="0"/>
              <w:marRight w:val="0"/>
              <w:marTop w:val="0"/>
              <w:marBottom w:val="0"/>
              <w:divBdr>
                <w:top w:val="none" w:sz="0" w:space="0" w:color="auto"/>
                <w:left w:val="none" w:sz="0" w:space="0" w:color="auto"/>
                <w:bottom w:val="none" w:sz="0" w:space="0" w:color="auto"/>
                <w:right w:val="none" w:sz="0" w:space="0" w:color="auto"/>
              </w:divBdr>
            </w:div>
            <w:div w:id="2005279874">
              <w:marLeft w:val="0"/>
              <w:marRight w:val="0"/>
              <w:marTop w:val="0"/>
              <w:marBottom w:val="0"/>
              <w:divBdr>
                <w:top w:val="none" w:sz="0" w:space="0" w:color="auto"/>
                <w:left w:val="none" w:sz="0" w:space="0" w:color="auto"/>
                <w:bottom w:val="none" w:sz="0" w:space="0" w:color="auto"/>
                <w:right w:val="none" w:sz="0" w:space="0" w:color="auto"/>
              </w:divBdr>
            </w:div>
            <w:div w:id="1790512656">
              <w:marLeft w:val="0"/>
              <w:marRight w:val="0"/>
              <w:marTop w:val="0"/>
              <w:marBottom w:val="0"/>
              <w:divBdr>
                <w:top w:val="none" w:sz="0" w:space="0" w:color="auto"/>
                <w:left w:val="none" w:sz="0" w:space="0" w:color="auto"/>
                <w:bottom w:val="none" w:sz="0" w:space="0" w:color="auto"/>
                <w:right w:val="none" w:sz="0" w:space="0" w:color="auto"/>
              </w:divBdr>
            </w:div>
            <w:div w:id="1357075687">
              <w:marLeft w:val="0"/>
              <w:marRight w:val="0"/>
              <w:marTop w:val="0"/>
              <w:marBottom w:val="0"/>
              <w:divBdr>
                <w:top w:val="none" w:sz="0" w:space="0" w:color="auto"/>
                <w:left w:val="none" w:sz="0" w:space="0" w:color="auto"/>
                <w:bottom w:val="none" w:sz="0" w:space="0" w:color="auto"/>
                <w:right w:val="none" w:sz="0" w:space="0" w:color="auto"/>
              </w:divBdr>
            </w:div>
            <w:div w:id="852912069">
              <w:marLeft w:val="0"/>
              <w:marRight w:val="0"/>
              <w:marTop w:val="0"/>
              <w:marBottom w:val="0"/>
              <w:divBdr>
                <w:top w:val="none" w:sz="0" w:space="0" w:color="auto"/>
                <w:left w:val="none" w:sz="0" w:space="0" w:color="auto"/>
                <w:bottom w:val="none" w:sz="0" w:space="0" w:color="auto"/>
                <w:right w:val="none" w:sz="0" w:space="0" w:color="auto"/>
              </w:divBdr>
            </w:div>
            <w:div w:id="740522284">
              <w:marLeft w:val="0"/>
              <w:marRight w:val="0"/>
              <w:marTop w:val="0"/>
              <w:marBottom w:val="0"/>
              <w:divBdr>
                <w:top w:val="none" w:sz="0" w:space="0" w:color="auto"/>
                <w:left w:val="none" w:sz="0" w:space="0" w:color="auto"/>
                <w:bottom w:val="none" w:sz="0" w:space="0" w:color="auto"/>
                <w:right w:val="none" w:sz="0" w:space="0" w:color="auto"/>
              </w:divBdr>
            </w:div>
            <w:div w:id="666977172">
              <w:marLeft w:val="0"/>
              <w:marRight w:val="0"/>
              <w:marTop w:val="0"/>
              <w:marBottom w:val="0"/>
              <w:divBdr>
                <w:top w:val="none" w:sz="0" w:space="0" w:color="auto"/>
                <w:left w:val="none" w:sz="0" w:space="0" w:color="auto"/>
                <w:bottom w:val="none" w:sz="0" w:space="0" w:color="auto"/>
                <w:right w:val="none" w:sz="0" w:space="0" w:color="auto"/>
              </w:divBdr>
            </w:div>
            <w:div w:id="682392425">
              <w:marLeft w:val="0"/>
              <w:marRight w:val="0"/>
              <w:marTop w:val="0"/>
              <w:marBottom w:val="0"/>
              <w:divBdr>
                <w:top w:val="none" w:sz="0" w:space="0" w:color="auto"/>
                <w:left w:val="none" w:sz="0" w:space="0" w:color="auto"/>
                <w:bottom w:val="none" w:sz="0" w:space="0" w:color="auto"/>
                <w:right w:val="none" w:sz="0" w:space="0" w:color="auto"/>
              </w:divBdr>
            </w:div>
            <w:div w:id="519777126">
              <w:marLeft w:val="0"/>
              <w:marRight w:val="0"/>
              <w:marTop w:val="0"/>
              <w:marBottom w:val="0"/>
              <w:divBdr>
                <w:top w:val="none" w:sz="0" w:space="0" w:color="auto"/>
                <w:left w:val="none" w:sz="0" w:space="0" w:color="auto"/>
                <w:bottom w:val="none" w:sz="0" w:space="0" w:color="auto"/>
                <w:right w:val="none" w:sz="0" w:space="0" w:color="auto"/>
              </w:divBdr>
            </w:div>
          </w:divsChild>
        </w:div>
        <w:div w:id="769395558">
          <w:marLeft w:val="0"/>
          <w:marRight w:val="0"/>
          <w:marTop w:val="0"/>
          <w:marBottom w:val="0"/>
          <w:divBdr>
            <w:top w:val="none" w:sz="0" w:space="0" w:color="auto"/>
            <w:left w:val="none" w:sz="0" w:space="0" w:color="auto"/>
            <w:bottom w:val="none" w:sz="0" w:space="0" w:color="auto"/>
            <w:right w:val="none" w:sz="0" w:space="0" w:color="auto"/>
          </w:divBdr>
          <w:divsChild>
            <w:div w:id="232131252">
              <w:marLeft w:val="0"/>
              <w:marRight w:val="0"/>
              <w:marTop w:val="30"/>
              <w:marBottom w:val="30"/>
              <w:divBdr>
                <w:top w:val="none" w:sz="0" w:space="0" w:color="auto"/>
                <w:left w:val="none" w:sz="0" w:space="0" w:color="auto"/>
                <w:bottom w:val="none" w:sz="0" w:space="0" w:color="auto"/>
                <w:right w:val="none" w:sz="0" w:space="0" w:color="auto"/>
              </w:divBdr>
              <w:divsChild>
                <w:div w:id="667706847">
                  <w:marLeft w:val="0"/>
                  <w:marRight w:val="0"/>
                  <w:marTop w:val="0"/>
                  <w:marBottom w:val="0"/>
                  <w:divBdr>
                    <w:top w:val="none" w:sz="0" w:space="0" w:color="auto"/>
                    <w:left w:val="none" w:sz="0" w:space="0" w:color="auto"/>
                    <w:bottom w:val="none" w:sz="0" w:space="0" w:color="auto"/>
                    <w:right w:val="none" w:sz="0" w:space="0" w:color="auto"/>
                  </w:divBdr>
                  <w:divsChild>
                    <w:div w:id="1508059296">
                      <w:marLeft w:val="0"/>
                      <w:marRight w:val="0"/>
                      <w:marTop w:val="0"/>
                      <w:marBottom w:val="0"/>
                      <w:divBdr>
                        <w:top w:val="none" w:sz="0" w:space="0" w:color="auto"/>
                        <w:left w:val="none" w:sz="0" w:space="0" w:color="auto"/>
                        <w:bottom w:val="none" w:sz="0" w:space="0" w:color="auto"/>
                        <w:right w:val="none" w:sz="0" w:space="0" w:color="auto"/>
                      </w:divBdr>
                    </w:div>
                  </w:divsChild>
                </w:div>
                <w:div w:id="252669247">
                  <w:marLeft w:val="0"/>
                  <w:marRight w:val="0"/>
                  <w:marTop w:val="0"/>
                  <w:marBottom w:val="0"/>
                  <w:divBdr>
                    <w:top w:val="none" w:sz="0" w:space="0" w:color="auto"/>
                    <w:left w:val="none" w:sz="0" w:space="0" w:color="auto"/>
                    <w:bottom w:val="none" w:sz="0" w:space="0" w:color="auto"/>
                    <w:right w:val="none" w:sz="0" w:space="0" w:color="auto"/>
                  </w:divBdr>
                  <w:divsChild>
                    <w:div w:id="1335452309">
                      <w:marLeft w:val="0"/>
                      <w:marRight w:val="0"/>
                      <w:marTop w:val="0"/>
                      <w:marBottom w:val="0"/>
                      <w:divBdr>
                        <w:top w:val="none" w:sz="0" w:space="0" w:color="auto"/>
                        <w:left w:val="none" w:sz="0" w:space="0" w:color="auto"/>
                        <w:bottom w:val="none" w:sz="0" w:space="0" w:color="auto"/>
                        <w:right w:val="none" w:sz="0" w:space="0" w:color="auto"/>
                      </w:divBdr>
                    </w:div>
                    <w:div w:id="320623011">
                      <w:marLeft w:val="0"/>
                      <w:marRight w:val="0"/>
                      <w:marTop w:val="0"/>
                      <w:marBottom w:val="0"/>
                      <w:divBdr>
                        <w:top w:val="none" w:sz="0" w:space="0" w:color="auto"/>
                        <w:left w:val="none" w:sz="0" w:space="0" w:color="auto"/>
                        <w:bottom w:val="none" w:sz="0" w:space="0" w:color="auto"/>
                        <w:right w:val="none" w:sz="0" w:space="0" w:color="auto"/>
                      </w:divBdr>
                    </w:div>
                    <w:div w:id="1925141420">
                      <w:marLeft w:val="0"/>
                      <w:marRight w:val="0"/>
                      <w:marTop w:val="0"/>
                      <w:marBottom w:val="0"/>
                      <w:divBdr>
                        <w:top w:val="none" w:sz="0" w:space="0" w:color="auto"/>
                        <w:left w:val="none" w:sz="0" w:space="0" w:color="auto"/>
                        <w:bottom w:val="none" w:sz="0" w:space="0" w:color="auto"/>
                        <w:right w:val="none" w:sz="0" w:space="0" w:color="auto"/>
                      </w:divBdr>
                    </w:div>
                    <w:div w:id="548419926">
                      <w:marLeft w:val="0"/>
                      <w:marRight w:val="0"/>
                      <w:marTop w:val="0"/>
                      <w:marBottom w:val="0"/>
                      <w:divBdr>
                        <w:top w:val="none" w:sz="0" w:space="0" w:color="auto"/>
                        <w:left w:val="none" w:sz="0" w:space="0" w:color="auto"/>
                        <w:bottom w:val="none" w:sz="0" w:space="0" w:color="auto"/>
                        <w:right w:val="none" w:sz="0" w:space="0" w:color="auto"/>
                      </w:divBdr>
                    </w:div>
                    <w:div w:id="80808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2411728">
      <w:bodyDiv w:val="1"/>
      <w:marLeft w:val="0"/>
      <w:marRight w:val="0"/>
      <w:marTop w:val="0"/>
      <w:marBottom w:val="0"/>
      <w:divBdr>
        <w:top w:val="none" w:sz="0" w:space="0" w:color="auto"/>
        <w:left w:val="none" w:sz="0" w:space="0" w:color="auto"/>
        <w:bottom w:val="none" w:sz="0" w:space="0" w:color="auto"/>
        <w:right w:val="none" w:sz="0" w:space="0" w:color="auto"/>
      </w:divBdr>
    </w:div>
    <w:div w:id="1617983105">
      <w:bodyDiv w:val="1"/>
      <w:marLeft w:val="0"/>
      <w:marRight w:val="0"/>
      <w:marTop w:val="0"/>
      <w:marBottom w:val="0"/>
      <w:divBdr>
        <w:top w:val="none" w:sz="0" w:space="0" w:color="auto"/>
        <w:left w:val="none" w:sz="0" w:space="0" w:color="auto"/>
        <w:bottom w:val="none" w:sz="0" w:space="0" w:color="auto"/>
        <w:right w:val="none" w:sz="0" w:space="0" w:color="auto"/>
      </w:divBdr>
      <w:divsChild>
        <w:div w:id="796294750">
          <w:marLeft w:val="0"/>
          <w:marRight w:val="0"/>
          <w:marTop w:val="0"/>
          <w:marBottom w:val="0"/>
          <w:divBdr>
            <w:top w:val="none" w:sz="0" w:space="0" w:color="auto"/>
            <w:left w:val="none" w:sz="0" w:space="0" w:color="auto"/>
            <w:bottom w:val="none" w:sz="0" w:space="0" w:color="auto"/>
            <w:right w:val="none" w:sz="0" w:space="0" w:color="auto"/>
          </w:divBdr>
          <w:divsChild>
            <w:div w:id="1808083689">
              <w:marLeft w:val="0"/>
              <w:marRight w:val="0"/>
              <w:marTop w:val="0"/>
              <w:marBottom w:val="0"/>
              <w:divBdr>
                <w:top w:val="none" w:sz="0" w:space="0" w:color="auto"/>
                <w:left w:val="none" w:sz="0" w:space="0" w:color="auto"/>
                <w:bottom w:val="none" w:sz="0" w:space="0" w:color="auto"/>
                <w:right w:val="none" w:sz="0" w:space="0" w:color="auto"/>
              </w:divBdr>
            </w:div>
          </w:divsChild>
        </w:div>
        <w:div w:id="1151749748">
          <w:marLeft w:val="0"/>
          <w:marRight w:val="0"/>
          <w:marTop w:val="0"/>
          <w:marBottom w:val="0"/>
          <w:divBdr>
            <w:top w:val="none" w:sz="0" w:space="0" w:color="auto"/>
            <w:left w:val="none" w:sz="0" w:space="0" w:color="auto"/>
            <w:bottom w:val="none" w:sz="0" w:space="0" w:color="auto"/>
            <w:right w:val="none" w:sz="0" w:space="0" w:color="auto"/>
          </w:divBdr>
          <w:divsChild>
            <w:div w:id="291792237">
              <w:marLeft w:val="0"/>
              <w:marRight w:val="0"/>
              <w:marTop w:val="0"/>
              <w:marBottom w:val="0"/>
              <w:divBdr>
                <w:top w:val="none" w:sz="0" w:space="0" w:color="auto"/>
                <w:left w:val="none" w:sz="0" w:space="0" w:color="auto"/>
                <w:bottom w:val="none" w:sz="0" w:space="0" w:color="auto"/>
                <w:right w:val="none" w:sz="0" w:space="0" w:color="auto"/>
              </w:divBdr>
            </w:div>
            <w:div w:id="936324183">
              <w:marLeft w:val="0"/>
              <w:marRight w:val="0"/>
              <w:marTop w:val="0"/>
              <w:marBottom w:val="0"/>
              <w:divBdr>
                <w:top w:val="none" w:sz="0" w:space="0" w:color="auto"/>
                <w:left w:val="none" w:sz="0" w:space="0" w:color="auto"/>
                <w:bottom w:val="none" w:sz="0" w:space="0" w:color="auto"/>
                <w:right w:val="none" w:sz="0" w:space="0" w:color="auto"/>
              </w:divBdr>
            </w:div>
            <w:div w:id="321082271">
              <w:marLeft w:val="0"/>
              <w:marRight w:val="0"/>
              <w:marTop w:val="0"/>
              <w:marBottom w:val="0"/>
              <w:divBdr>
                <w:top w:val="none" w:sz="0" w:space="0" w:color="auto"/>
                <w:left w:val="none" w:sz="0" w:space="0" w:color="auto"/>
                <w:bottom w:val="none" w:sz="0" w:space="0" w:color="auto"/>
                <w:right w:val="none" w:sz="0" w:space="0" w:color="auto"/>
              </w:divBdr>
            </w:div>
            <w:div w:id="725909154">
              <w:marLeft w:val="0"/>
              <w:marRight w:val="0"/>
              <w:marTop w:val="0"/>
              <w:marBottom w:val="0"/>
              <w:divBdr>
                <w:top w:val="none" w:sz="0" w:space="0" w:color="auto"/>
                <w:left w:val="none" w:sz="0" w:space="0" w:color="auto"/>
                <w:bottom w:val="none" w:sz="0" w:space="0" w:color="auto"/>
                <w:right w:val="none" w:sz="0" w:space="0" w:color="auto"/>
              </w:divBdr>
            </w:div>
            <w:div w:id="94431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632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hyperlink" Target="https://atos365.sharepoint.com/sites/600004311" TargetMode="External"/><Relationship Id="rId3" Type="http://schemas.openxmlformats.org/officeDocument/2006/relationships/customXml" Target="../customXml/item3.xml"/><Relationship Id="rId21" Type="http://schemas.microsoft.com/office/2016/09/relationships/commentsIds" Target="commentsIds.xml"/><Relationship Id="rId34" Type="http://schemas.microsoft.com/office/2011/relationships/people" Target="people.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header" Target="header3.xml"/><Relationship Id="rId25" Type="http://schemas.openxmlformats.org/officeDocument/2006/relationships/hyperlink" Target="https://atos365.sharepoint.com/sites/190003894/it/IT/Forms/AllItems.aspx?csf=1&amp;web=1&amp;e=BnsSNW&amp;CT=1730953338490&amp;OR=OWA%2DNT%2DMail&amp;CID=b41a576f%2Da942%2De1d2%2Dcf85%2D621a062bf68c&amp;clickParams=eyJYLUFwcE5hbWUiOiJNaWNyb3NvZnQgT3V0bG9vayBXZWIgQXBwIiwiWC1BcHBWZXJzaW9uIjoiMjAyNDEwMjUwMDMuMzEiLCJPUyI6IldpbmRvd3MgMTEifQ%3D%3D&amp;cidOR=Client&amp;FolderCTID=0x01200038DAD53944EB9649B44C7A78894AF357&amp;id=%2Fsites%2F190003894%2Fit%2FIT%2FHardware%2FServer%2Fg%2E%20Price%20List%20%26%20Catalogues"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microsoft.com/office/2011/relationships/commentsExtended" Target="commentsExtended.xml"/><Relationship Id="rId29" Type="http://schemas.openxmlformats.org/officeDocument/2006/relationships/hyperlink" Target="https://learn.microsoft.com/en-us/windows-server/get-started/whats-new-windows-server-2025"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atos365.sharepoint.com/sites/100000409/DCH%20Techartifacts/Forms/AllItems.aspx?siteid=48d77a2f%2D2662%2D4c68%2D9859%2Df64e2c2fcd8a&amp;webid=20bcffad%2D082e%2D40d8%2Da5ee%2D00630b6b9a9b&amp;uniqueid=aa9241eb%2Dd3bb%2D4d31%2Da112%2D9225ceb45e7d&amp;viewid=24546fa7%2Dee9d%2D487d%2D9187%2D2cdd920b9d2c&amp;id=%2Fsites%2F100000409%2FDCH%20Techartifacts" TargetMode="External"/><Relationship Id="rId32" Type="http://schemas.openxmlformats.org/officeDocument/2006/relationships/image" Target="media/image5.png"/><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header" Target="header4.xml"/><Relationship Id="rId28" Type="http://schemas.openxmlformats.org/officeDocument/2006/relationships/hyperlink" Target="https://atos365.sharepoint.com/:w:/r/sites/100000120/Review/Technical%20Security%20Specifications%20for%20Server%20Windows.docx?d=w48326703653f441cbca6554a645cd146&amp;csf=1&amp;web=1&amp;e=H9QnME" TargetMode="External"/><Relationship Id="rId10" Type="http://schemas.openxmlformats.org/officeDocument/2006/relationships/endnotes" Target="endnotes.xml"/><Relationship Id="rId19" Type="http://schemas.openxmlformats.org/officeDocument/2006/relationships/comments" Target="comments.xml"/><Relationship Id="rId31"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microsoft.com/office/2018/08/relationships/commentsExtensible" Target="commentsExtensible.xml"/><Relationship Id="rId27" Type="http://schemas.openxmlformats.org/officeDocument/2006/relationships/hyperlink" Target="https://atos365.sharepoint.com/:b:/r/sites/600004311/Shared%20Documents/Active%20Policies/Outdated%20Policies/MSP-CTO-001E%20x86-64%20server%20policy.pdf?csf=1&amp;web=1&amp;e=hhGpb9" TargetMode="External"/><Relationship Id="rId30" Type="http://schemas.openxmlformats.org/officeDocument/2006/relationships/image" Target="media/image3.png"/><Relationship Id="rId35" Type="http://schemas.openxmlformats.org/officeDocument/2006/relationships/theme" Target="theme/theme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907452\AppData\Roaming\Microsoft\Templates\Report.dotm" TargetMode="Externa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Url xmlns="20bcffad-082e-40d8-a5ee-00630b6b9a9b">
      <Url>https://atos365.sharepoint.com/sites/100000409/_layouts/15/DocIdRedir.aspx?ID=ZMP35X6ZEVPF-1917308673-31</Url>
      <Description>ZMP35X6ZEVPF-1917308673-31</Description>
    </_dlc_DocIdUrl>
    <_dlc_DocId xmlns="20bcffad-082e-40d8-a5ee-00630b6b9a9b">ZMP35X6ZEVPF-1917308673-31</_dlc_DocId>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DE8517160C30234DA35AA67A46D0110E" ma:contentTypeVersion="7" ma:contentTypeDescription="Create a new document." ma:contentTypeScope="" ma:versionID="ca55da5616746cae977346b3452502af">
  <xsd:schema xmlns:xsd="http://www.w3.org/2001/XMLSchema" xmlns:xs="http://www.w3.org/2001/XMLSchema" xmlns:p="http://schemas.microsoft.com/office/2006/metadata/properties" xmlns:ns2="20bcffad-082e-40d8-a5ee-00630b6b9a9b" xmlns:ns3="53ae0b16-c175-49ca-be38-8ba5c21f1073" targetNamespace="http://schemas.microsoft.com/office/2006/metadata/properties" ma:root="true" ma:fieldsID="caf53f90a29fa226d6bafbafa3545caa" ns2:_="" ns3:_="">
    <xsd:import namespace="20bcffad-082e-40d8-a5ee-00630b6b9a9b"/>
    <xsd:import namespace="53ae0b16-c175-49ca-be38-8ba5c21f1073"/>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bcffad-082e-40d8-a5ee-00630b6b9a9b"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3ae0b16-c175-49ca-be38-8ba5c21f107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53D2FF1-ACF2-4E16-85FB-12DD5840B99E}">
  <ds:schemaRefs>
    <ds:schemaRef ds:uri="http://schemas.microsoft.com/office/2006/metadata/properties"/>
    <ds:schemaRef ds:uri="http://schemas.microsoft.com/office/infopath/2007/PartnerControls"/>
    <ds:schemaRef ds:uri="20bcffad-082e-40d8-a5ee-00630b6b9a9b"/>
  </ds:schemaRefs>
</ds:datastoreItem>
</file>

<file path=customXml/itemProps2.xml><?xml version="1.0" encoding="utf-8"?>
<ds:datastoreItem xmlns:ds="http://schemas.openxmlformats.org/officeDocument/2006/customXml" ds:itemID="{BD8A6D7F-011D-4E3F-B576-27AC627AC1CE}">
  <ds:schemaRefs>
    <ds:schemaRef ds:uri="http://schemas.microsoft.com/sharepoint/v3/contenttype/forms"/>
  </ds:schemaRefs>
</ds:datastoreItem>
</file>

<file path=customXml/itemProps3.xml><?xml version="1.0" encoding="utf-8"?>
<ds:datastoreItem xmlns:ds="http://schemas.openxmlformats.org/officeDocument/2006/customXml" ds:itemID="{54A65646-6FBB-4E48-AC29-4584087F075B}">
  <ds:schemaRefs>
    <ds:schemaRef ds:uri="http://schemas.microsoft.com/sharepoint/events"/>
  </ds:schemaRefs>
</ds:datastoreItem>
</file>

<file path=customXml/itemProps4.xml><?xml version="1.0" encoding="utf-8"?>
<ds:datastoreItem xmlns:ds="http://schemas.openxmlformats.org/officeDocument/2006/customXml" ds:itemID="{C9E25C77-DB00-4022-B6C0-A1B26D91D8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bcffad-082e-40d8-a5ee-00630b6b9a9b"/>
    <ds:schemaRef ds:uri="53ae0b16-c175-49ca-be38-8ba5c21f107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Report.dotm</Template>
  <TotalTime>5296</TotalTime>
  <Pages>38</Pages>
  <Words>10047</Words>
  <Characters>58580</Characters>
  <Application>Microsoft Office Word</Application>
  <DocSecurity>0</DocSecurity>
  <Lines>2440</Lines>
  <Paragraphs>1400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Atos S.E.</Company>
  <LinksUpToDate>false</LinksUpToDate>
  <CharactersWithSpaces>67227</CharactersWithSpaces>
  <SharedDoc>false</SharedDoc>
  <HLinks>
    <vt:vector size="360" baseType="variant">
      <vt:variant>
        <vt:i4>2293867</vt:i4>
      </vt:variant>
      <vt:variant>
        <vt:i4>483</vt:i4>
      </vt:variant>
      <vt:variant>
        <vt:i4>0</vt:i4>
      </vt:variant>
      <vt:variant>
        <vt:i4>5</vt:i4>
      </vt:variant>
      <vt:variant>
        <vt:lpwstr>https://atos365.sharepoint.com/sites/190102679?xsdata=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%3D%3D&amp;sdata=N0kwVUFJYlJ6N2lVakdDMUxNSk5MczlSOEM2K0ZJRmtOd2dIYWJPU0tQVT0%3D&amp;ovuser=33440fc6-b7c7-412c-bb73-0e70b0198d5a%2Comkar.kulthe%40atos.net&amp;OR=Teams-HL&amp;CT=1700822930615&amp;clickparams=eyJBcHBOYW1lIjoiVGVhbXMtRGVza3RvcCIsIkFwcFZlcnNpb24iOiIyNy8yMzA5MjkxMTIwOCIsIkhhc0ZlZGVyYXRlZFVzZXIiOmZhbHNlfQ%3D%3D</vt:lpwstr>
      </vt:variant>
      <vt:variant>
        <vt:lpwstr/>
      </vt:variant>
      <vt:variant>
        <vt:i4>7471231</vt:i4>
      </vt:variant>
      <vt:variant>
        <vt:i4>480</vt:i4>
      </vt:variant>
      <vt:variant>
        <vt:i4>0</vt:i4>
      </vt:variant>
      <vt:variant>
        <vt:i4>5</vt:i4>
      </vt:variant>
      <vt:variant>
        <vt:lpwstr>https://atos365.sharepoint.com/sites/100000120/PublishedStorage/Forms/AllItems.aspx?params=eyJBcHBOYW1lIjoiVGVhbXMtRGVza3RvcCIsIkFwcFZlcnNpb24iOiIyNy8yMjAzMDcwMTYxMCJ9&amp;useFiltersInViewXml=1&amp;viewid=255d9e94%2D14d4%2D4b5b%2Da32b%2D2ce3cf8aa67c&amp;FilterField1=DocType&amp;FilterValue1=Technical%20Security%20Specification&amp;FilterType1=Choice&amp;FilterOp1=In&amp;OR=Teams%2DHL&amp;CT=1690984171597&amp;clickparams=eyJBcHBOYW1lIjoiVGVhbXMtRGVza3RvcCIsIkFwcFZlcnNpb24iOiIyNy8yMzA3MDMwNzMzMCIsIkhhc0ZlZGVyYXRlZFVzZXIiOmZhbHNlfQ%3D%3D</vt:lpwstr>
      </vt:variant>
      <vt:variant>
        <vt:lpwstr/>
      </vt:variant>
      <vt:variant>
        <vt:i4>6291562</vt:i4>
      </vt:variant>
      <vt:variant>
        <vt:i4>477</vt:i4>
      </vt:variant>
      <vt:variant>
        <vt:i4>0</vt:i4>
      </vt:variant>
      <vt:variant>
        <vt:i4>5</vt:i4>
      </vt:variant>
      <vt:variant>
        <vt:lpwstr>https://atos365.sharepoint.com/sites/690001397/Tech Artefact/Forms/AllItems.aspx?id=%2Fsites%2F690001397%2FTech%20Artefact%2FMSP%2DBPR%2D0001%20E%2D2%2DE%5FBackup%20and%20Restore%20Operational%20Blueprint%2Epdf&amp;parent=%2Fsites%2F690001397%2FTech%20Artefact</vt:lpwstr>
      </vt:variant>
      <vt:variant>
        <vt:lpwstr/>
      </vt:variant>
      <vt:variant>
        <vt:i4>3145846</vt:i4>
      </vt:variant>
      <vt:variant>
        <vt:i4>474</vt:i4>
      </vt:variant>
      <vt:variant>
        <vt:i4>0</vt:i4>
      </vt:variant>
      <vt:variant>
        <vt:i4>5</vt:i4>
      </vt:variant>
      <vt:variant>
        <vt:lpwstr>https://atos365.sharepoint.com/sites/100000409/DCH Techartifacts/Forms/AllItems.aspx?siteid=48d77a2f%2D2662%2D4c68%2D9859%2Df64e2c2fcd8a&amp;webid=20bcffad%2D082e%2D40d8%2Da5ee%2D00630b6b9a9b&amp;uniqueid=aa9241eb%2Dd3bb%2D4d31%2Da112%2D9225ceb45e7d&amp;viewid=24546fa7%2Dee9d%2D487d%2D9187%2D2cdd920b9d2c&amp;id=%2Fsites%2F100000409%2FDCH%20Techartifacts&amp;OR=Teams%2DHL&amp;CT=1685947018688&amp;clickparams=eyJBcHBOYW1lIjoiVGVhbXMtRGVza3RvcCIsIkFwcFZlcnNpb24iOiIyNy8yMzA1MDEwMDQyMiIsIkhhc0ZlZGVyYXRlZFVzZXIiOmZhbHNlfQ%3D%3D</vt:lpwstr>
      </vt:variant>
      <vt:variant>
        <vt:lpwstr/>
      </vt:variant>
      <vt:variant>
        <vt:i4>7602219</vt:i4>
      </vt:variant>
      <vt:variant>
        <vt:i4>471</vt:i4>
      </vt:variant>
      <vt:variant>
        <vt:i4>0</vt:i4>
      </vt:variant>
      <vt:variant>
        <vt:i4>5</vt:i4>
      </vt:variant>
      <vt:variant>
        <vt:lpwstr>https://atos365.sharepoint.com/sites/190003894/it/IT/Forms/AllItems.aspx?csf=1&amp;web=1&amp;e=J0bfaW&amp;OR=Teams%2DHL&amp;CT=1653307595197&amp;params=eyJBcHBOYW1lIjoiVGVhbXMtRGVza3RvcCIsIkFwcFZlcnNpb24iOiIyNy8yMjA0MDExMTQxMyJ9&amp;cid=d541d32a%2D048d%2D4c72%2D8a8f%2D5cb65ee113c3&amp;RootFolder=%2Fsites%2F190003894%2Fit%2FIT%2FHardware%2FServers%2Fx86%20Servers%2Fx86%20basket&amp;FolderCTID=0x0120009D7D17FAB3683742BA5C9E78CA309C2200D6E98C3957677B4B828DC5C6CE7BC75D</vt:lpwstr>
      </vt:variant>
      <vt:variant>
        <vt:lpwstr/>
      </vt:variant>
      <vt:variant>
        <vt:i4>131086</vt:i4>
      </vt:variant>
      <vt:variant>
        <vt:i4>468</vt:i4>
      </vt:variant>
      <vt:variant>
        <vt:i4>0</vt:i4>
      </vt:variant>
      <vt:variant>
        <vt:i4>5</vt:i4>
      </vt:variant>
      <vt:variant>
        <vt:lpwstr>https://www.windowsservercatalog.com/results.aspx?bCatID=1283&amp;cpID=0&amp;avc=126&amp;ava=0&amp;avq=0&amp;OR=1&amp;PGS=25</vt:lpwstr>
      </vt:variant>
      <vt:variant>
        <vt:lpwstr/>
      </vt:variant>
      <vt:variant>
        <vt:i4>4325465</vt:i4>
      </vt:variant>
      <vt:variant>
        <vt:i4>465</vt:i4>
      </vt:variant>
      <vt:variant>
        <vt:i4>0</vt:i4>
      </vt:variant>
      <vt:variant>
        <vt:i4>5</vt:i4>
      </vt:variant>
      <vt:variant>
        <vt:lpwstr>https://learn.microsoft.com/en-us/windows-server/virtualization/hyper-v/what-s-new-in-hyper-v-on-windows</vt:lpwstr>
      </vt:variant>
      <vt:variant>
        <vt:lpwstr/>
      </vt:variant>
      <vt:variant>
        <vt:i4>2883633</vt:i4>
      </vt:variant>
      <vt:variant>
        <vt:i4>462</vt:i4>
      </vt:variant>
      <vt:variant>
        <vt:i4>0</vt:i4>
      </vt:variant>
      <vt:variant>
        <vt:i4>5</vt:i4>
      </vt:variant>
      <vt:variant>
        <vt:lpwstr>https://learn.microsoft.com/en-us/virtualization/hyper-v-on-windows/reference/hyper-v-architecture</vt:lpwstr>
      </vt:variant>
      <vt:variant>
        <vt:lpwstr/>
      </vt:variant>
      <vt:variant>
        <vt:i4>1245240</vt:i4>
      </vt:variant>
      <vt:variant>
        <vt:i4>420</vt:i4>
      </vt:variant>
      <vt:variant>
        <vt:i4>0</vt:i4>
      </vt:variant>
      <vt:variant>
        <vt:i4>5</vt:i4>
      </vt:variant>
      <vt:variant>
        <vt:lpwstr/>
      </vt:variant>
      <vt:variant>
        <vt:lpwstr>_Toc191914905</vt:lpwstr>
      </vt:variant>
      <vt:variant>
        <vt:i4>1245240</vt:i4>
      </vt:variant>
      <vt:variant>
        <vt:i4>414</vt:i4>
      </vt:variant>
      <vt:variant>
        <vt:i4>0</vt:i4>
      </vt:variant>
      <vt:variant>
        <vt:i4>5</vt:i4>
      </vt:variant>
      <vt:variant>
        <vt:lpwstr/>
      </vt:variant>
      <vt:variant>
        <vt:lpwstr>_Toc191914904</vt:lpwstr>
      </vt:variant>
      <vt:variant>
        <vt:i4>1245240</vt:i4>
      </vt:variant>
      <vt:variant>
        <vt:i4>408</vt:i4>
      </vt:variant>
      <vt:variant>
        <vt:i4>0</vt:i4>
      </vt:variant>
      <vt:variant>
        <vt:i4>5</vt:i4>
      </vt:variant>
      <vt:variant>
        <vt:lpwstr/>
      </vt:variant>
      <vt:variant>
        <vt:lpwstr>_Toc191914903</vt:lpwstr>
      </vt:variant>
      <vt:variant>
        <vt:i4>1245240</vt:i4>
      </vt:variant>
      <vt:variant>
        <vt:i4>402</vt:i4>
      </vt:variant>
      <vt:variant>
        <vt:i4>0</vt:i4>
      </vt:variant>
      <vt:variant>
        <vt:i4>5</vt:i4>
      </vt:variant>
      <vt:variant>
        <vt:lpwstr/>
      </vt:variant>
      <vt:variant>
        <vt:lpwstr>_Toc191914902</vt:lpwstr>
      </vt:variant>
      <vt:variant>
        <vt:i4>1245240</vt:i4>
      </vt:variant>
      <vt:variant>
        <vt:i4>396</vt:i4>
      </vt:variant>
      <vt:variant>
        <vt:i4>0</vt:i4>
      </vt:variant>
      <vt:variant>
        <vt:i4>5</vt:i4>
      </vt:variant>
      <vt:variant>
        <vt:lpwstr/>
      </vt:variant>
      <vt:variant>
        <vt:lpwstr>_Toc191914901</vt:lpwstr>
      </vt:variant>
      <vt:variant>
        <vt:i4>1245240</vt:i4>
      </vt:variant>
      <vt:variant>
        <vt:i4>390</vt:i4>
      </vt:variant>
      <vt:variant>
        <vt:i4>0</vt:i4>
      </vt:variant>
      <vt:variant>
        <vt:i4>5</vt:i4>
      </vt:variant>
      <vt:variant>
        <vt:lpwstr/>
      </vt:variant>
      <vt:variant>
        <vt:lpwstr>_Toc191914900</vt:lpwstr>
      </vt:variant>
      <vt:variant>
        <vt:i4>1703993</vt:i4>
      </vt:variant>
      <vt:variant>
        <vt:i4>384</vt:i4>
      </vt:variant>
      <vt:variant>
        <vt:i4>0</vt:i4>
      </vt:variant>
      <vt:variant>
        <vt:i4>5</vt:i4>
      </vt:variant>
      <vt:variant>
        <vt:lpwstr/>
      </vt:variant>
      <vt:variant>
        <vt:lpwstr>_Toc191914899</vt:lpwstr>
      </vt:variant>
      <vt:variant>
        <vt:i4>1703993</vt:i4>
      </vt:variant>
      <vt:variant>
        <vt:i4>378</vt:i4>
      </vt:variant>
      <vt:variant>
        <vt:i4>0</vt:i4>
      </vt:variant>
      <vt:variant>
        <vt:i4>5</vt:i4>
      </vt:variant>
      <vt:variant>
        <vt:lpwstr/>
      </vt:variant>
      <vt:variant>
        <vt:lpwstr>_Toc191914898</vt:lpwstr>
      </vt:variant>
      <vt:variant>
        <vt:i4>1703993</vt:i4>
      </vt:variant>
      <vt:variant>
        <vt:i4>372</vt:i4>
      </vt:variant>
      <vt:variant>
        <vt:i4>0</vt:i4>
      </vt:variant>
      <vt:variant>
        <vt:i4>5</vt:i4>
      </vt:variant>
      <vt:variant>
        <vt:lpwstr/>
      </vt:variant>
      <vt:variant>
        <vt:lpwstr>_Toc191914897</vt:lpwstr>
      </vt:variant>
      <vt:variant>
        <vt:i4>1703993</vt:i4>
      </vt:variant>
      <vt:variant>
        <vt:i4>366</vt:i4>
      </vt:variant>
      <vt:variant>
        <vt:i4>0</vt:i4>
      </vt:variant>
      <vt:variant>
        <vt:i4>5</vt:i4>
      </vt:variant>
      <vt:variant>
        <vt:lpwstr/>
      </vt:variant>
      <vt:variant>
        <vt:lpwstr>_Toc191914896</vt:lpwstr>
      </vt:variant>
      <vt:variant>
        <vt:i4>1703993</vt:i4>
      </vt:variant>
      <vt:variant>
        <vt:i4>360</vt:i4>
      </vt:variant>
      <vt:variant>
        <vt:i4>0</vt:i4>
      </vt:variant>
      <vt:variant>
        <vt:i4>5</vt:i4>
      </vt:variant>
      <vt:variant>
        <vt:lpwstr/>
      </vt:variant>
      <vt:variant>
        <vt:lpwstr>_Toc191914895</vt:lpwstr>
      </vt:variant>
      <vt:variant>
        <vt:i4>1703993</vt:i4>
      </vt:variant>
      <vt:variant>
        <vt:i4>354</vt:i4>
      </vt:variant>
      <vt:variant>
        <vt:i4>0</vt:i4>
      </vt:variant>
      <vt:variant>
        <vt:i4>5</vt:i4>
      </vt:variant>
      <vt:variant>
        <vt:lpwstr/>
      </vt:variant>
      <vt:variant>
        <vt:lpwstr>_Toc191914894</vt:lpwstr>
      </vt:variant>
      <vt:variant>
        <vt:i4>1703993</vt:i4>
      </vt:variant>
      <vt:variant>
        <vt:i4>348</vt:i4>
      </vt:variant>
      <vt:variant>
        <vt:i4>0</vt:i4>
      </vt:variant>
      <vt:variant>
        <vt:i4>5</vt:i4>
      </vt:variant>
      <vt:variant>
        <vt:lpwstr/>
      </vt:variant>
      <vt:variant>
        <vt:lpwstr>_Toc191914893</vt:lpwstr>
      </vt:variant>
      <vt:variant>
        <vt:i4>1703993</vt:i4>
      </vt:variant>
      <vt:variant>
        <vt:i4>342</vt:i4>
      </vt:variant>
      <vt:variant>
        <vt:i4>0</vt:i4>
      </vt:variant>
      <vt:variant>
        <vt:i4>5</vt:i4>
      </vt:variant>
      <vt:variant>
        <vt:lpwstr/>
      </vt:variant>
      <vt:variant>
        <vt:lpwstr>_Toc191914892</vt:lpwstr>
      </vt:variant>
      <vt:variant>
        <vt:i4>1703993</vt:i4>
      </vt:variant>
      <vt:variant>
        <vt:i4>336</vt:i4>
      </vt:variant>
      <vt:variant>
        <vt:i4>0</vt:i4>
      </vt:variant>
      <vt:variant>
        <vt:i4>5</vt:i4>
      </vt:variant>
      <vt:variant>
        <vt:lpwstr/>
      </vt:variant>
      <vt:variant>
        <vt:lpwstr>_Toc191914891</vt:lpwstr>
      </vt:variant>
      <vt:variant>
        <vt:i4>1703993</vt:i4>
      </vt:variant>
      <vt:variant>
        <vt:i4>330</vt:i4>
      </vt:variant>
      <vt:variant>
        <vt:i4>0</vt:i4>
      </vt:variant>
      <vt:variant>
        <vt:i4>5</vt:i4>
      </vt:variant>
      <vt:variant>
        <vt:lpwstr/>
      </vt:variant>
      <vt:variant>
        <vt:lpwstr>_Toc191914890</vt:lpwstr>
      </vt:variant>
      <vt:variant>
        <vt:i4>1769529</vt:i4>
      </vt:variant>
      <vt:variant>
        <vt:i4>324</vt:i4>
      </vt:variant>
      <vt:variant>
        <vt:i4>0</vt:i4>
      </vt:variant>
      <vt:variant>
        <vt:i4>5</vt:i4>
      </vt:variant>
      <vt:variant>
        <vt:lpwstr/>
      </vt:variant>
      <vt:variant>
        <vt:lpwstr>_Toc191914889</vt:lpwstr>
      </vt:variant>
      <vt:variant>
        <vt:i4>1769529</vt:i4>
      </vt:variant>
      <vt:variant>
        <vt:i4>318</vt:i4>
      </vt:variant>
      <vt:variant>
        <vt:i4>0</vt:i4>
      </vt:variant>
      <vt:variant>
        <vt:i4>5</vt:i4>
      </vt:variant>
      <vt:variant>
        <vt:lpwstr/>
      </vt:variant>
      <vt:variant>
        <vt:lpwstr>_Toc191914888</vt:lpwstr>
      </vt:variant>
      <vt:variant>
        <vt:i4>1769529</vt:i4>
      </vt:variant>
      <vt:variant>
        <vt:i4>312</vt:i4>
      </vt:variant>
      <vt:variant>
        <vt:i4>0</vt:i4>
      </vt:variant>
      <vt:variant>
        <vt:i4>5</vt:i4>
      </vt:variant>
      <vt:variant>
        <vt:lpwstr/>
      </vt:variant>
      <vt:variant>
        <vt:lpwstr>_Toc191914887</vt:lpwstr>
      </vt:variant>
      <vt:variant>
        <vt:i4>1769529</vt:i4>
      </vt:variant>
      <vt:variant>
        <vt:i4>306</vt:i4>
      </vt:variant>
      <vt:variant>
        <vt:i4>0</vt:i4>
      </vt:variant>
      <vt:variant>
        <vt:i4>5</vt:i4>
      </vt:variant>
      <vt:variant>
        <vt:lpwstr/>
      </vt:variant>
      <vt:variant>
        <vt:lpwstr>_Toc191914886</vt:lpwstr>
      </vt:variant>
      <vt:variant>
        <vt:i4>1769529</vt:i4>
      </vt:variant>
      <vt:variant>
        <vt:i4>300</vt:i4>
      </vt:variant>
      <vt:variant>
        <vt:i4>0</vt:i4>
      </vt:variant>
      <vt:variant>
        <vt:i4>5</vt:i4>
      </vt:variant>
      <vt:variant>
        <vt:lpwstr/>
      </vt:variant>
      <vt:variant>
        <vt:lpwstr>_Toc191914885</vt:lpwstr>
      </vt:variant>
      <vt:variant>
        <vt:i4>1769529</vt:i4>
      </vt:variant>
      <vt:variant>
        <vt:i4>294</vt:i4>
      </vt:variant>
      <vt:variant>
        <vt:i4>0</vt:i4>
      </vt:variant>
      <vt:variant>
        <vt:i4>5</vt:i4>
      </vt:variant>
      <vt:variant>
        <vt:lpwstr/>
      </vt:variant>
      <vt:variant>
        <vt:lpwstr>_Toc191914884</vt:lpwstr>
      </vt:variant>
      <vt:variant>
        <vt:i4>1769529</vt:i4>
      </vt:variant>
      <vt:variant>
        <vt:i4>288</vt:i4>
      </vt:variant>
      <vt:variant>
        <vt:i4>0</vt:i4>
      </vt:variant>
      <vt:variant>
        <vt:i4>5</vt:i4>
      </vt:variant>
      <vt:variant>
        <vt:lpwstr/>
      </vt:variant>
      <vt:variant>
        <vt:lpwstr>_Toc191914883</vt:lpwstr>
      </vt:variant>
      <vt:variant>
        <vt:i4>1769529</vt:i4>
      </vt:variant>
      <vt:variant>
        <vt:i4>282</vt:i4>
      </vt:variant>
      <vt:variant>
        <vt:i4>0</vt:i4>
      </vt:variant>
      <vt:variant>
        <vt:i4>5</vt:i4>
      </vt:variant>
      <vt:variant>
        <vt:lpwstr/>
      </vt:variant>
      <vt:variant>
        <vt:lpwstr>_Toc191914882</vt:lpwstr>
      </vt:variant>
      <vt:variant>
        <vt:i4>1769529</vt:i4>
      </vt:variant>
      <vt:variant>
        <vt:i4>276</vt:i4>
      </vt:variant>
      <vt:variant>
        <vt:i4>0</vt:i4>
      </vt:variant>
      <vt:variant>
        <vt:i4>5</vt:i4>
      </vt:variant>
      <vt:variant>
        <vt:lpwstr/>
      </vt:variant>
      <vt:variant>
        <vt:lpwstr>_Toc191914881</vt:lpwstr>
      </vt:variant>
      <vt:variant>
        <vt:i4>1769529</vt:i4>
      </vt:variant>
      <vt:variant>
        <vt:i4>270</vt:i4>
      </vt:variant>
      <vt:variant>
        <vt:i4>0</vt:i4>
      </vt:variant>
      <vt:variant>
        <vt:i4>5</vt:i4>
      </vt:variant>
      <vt:variant>
        <vt:lpwstr/>
      </vt:variant>
      <vt:variant>
        <vt:lpwstr>_Toc191914880</vt:lpwstr>
      </vt:variant>
      <vt:variant>
        <vt:i4>1310777</vt:i4>
      </vt:variant>
      <vt:variant>
        <vt:i4>264</vt:i4>
      </vt:variant>
      <vt:variant>
        <vt:i4>0</vt:i4>
      </vt:variant>
      <vt:variant>
        <vt:i4>5</vt:i4>
      </vt:variant>
      <vt:variant>
        <vt:lpwstr/>
      </vt:variant>
      <vt:variant>
        <vt:lpwstr>_Toc191914879</vt:lpwstr>
      </vt:variant>
      <vt:variant>
        <vt:i4>1310777</vt:i4>
      </vt:variant>
      <vt:variant>
        <vt:i4>258</vt:i4>
      </vt:variant>
      <vt:variant>
        <vt:i4>0</vt:i4>
      </vt:variant>
      <vt:variant>
        <vt:i4>5</vt:i4>
      </vt:variant>
      <vt:variant>
        <vt:lpwstr/>
      </vt:variant>
      <vt:variant>
        <vt:lpwstr>_Toc191914878</vt:lpwstr>
      </vt:variant>
      <vt:variant>
        <vt:i4>1310777</vt:i4>
      </vt:variant>
      <vt:variant>
        <vt:i4>252</vt:i4>
      </vt:variant>
      <vt:variant>
        <vt:i4>0</vt:i4>
      </vt:variant>
      <vt:variant>
        <vt:i4>5</vt:i4>
      </vt:variant>
      <vt:variant>
        <vt:lpwstr/>
      </vt:variant>
      <vt:variant>
        <vt:lpwstr>_Toc191914877</vt:lpwstr>
      </vt:variant>
      <vt:variant>
        <vt:i4>1310777</vt:i4>
      </vt:variant>
      <vt:variant>
        <vt:i4>246</vt:i4>
      </vt:variant>
      <vt:variant>
        <vt:i4>0</vt:i4>
      </vt:variant>
      <vt:variant>
        <vt:i4>5</vt:i4>
      </vt:variant>
      <vt:variant>
        <vt:lpwstr/>
      </vt:variant>
      <vt:variant>
        <vt:lpwstr>_Toc191914876</vt:lpwstr>
      </vt:variant>
      <vt:variant>
        <vt:i4>1310777</vt:i4>
      </vt:variant>
      <vt:variant>
        <vt:i4>240</vt:i4>
      </vt:variant>
      <vt:variant>
        <vt:i4>0</vt:i4>
      </vt:variant>
      <vt:variant>
        <vt:i4>5</vt:i4>
      </vt:variant>
      <vt:variant>
        <vt:lpwstr/>
      </vt:variant>
      <vt:variant>
        <vt:lpwstr>_Toc191914875</vt:lpwstr>
      </vt:variant>
      <vt:variant>
        <vt:i4>1310777</vt:i4>
      </vt:variant>
      <vt:variant>
        <vt:i4>234</vt:i4>
      </vt:variant>
      <vt:variant>
        <vt:i4>0</vt:i4>
      </vt:variant>
      <vt:variant>
        <vt:i4>5</vt:i4>
      </vt:variant>
      <vt:variant>
        <vt:lpwstr/>
      </vt:variant>
      <vt:variant>
        <vt:lpwstr>_Toc191914874</vt:lpwstr>
      </vt:variant>
      <vt:variant>
        <vt:i4>1310777</vt:i4>
      </vt:variant>
      <vt:variant>
        <vt:i4>228</vt:i4>
      </vt:variant>
      <vt:variant>
        <vt:i4>0</vt:i4>
      </vt:variant>
      <vt:variant>
        <vt:i4>5</vt:i4>
      </vt:variant>
      <vt:variant>
        <vt:lpwstr/>
      </vt:variant>
      <vt:variant>
        <vt:lpwstr>_Toc191914873</vt:lpwstr>
      </vt:variant>
      <vt:variant>
        <vt:i4>1310777</vt:i4>
      </vt:variant>
      <vt:variant>
        <vt:i4>222</vt:i4>
      </vt:variant>
      <vt:variant>
        <vt:i4>0</vt:i4>
      </vt:variant>
      <vt:variant>
        <vt:i4>5</vt:i4>
      </vt:variant>
      <vt:variant>
        <vt:lpwstr/>
      </vt:variant>
      <vt:variant>
        <vt:lpwstr>_Toc191914872</vt:lpwstr>
      </vt:variant>
      <vt:variant>
        <vt:i4>1310777</vt:i4>
      </vt:variant>
      <vt:variant>
        <vt:i4>216</vt:i4>
      </vt:variant>
      <vt:variant>
        <vt:i4>0</vt:i4>
      </vt:variant>
      <vt:variant>
        <vt:i4>5</vt:i4>
      </vt:variant>
      <vt:variant>
        <vt:lpwstr/>
      </vt:variant>
      <vt:variant>
        <vt:lpwstr>_Toc191914871</vt:lpwstr>
      </vt:variant>
      <vt:variant>
        <vt:i4>1310777</vt:i4>
      </vt:variant>
      <vt:variant>
        <vt:i4>210</vt:i4>
      </vt:variant>
      <vt:variant>
        <vt:i4>0</vt:i4>
      </vt:variant>
      <vt:variant>
        <vt:i4>5</vt:i4>
      </vt:variant>
      <vt:variant>
        <vt:lpwstr/>
      </vt:variant>
      <vt:variant>
        <vt:lpwstr>_Toc191914870</vt:lpwstr>
      </vt:variant>
      <vt:variant>
        <vt:i4>1376313</vt:i4>
      </vt:variant>
      <vt:variant>
        <vt:i4>204</vt:i4>
      </vt:variant>
      <vt:variant>
        <vt:i4>0</vt:i4>
      </vt:variant>
      <vt:variant>
        <vt:i4>5</vt:i4>
      </vt:variant>
      <vt:variant>
        <vt:lpwstr/>
      </vt:variant>
      <vt:variant>
        <vt:lpwstr>_Toc191914869</vt:lpwstr>
      </vt:variant>
      <vt:variant>
        <vt:i4>1376313</vt:i4>
      </vt:variant>
      <vt:variant>
        <vt:i4>198</vt:i4>
      </vt:variant>
      <vt:variant>
        <vt:i4>0</vt:i4>
      </vt:variant>
      <vt:variant>
        <vt:i4>5</vt:i4>
      </vt:variant>
      <vt:variant>
        <vt:lpwstr/>
      </vt:variant>
      <vt:variant>
        <vt:lpwstr>_Toc191914868</vt:lpwstr>
      </vt:variant>
      <vt:variant>
        <vt:i4>1376313</vt:i4>
      </vt:variant>
      <vt:variant>
        <vt:i4>192</vt:i4>
      </vt:variant>
      <vt:variant>
        <vt:i4>0</vt:i4>
      </vt:variant>
      <vt:variant>
        <vt:i4>5</vt:i4>
      </vt:variant>
      <vt:variant>
        <vt:lpwstr/>
      </vt:variant>
      <vt:variant>
        <vt:lpwstr>_Toc191914867</vt:lpwstr>
      </vt:variant>
      <vt:variant>
        <vt:i4>1376313</vt:i4>
      </vt:variant>
      <vt:variant>
        <vt:i4>186</vt:i4>
      </vt:variant>
      <vt:variant>
        <vt:i4>0</vt:i4>
      </vt:variant>
      <vt:variant>
        <vt:i4>5</vt:i4>
      </vt:variant>
      <vt:variant>
        <vt:lpwstr/>
      </vt:variant>
      <vt:variant>
        <vt:lpwstr>_Toc191914866</vt:lpwstr>
      </vt:variant>
      <vt:variant>
        <vt:i4>1376313</vt:i4>
      </vt:variant>
      <vt:variant>
        <vt:i4>180</vt:i4>
      </vt:variant>
      <vt:variant>
        <vt:i4>0</vt:i4>
      </vt:variant>
      <vt:variant>
        <vt:i4>5</vt:i4>
      </vt:variant>
      <vt:variant>
        <vt:lpwstr/>
      </vt:variant>
      <vt:variant>
        <vt:lpwstr>_Toc191914865</vt:lpwstr>
      </vt:variant>
      <vt:variant>
        <vt:i4>1376313</vt:i4>
      </vt:variant>
      <vt:variant>
        <vt:i4>174</vt:i4>
      </vt:variant>
      <vt:variant>
        <vt:i4>0</vt:i4>
      </vt:variant>
      <vt:variant>
        <vt:i4>5</vt:i4>
      </vt:variant>
      <vt:variant>
        <vt:lpwstr/>
      </vt:variant>
      <vt:variant>
        <vt:lpwstr>_Toc191914864</vt:lpwstr>
      </vt:variant>
      <vt:variant>
        <vt:i4>1376313</vt:i4>
      </vt:variant>
      <vt:variant>
        <vt:i4>168</vt:i4>
      </vt:variant>
      <vt:variant>
        <vt:i4>0</vt:i4>
      </vt:variant>
      <vt:variant>
        <vt:i4>5</vt:i4>
      </vt:variant>
      <vt:variant>
        <vt:lpwstr/>
      </vt:variant>
      <vt:variant>
        <vt:lpwstr>_Toc191914863</vt:lpwstr>
      </vt:variant>
      <vt:variant>
        <vt:i4>1376313</vt:i4>
      </vt:variant>
      <vt:variant>
        <vt:i4>162</vt:i4>
      </vt:variant>
      <vt:variant>
        <vt:i4>0</vt:i4>
      </vt:variant>
      <vt:variant>
        <vt:i4>5</vt:i4>
      </vt:variant>
      <vt:variant>
        <vt:lpwstr/>
      </vt:variant>
      <vt:variant>
        <vt:lpwstr>_Toc191914862</vt:lpwstr>
      </vt:variant>
      <vt:variant>
        <vt:i4>1376313</vt:i4>
      </vt:variant>
      <vt:variant>
        <vt:i4>156</vt:i4>
      </vt:variant>
      <vt:variant>
        <vt:i4>0</vt:i4>
      </vt:variant>
      <vt:variant>
        <vt:i4>5</vt:i4>
      </vt:variant>
      <vt:variant>
        <vt:lpwstr/>
      </vt:variant>
      <vt:variant>
        <vt:lpwstr>_Toc191914861</vt:lpwstr>
      </vt:variant>
      <vt:variant>
        <vt:i4>1376313</vt:i4>
      </vt:variant>
      <vt:variant>
        <vt:i4>150</vt:i4>
      </vt:variant>
      <vt:variant>
        <vt:i4>0</vt:i4>
      </vt:variant>
      <vt:variant>
        <vt:i4>5</vt:i4>
      </vt:variant>
      <vt:variant>
        <vt:lpwstr/>
      </vt:variant>
      <vt:variant>
        <vt:lpwstr>_Toc191914860</vt:lpwstr>
      </vt:variant>
      <vt:variant>
        <vt:i4>1441849</vt:i4>
      </vt:variant>
      <vt:variant>
        <vt:i4>144</vt:i4>
      </vt:variant>
      <vt:variant>
        <vt:i4>0</vt:i4>
      </vt:variant>
      <vt:variant>
        <vt:i4>5</vt:i4>
      </vt:variant>
      <vt:variant>
        <vt:lpwstr/>
      </vt:variant>
      <vt:variant>
        <vt:lpwstr>_Toc191914859</vt:lpwstr>
      </vt:variant>
      <vt:variant>
        <vt:i4>1441849</vt:i4>
      </vt:variant>
      <vt:variant>
        <vt:i4>138</vt:i4>
      </vt:variant>
      <vt:variant>
        <vt:i4>0</vt:i4>
      </vt:variant>
      <vt:variant>
        <vt:i4>5</vt:i4>
      </vt:variant>
      <vt:variant>
        <vt:lpwstr/>
      </vt:variant>
      <vt:variant>
        <vt:lpwstr>_Toc191914858</vt:lpwstr>
      </vt:variant>
      <vt:variant>
        <vt:i4>1441849</vt:i4>
      </vt:variant>
      <vt:variant>
        <vt:i4>132</vt:i4>
      </vt:variant>
      <vt:variant>
        <vt:i4>0</vt:i4>
      </vt:variant>
      <vt:variant>
        <vt:i4>5</vt:i4>
      </vt:variant>
      <vt:variant>
        <vt:lpwstr/>
      </vt:variant>
      <vt:variant>
        <vt:lpwstr>_Toc191914857</vt:lpwstr>
      </vt:variant>
      <vt:variant>
        <vt:i4>1441849</vt:i4>
      </vt:variant>
      <vt:variant>
        <vt:i4>126</vt:i4>
      </vt:variant>
      <vt:variant>
        <vt:i4>0</vt:i4>
      </vt:variant>
      <vt:variant>
        <vt:i4>5</vt:i4>
      </vt:variant>
      <vt:variant>
        <vt:lpwstr/>
      </vt:variant>
      <vt:variant>
        <vt:lpwstr>_Toc191914856</vt:lpwstr>
      </vt:variant>
      <vt:variant>
        <vt:i4>1441849</vt:i4>
      </vt:variant>
      <vt:variant>
        <vt:i4>120</vt:i4>
      </vt:variant>
      <vt:variant>
        <vt:i4>0</vt:i4>
      </vt:variant>
      <vt:variant>
        <vt:i4>5</vt:i4>
      </vt:variant>
      <vt:variant>
        <vt:lpwstr/>
      </vt:variant>
      <vt:variant>
        <vt:lpwstr>_Toc191914855</vt:lpwstr>
      </vt:variant>
      <vt:variant>
        <vt:i4>1441849</vt:i4>
      </vt:variant>
      <vt:variant>
        <vt:i4>114</vt:i4>
      </vt:variant>
      <vt:variant>
        <vt:i4>0</vt:i4>
      </vt:variant>
      <vt:variant>
        <vt:i4>5</vt:i4>
      </vt:variant>
      <vt:variant>
        <vt:lpwstr/>
      </vt:variant>
      <vt:variant>
        <vt:lpwstr>_Toc191914854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HLD for Hyper V 2025</dc:title>
  <dc:subject/>
  <dc:creator>Omkar Kulthe</dc:creator>
  <cp:keywords/>
  <cp:lastModifiedBy>Omkar Kulthe</cp:lastModifiedBy>
  <cp:revision>133</cp:revision>
  <cp:lastPrinted>2023-12-10T17:29:00Z</cp:lastPrinted>
  <dcterms:created xsi:type="dcterms:W3CDTF">2025-03-03T09:16:00Z</dcterms:created>
  <dcterms:modified xsi:type="dcterms:W3CDTF">2025-04-04T12:58:00Z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
    <vt:lpwstr>Omkar Kulthe</vt:lpwstr>
  </property>
  <property fmtid="{D5CDD505-2E9C-101B-9397-08002B2CF9AE}" pid="3" name="AuthorCode">
    <vt:lpwstr/>
  </property>
  <property fmtid="{D5CDD505-2E9C-101B-9397-08002B2CF9AE}" pid="4" name="CellNameInFooter">
    <vt:lpwstr>Atos</vt:lpwstr>
  </property>
  <property fmtid="{D5CDD505-2E9C-101B-9397-08002B2CF9AE}" pid="5" name="Classification">
    <vt:lpwstr>Atos for internal use</vt:lpwstr>
  </property>
  <property fmtid="{D5CDD505-2E9C-101B-9397-08002B2CF9AE}" pid="6" name="Classification1">
    <vt:lpwstr>Public</vt:lpwstr>
  </property>
  <property fmtid="{D5CDD505-2E9C-101B-9397-08002B2CF9AE}" pid="7" name="Classification2">
    <vt:lpwstr>Atos for internal use</vt:lpwstr>
  </property>
  <property fmtid="{D5CDD505-2E9C-101B-9397-08002B2CF9AE}" pid="8" name="Classification3">
    <vt:lpwstr>Atos Confidential</vt:lpwstr>
  </property>
  <property fmtid="{D5CDD505-2E9C-101B-9397-08002B2CF9AE}" pid="9" name="Classification4">
    <vt:lpwstr>Atos Secret</vt:lpwstr>
  </property>
  <property fmtid="{D5CDD505-2E9C-101B-9397-08002B2CF9AE}" pid="10" name="Classification5">
    <vt:lpwstr/>
  </property>
  <property fmtid="{D5CDD505-2E9C-101B-9397-08002B2CF9AE}" pid="11" name="CompanyCode">
    <vt:lpwstr/>
  </property>
  <property fmtid="{D5CDD505-2E9C-101B-9397-08002B2CF9AE}" pid="12" name="CompanyName">
    <vt:lpwstr>Atos</vt:lpwstr>
  </property>
  <property fmtid="{D5CDD505-2E9C-101B-9397-08002B2CF9AE}" pid="13" name="CompanyNameLegal">
    <vt:lpwstr>Fill in legal name</vt:lpwstr>
  </property>
  <property fmtid="{D5CDD505-2E9C-101B-9397-08002B2CF9AE}" pid="14" name="Copyright">
    <vt:lpwstr>2025</vt:lpwstr>
  </property>
  <property fmtid="{D5CDD505-2E9C-101B-9397-08002B2CF9AE}" pid="15" name="Copyright2">
    <vt:lpwstr/>
  </property>
  <property fmtid="{D5CDD505-2E9C-101B-9397-08002B2CF9AE}" pid="16" name="DatesReview">
    <vt:lpwstr/>
  </property>
  <property fmtid="{D5CDD505-2E9C-101B-9397-08002B2CF9AE}" pid="17" name="DatesRfO">
    <vt:lpwstr/>
  </property>
  <property fmtid="{D5CDD505-2E9C-101B-9397-08002B2CF9AE}" pid="18" name="DatesRfT">
    <vt:lpwstr/>
  </property>
  <property fmtid="{D5CDD505-2E9C-101B-9397-08002B2CF9AE}" pid="19" name="DocDate">
    <vt:lpwstr/>
  </property>
  <property fmtid="{D5CDD505-2E9C-101B-9397-08002B2CF9AE}" pid="20" name="DocumentReference">
    <vt:lpwstr>CCT-FFF-XXXX</vt:lpwstr>
  </property>
  <property fmtid="{D5CDD505-2E9C-101B-9397-08002B2CF9AE}" pid="21" name="DocumentReferenceTbx">
    <vt:lpwstr>CCT-FFF-XXXX</vt:lpwstr>
  </property>
  <property fmtid="{D5CDD505-2E9C-101B-9397-08002B2CF9AE}" pid="22" name="Footer2">
    <vt:lpwstr/>
  </property>
  <property fmtid="{D5CDD505-2E9C-101B-9397-08002B2CF9AE}" pid="23" name="HeaderField1">
    <vt:lpwstr>Version: </vt:lpwstr>
  </property>
  <property fmtid="{D5CDD505-2E9C-101B-9397-08002B2CF9AE}" pid="24" name="HeaderField1Tbx">
    <vt:lpwstr>Automatic</vt:lpwstr>
  </property>
  <property fmtid="{D5CDD505-2E9C-101B-9397-08002B2CF9AE}" pid="25" name="HeaderField3">
    <vt:lpwstr>Document reference: CCT-FFF-XXXX</vt:lpwstr>
  </property>
  <property fmtid="{D5CDD505-2E9C-101B-9397-08002B2CF9AE}" pid="26" name="HeaderField3Tbx">
    <vt:lpwstr>Automatic</vt:lpwstr>
  </property>
  <property fmtid="{D5CDD505-2E9C-101B-9397-08002B2CF9AE}" pid="27" name="LanguageCode">
    <vt:lpwstr>US</vt:lpwstr>
  </property>
  <property fmtid="{D5CDD505-2E9C-101B-9397-08002B2CF9AE}" pid="28" name="lblAuthor">
    <vt:lpwstr>Author</vt:lpwstr>
  </property>
  <property fmtid="{D5CDD505-2E9C-101B-9397-08002B2CF9AE}" pid="29" name="lblAuthors">
    <vt:lpwstr>Author(s)</vt:lpwstr>
  </property>
  <property fmtid="{D5CDD505-2E9C-101B-9397-08002B2CF9AE}" pid="30" name="lblChapter">
    <vt:lpwstr>Chapter one</vt:lpwstr>
  </property>
  <property fmtid="{D5CDD505-2E9C-101B-9397-08002B2CF9AE}" pid="31" name="lblContents">
    <vt:lpwstr>Contents</vt:lpwstr>
  </property>
  <property fmtid="{D5CDD505-2E9C-101B-9397-08002B2CF9AE}" pid="32" name="lblCopyright">
    <vt:lpwstr>All rights reserved.</vt:lpwstr>
  </property>
  <property fmtid="{D5CDD505-2E9C-101B-9397-08002B2CF9AE}" pid="33" name="lblCopyright2">
    <vt:lpwstr>Reproduction in whole or in part is prohibited without the prior written consent of the copyright owner.</vt:lpwstr>
  </property>
  <property fmtid="{D5CDD505-2E9C-101B-9397-08002B2CF9AE}" pid="34" name="lblDate">
    <vt:lpwstr>Date</vt:lpwstr>
  </property>
  <property fmtid="{D5CDD505-2E9C-101B-9397-08002B2CF9AE}" pid="35" name="lblDatesReview">
    <vt:lpwstr>Review before</vt:lpwstr>
  </property>
  <property fmtid="{D5CDD505-2E9C-101B-9397-08002B2CF9AE}" pid="36" name="lblDatesRfO">
    <vt:lpwstr>Released for operations</vt:lpwstr>
  </property>
  <property fmtid="{D5CDD505-2E9C-101B-9397-08002B2CF9AE}" pid="37" name="lblDatesRfT">
    <vt:lpwstr>Released for training</vt:lpwstr>
  </property>
  <property fmtid="{D5CDD505-2E9C-101B-9397-08002B2CF9AE}" pid="38" name="lbldcocAdditional">
    <vt:lpwstr>Additional Information</vt:lpwstr>
  </property>
  <property fmtid="{D5CDD505-2E9C-101B-9397-08002B2CF9AE}" pid="39" name="lbldcocAppendices">
    <vt:lpwstr>Appendices</vt:lpwstr>
  </property>
  <property fmtid="{D5CDD505-2E9C-101B-9397-08002B2CF9AE}" pid="40" name="lbldcocAppendicesTitle">
    <vt:lpwstr>xxxTitle textxxxxxxx</vt:lpwstr>
  </property>
  <property fmtid="{D5CDD505-2E9C-101B-9397-08002B2CF9AE}" pid="41" name="lbldcocCritical">
    <vt:lpwstr>Critical elements</vt:lpwstr>
  </property>
  <property fmtid="{D5CDD505-2E9C-101B-9397-08002B2CF9AE}" pid="42" name="lbldcocDescription">
    <vt:lpwstr>Description</vt:lpwstr>
  </property>
  <property fmtid="{D5CDD505-2E9C-101B-9397-08002B2CF9AE}" pid="43" name="lbldcocDocumentControl">
    <vt:lpwstr>Document control</vt:lpwstr>
  </property>
  <property fmtid="{D5CDD505-2E9C-101B-9397-08002B2CF9AE}" pid="44" name="lbldcocFlowchart">
    <vt:lpwstr>Flowchart</vt:lpwstr>
  </property>
  <property fmtid="{D5CDD505-2E9C-101B-9397-08002B2CF9AE}" pid="45" name="lbldcocHardware">
    <vt:lpwstr>Hardware / Software</vt:lpwstr>
  </property>
  <property fmtid="{D5CDD505-2E9C-101B-9397-08002B2CF9AE}" pid="46" name="lbldcocHardwareComments">
    <vt:lpwstr>Comments</vt:lpwstr>
  </property>
  <property fmtid="{D5CDD505-2E9C-101B-9397-08002B2CF9AE}" pid="47" name="lbldcocHardwareID">
    <vt:lpwstr>Hardware / Software identifier</vt:lpwstr>
  </property>
  <property fmtid="{D5CDD505-2E9C-101B-9397-08002B2CF9AE}" pid="48" name="lbldcocInput">
    <vt:lpwstr>Input</vt:lpwstr>
  </property>
  <property fmtid="{D5CDD505-2E9C-101B-9397-08002B2CF9AE}" pid="49" name="lbldcocInterfaces">
    <vt:lpwstr>Interfaces</vt:lpwstr>
  </property>
  <property fmtid="{D5CDD505-2E9C-101B-9397-08002B2CF9AE}" pid="50" name="lbldcocInterfacesInterfaceToOther">
    <vt:lpwstr>Interface to other procedures</vt:lpwstr>
  </property>
  <property fmtid="{D5CDD505-2E9C-101B-9397-08002B2CF9AE}" pid="51" name="lbldcocInterfacesInterfaceToUnit">
    <vt:lpwstr>Interface to unit roles</vt:lpwstr>
  </property>
  <property fmtid="{D5CDD505-2E9C-101B-9397-08002B2CF9AE}" pid="52" name="lbldcocInterfacesStepno">
    <vt:lpwstr>Stepno</vt:lpwstr>
  </property>
  <property fmtid="{D5CDD505-2E9C-101B-9397-08002B2CF9AE}" pid="53" name="lbldcocInterfacesTools">
    <vt:lpwstr>Tools</vt:lpwstr>
  </property>
  <property fmtid="{D5CDD505-2E9C-101B-9397-08002B2CF9AE}" pid="54" name="lbldcocInterfacesWork">
    <vt:lpwstr>Work instruction</vt:lpwstr>
  </property>
  <property fmtid="{D5CDD505-2E9C-101B-9397-08002B2CF9AE}" pid="55" name="lbldcocOutpuInputFor">
    <vt:lpwstr>Input for (process or organization)</vt:lpwstr>
  </property>
  <property fmtid="{D5CDD505-2E9C-101B-9397-08002B2CF9AE}" pid="56" name="lbldcocOutput">
    <vt:lpwstr>Output</vt:lpwstr>
  </property>
  <property fmtid="{D5CDD505-2E9C-101B-9397-08002B2CF9AE}" pid="57" name="lbldcocOutputDescription">
    <vt:lpwstr>Description</vt:lpwstr>
  </property>
  <property fmtid="{D5CDD505-2E9C-101B-9397-08002B2CF9AE}" pid="58" name="lbldcocOutputFrom">
    <vt:lpwstr>Output from (process or organization)</vt:lpwstr>
  </property>
  <property fmtid="{D5CDD505-2E9C-101B-9397-08002B2CF9AE}" pid="59" name="lbldcocPrerequisites">
    <vt:lpwstr>Prerequisites</vt:lpwstr>
  </property>
  <property fmtid="{D5CDD505-2E9C-101B-9397-08002B2CF9AE}" pid="60" name="lbldcocProcedure">
    <vt:lpwstr>Procedure</vt:lpwstr>
  </property>
  <property fmtid="{D5CDD505-2E9C-101B-9397-08002B2CF9AE}" pid="61" name="lbldcocProcedureControl">
    <vt:lpwstr>Procedure control</vt:lpwstr>
  </property>
  <property fmtid="{D5CDD505-2E9C-101B-9397-08002B2CF9AE}" pid="62" name="lbldcocProcedureDescription">
    <vt:lpwstr>Procedure description</vt:lpwstr>
  </property>
  <property fmtid="{D5CDD505-2E9C-101B-9397-08002B2CF9AE}" pid="63" name="lbldcocPurpose">
    <vt:lpwstr>Purpose</vt:lpwstr>
  </property>
  <property fmtid="{D5CDD505-2E9C-101B-9397-08002B2CF9AE}" pid="64" name="lbldcocQuality">
    <vt:lpwstr>Quality records</vt:lpwstr>
  </property>
  <property fmtid="{D5CDD505-2E9C-101B-9397-08002B2CF9AE}" pid="65" name="lbldcocQualityArchivalLocation">
    <vt:lpwstr>Archival Location</vt:lpwstr>
  </property>
  <property fmtid="{D5CDD505-2E9C-101B-9397-08002B2CF9AE}" pid="66" name="lbldcocQualityArchived">
    <vt:lpwstr>The following quality records are archived:</vt:lpwstr>
  </property>
  <property fmtid="{D5CDD505-2E9C-101B-9397-08002B2CF9AE}" pid="67" name="lbldcocQualityName1">
    <vt:lpwstr>Name</vt:lpwstr>
  </property>
  <property fmtid="{D5CDD505-2E9C-101B-9397-08002B2CF9AE}" pid="68" name="lbldcocQualityName2">
    <vt:lpwstr>(quality record ID)</vt:lpwstr>
  </property>
  <property fmtid="{D5CDD505-2E9C-101B-9397-08002B2CF9AE}" pid="69" name="lbldcocQualityResponsible">
    <vt:lpwstr>Responsible</vt:lpwstr>
  </property>
  <property fmtid="{D5CDD505-2E9C-101B-9397-08002B2CF9AE}" pid="70" name="lbldcocQualityRetention">
    <vt:lpwstr>Retention period</vt:lpwstr>
  </property>
  <property fmtid="{D5CDD505-2E9C-101B-9397-08002B2CF9AE}" pid="71" name="lbldcocQualityUse">
    <vt:lpwstr>Use</vt:lpwstr>
  </property>
  <property fmtid="{D5CDD505-2E9C-101B-9397-08002B2CF9AE}" pid="72" name="lbldcocRelatedDocs">
    <vt:lpwstr>Related documents</vt:lpwstr>
  </property>
  <property fmtid="{D5CDD505-2E9C-101B-9397-08002B2CF9AE}" pid="73" name="lbldcocRelatedDocsDocLocation">
    <vt:lpwstr>Document location</vt:lpwstr>
  </property>
  <property fmtid="{D5CDD505-2E9C-101B-9397-08002B2CF9AE}" pid="74" name="lbldcocRelatedDocsTitle">
    <vt:lpwstr>Title</vt:lpwstr>
  </property>
  <property fmtid="{D5CDD505-2E9C-101B-9397-08002B2CF9AE}" pid="75" name="lbldcocRelatedDocsWork">
    <vt:lpwstr>Work instruction / Procedure number</vt:lpwstr>
  </property>
  <property fmtid="{D5CDD505-2E9C-101B-9397-08002B2CF9AE}" pid="76" name="lbldcocResponsibilities">
    <vt:lpwstr>Responsibilities</vt:lpwstr>
  </property>
  <property fmtid="{D5CDD505-2E9C-101B-9397-08002B2CF9AE}" pid="77" name="lbldcocResponsibilitiesAccountable">
    <vt:lpwstr>A = Accountable</vt:lpwstr>
  </property>
  <property fmtid="{D5CDD505-2E9C-101B-9397-08002B2CF9AE}" pid="78" name="lbldcocResponsibilitiesConsulted">
    <vt:lpwstr>C = Consulted</vt:lpwstr>
  </property>
  <property fmtid="{D5CDD505-2E9C-101B-9397-08002B2CF9AE}" pid="79" name="lbldcocResponsibilitiesInformed">
    <vt:lpwstr>I = Informed</vt:lpwstr>
  </property>
  <property fmtid="{D5CDD505-2E9C-101B-9397-08002B2CF9AE}" pid="80" name="lbldcocResponsibilitiesProcedure">
    <vt:lpwstr>Procedure step description</vt:lpwstr>
  </property>
  <property fmtid="{D5CDD505-2E9C-101B-9397-08002B2CF9AE}" pid="81" name="lbldcocResponsibilitiesResponsible">
    <vt:lpwstr>R = Responsible</vt:lpwstr>
  </property>
  <property fmtid="{D5CDD505-2E9C-101B-9397-08002B2CF9AE}" pid="82" name="lbldcocResponsibilitiesRole">
    <vt:lpwstr>Role</vt:lpwstr>
  </property>
  <property fmtid="{D5CDD505-2E9C-101B-9397-08002B2CF9AE}" pid="83" name="lbldcocResponsibilitiesStepno">
    <vt:lpwstr>Stepno</vt:lpwstr>
  </property>
  <property fmtid="{D5CDD505-2E9C-101B-9397-08002B2CF9AE}" pid="84" name="lbldcocRules">
    <vt:lpwstr>Rules and exceptions</vt:lpwstr>
  </property>
  <property fmtid="{D5CDD505-2E9C-101B-9397-08002B2CF9AE}" pid="85" name="lbldcocScope">
    <vt:lpwstr>Scope</vt:lpwstr>
  </property>
  <property fmtid="{D5CDD505-2E9C-101B-9397-08002B2CF9AE}" pid="86" name="lbldcocSites">
    <vt:lpwstr>Organization / Sites</vt:lpwstr>
  </property>
  <property fmtid="{D5CDD505-2E9C-101B-9397-08002B2CF9AE}" pid="87" name="lbldcocSitesComments">
    <vt:lpwstr>Comments</vt:lpwstr>
  </property>
  <property fmtid="{D5CDD505-2E9C-101B-9397-08002B2CF9AE}" pid="88" name="lbldcocSitesID">
    <vt:lpwstr>Organization / Site identifier</vt:lpwstr>
  </property>
  <property fmtid="{D5CDD505-2E9C-101B-9397-08002B2CF9AE}" pid="89" name="lbldcocStepsDescription">
    <vt:lpwstr>Steps description</vt:lpwstr>
  </property>
  <property fmtid="{D5CDD505-2E9C-101B-9397-08002B2CF9AE}" pid="90" name="lbldcocStepsInput">
    <vt:lpwstr>Input</vt:lpwstr>
  </property>
  <property fmtid="{D5CDD505-2E9C-101B-9397-08002B2CF9AE}" pid="91" name="lbldcocStepsInputFrom">
    <vt:lpwstr>Input from</vt:lpwstr>
  </property>
  <property fmtid="{D5CDD505-2E9C-101B-9397-08002B2CF9AE}" pid="92" name="lbldcocStepsOutput">
    <vt:lpwstr>Output</vt:lpwstr>
  </property>
  <property fmtid="{D5CDD505-2E9C-101B-9397-08002B2CF9AE}" pid="93" name="lbldcocStepsOutputTo">
    <vt:lpwstr>Output to</vt:lpwstr>
  </property>
  <property fmtid="{D5CDD505-2E9C-101B-9397-08002B2CF9AE}" pid="94" name="lbldcocStepsProcedure">
    <vt:lpwstr>Procedure step description</vt:lpwstr>
  </property>
  <property fmtid="{D5CDD505-2E9C-101B-9397-08002B2CF9AE}" pid="95" name="lbldcocStepsStepno">
    <vt:lpwstr>Stepno</vt:lpwstr>
  </property>
  <property fmtid="{D5CDD505-2E9C-101B-9397-08002B2CF9AE}" pid="96" name="lbldcocSupportiveDocs">
    <vt:lpwstr>Supportive documents</vt:lpwstr>
  </property>
  <property fmtid="{D5CDD505-2E9C-101B-9397-08002B2CF9AE}" pid="97" name="lbldcocSupportiveDocsDocLocation">
    <vt:lpwstr>Document location</vt:lpwstr>
  </property>
  <property fmtid="{D5CDD505-2E9C-101B-9397-08002B2CF9AE}" pid="98" name="lbldcocSupportiveDocsTitle">
    <vt:lpwstr>Title</vt:lpwstr>
  </property>
  <property fmtid="{D5CDD505-2E9C-101B-9397-08002B2CF9AE}" pid="99" name="lbldcocTraining">
    <vt:lpwstr>Training</vt:lpwstr>
  </property>
  <property fmtid="{D5CDD505-2E9C-101B-9397-08002B2CF9AE}" pid="100" name="lbldcocTrainingExplanation">
    <vt:lpwstr>Explanation of skills and / or training required</vt:lpwstr>
  </property>
  <property fmtid="{D5CDD505-2E9C-101B-9397-08002B2CF9AE}" pid="101" name="lbldcocTrainingProcedure">
    <vt:lpwstr>Procedure step</vt:lpwstr>
  </property>
  <property fmtid="{D5CDD505-2E9C-101B-9397-08002B2CF9AE}" pid="102" name="lbldcocTrainingRole">
    <vt:lpwstr>Role</vt:lpwstr>
  </property>
  <property fmtid="{D5CDD505-2E9C-101B-9397-08002B2CF9AE}" pid="103" name="lblDescription">
    <vt:lpwstr>Description</vt:lpwstr>
  </property>
  <property fmtid="{D5CDD505-2E9C-101B-9397-08002B2CF9AE}" pid="104" name="lblDocumentDate">
    <vt:lpwstr>Document date</vt:lpwstr>
  </property>
  <property fmtid="{D5CDD505-2E9C-101B-9397-08002B2CF9AE}" pid="105" name="lblDocumentReference">
    <vt:lpwstr>Document reference</vt:lpwstr>
  </property>
  <property fmtid="{D5CDD505-2E9C-101B-9397-08002B2CF9AE}" pid="106" name="lblInitials">
    <vt:lpwstr>Initials</vt:lpwstr>
  </property>
  <property fmtid="{D5CDD505-2E9C-101B-9397-08002B2CF9AE}" pid="107" name="lblListOfChanges">
    <vt:lpwstr>List of changes</vt:lpwstr>
  </property>
  <property fmtid="{D5CDD505-2E9C-101B-9397-08002B2CF9AE}" pid="108" name="lblMatDate">
    <vt:lpwstr>Date</vt:lpwstr>
  </property>
  <property fmtid="{D5CDD505-2E9C-101B-9397-08002B2CF9AE}" pid="109" name="lblMatDocumentOwner">
    <vt:lpwstr>Document Owner</vt:lpwstr>
  </property>
  <property fmtid="{D5CDD505-2E9C-101B-9397-08002B2CF9AE}" pid="110" name="lblMatName">
    <vt:lpwstr>Name</vt:lpwstr>
  </property>
  <property fmtid="{D5CDD505-2E9C-101B-9397-08002B2CF9AE}" pid="111" name="lblMatQualityAssuranceFunction">
    <vt:lpwstr>Quality Assurance Function</vt:lpwstr>
  </property>
  <property fmtid="{D5CDD505-2E9C-101B-9397-08002B2CF9AE}" pid="112" name="lblMatRecordOwner">
    <vt:lpwstr>Record owner</vt:lpwstr>
  </property>
  <property fmtid="{D5CDD505-2E9C-101B-9397-08002B2CF9AE}" pid="113" name="lblMatReviewer1">
    <vt:lpwstr>Reviewer 1</vt:lpwstr>
  </property>
  <property fmtid="{D5CDD505-2E9C-101B-9397-08002B2CF9AE}" pid="114" name="lblMatReviewer2">
    <vt:lpwstr>Reviewer 2</vt:lpwstr>
  </property>
  <property fmtid="{D5CDD505-2E9C-101B-9397-08002B2CF9AE}" pid="115" name="lblMatRole">
    <vt:lpwstr>Role</vt:lpwstr>
  </property>
  <property fmtid="{D5CDD505-2E9C-101B-9397-08002B2CF9AE}" pid="116" name="lblMatSeniorManager">
    <vt:lpwstr>Senior Manager Atos</vt:lpwstr>
  </property>
  <property fmtid="{D5CDD505-2E9C-101B-9397-08002B2CF9AE}" pid="117" name="lblMatSignature">
    <vt:lpwstr>Signature</vt:lpwstr>
  </property>
  <property fmtid="{D5CDD505-2E9C-101B-9397-08002B2CF9AE}" pid="118" name="lblNumberOfPages">
    <vt:lpwstr>Number of pages</vt:lpwstr>
  </property>
  <property fmtid="{D5CDD505-2E9C-101B-9397-08002B2CF9AE}" pid="119" name="lblOf">
    <vt:lpwstr>of</vt:lpwstr>
  </property>
  <property fmtid="{D5CDD505-2E9C-101B-9397-08002B2CF9AE}" pid="120" name="lblOwner">
    <vt:lpwstr>Owner</vt:lpwstr>
  </property>
  <property fmtid="{D5CDD505-2E9C-101B-9397-08002B2CF9AE}" pid="121" name="lblQuestions">
    <vt:lpwstr>For any questions or remarks on this document, please contact</vt:lpwstr>
  </property>
  <property fmtid="{D5CDD505-2E9C-101B-9397-08002B2CF9AE}" pid="122" name="lblRecordReference">
    <vt:lpwstr>record reference</vt:lpwstr>
  </property>
  <property fmtid="{D5CDD505-2E9C-101B-9397-08002B2CF9AE}" pid="123" name="lblSource">
    <vt:lpwstr>Source</vt:lpwstr>
  </property>
  <property fmtid="{D5CDD505-2E9C-101B-9397-08002B2CF9AE}" pid="124" name="lblStatus">
    <vt:lpwstr>Status</vt:lpwstr>
  </property>
  <property fmtid="{D5CDD505-2E9C-101B-9397-08002B2CF9AE}" pid="125" name="lblTargetDistribution">
    <vt:lpwstr>Distribution / publication method</vt:lpwstr>
  </property>
  <property fmtid="{D5CDD505-2E9C-101B-9397-08002B2CF9AE}" pid="126" name="lblTargetGroup">
    <vt:lpwstr>Target group</vt:lpwstr>
  </property>
  <property fmtid="{D5CDD505-2E9C-101B-9397-08002B2CF9AE}" pid="127" name="lblTargetReaders">
    <vt:lpwstr>Target readers, communication method</vt:lpwstr>
  </property>
  <property fmtid="{D5CDD505-2E9C-101B-9397-08002B2CF9AE}" pid="128" name="lblTermsAndAbbreviations">
    <vt:lpwstr>Terms and abbreviations</vt:lpwstr>
  </property>
  <property fmtid="{D5CDD505-2E9C-101B-9397-08002B2CF9AE}" pid="129" name="lblTermsDescription">
    <vt:lpwstr>Description</vt:lpwstr>
  </property>
  <property fmtid="{D5CDD505-2E9C-101B-9397-08002B2CF9AE}" pid="130" name="lblTermsSlashAbbreviations">
    <vt:lpwstr>Terms / Abbreviations</vt:lpwstr>
  </property>
  <property fmtid="{D5CDD505-2E9C-101B-9397-08002B2CF9AE}" pid="131" name="lblVersion">
    <vt:lpwstr>version</vt:lpwstr>
  </property>
  <property fmtid="{D5CDD505-2E9C-101B-9397-08002B2CF9AE}" pid="132" name="LevelsInToc">
    <vt:lpwstr>2</vt:lpwstr>
  </property>
  <property fmtid="{D5CDD505-2E9C-101B-9397-08002B2CF9AE}" pid="133" name="Owner">
    <vt:lpwstr>Matei-Alexandru Marcu</vt:lpwstr>
  </property>
  <property fmtid="{D5CDD505-2E9C-101B-9397-08002B2CF9AE}" pid="134" name="OwnerMAT">
    <vt:lpwstr/>
  </property>
  <property fmtid="{D5CDD505-2E9C-101B-9397-08002B2CF9AE}" pid="135" name="ProjectProtect">
    <vt:lpwstr>atos</vt:lpwstr>
  </property>
  <property fmtid="{D5CDD505-2E9C-101B-9397-08002B2CF9AE}" pid="136" name="QuestionPhone">
    <vt:lpwstr>e</vt:lpwstr>
  </property>
  <property fmtid="{D5CDD505-2E9C-101B-9397-08002B2CF9AE}" pid="137" name="ReleasedBy">
    <vt:lpwstr/>
  </property>
  <property fmtid="{D5CDD505-2E9C-101B-9397-08002B2CF9AE}" pid="138" name="Source">
    <vt:lpwstr/>
  </property>
  <property fmtid="{D5CDD505-2E9C-101B-9397-08002B2CF9AE}" pid="139" name="Status">
    <vt:lpwstr>Draft</vt:lpwstr>
  </property>
  <property fmtid="{D5CDD505-2E9C-101B-9397-08002B2CF9AE}" pid="140" name="Status1">
    <vt:lpwstr>Draft</vt:lpwstr>
  </property>
  <property fmtid="{D5CDD505-2E9C-101B-9397-08002B2CF9AE}" pid="141" name="Status2">
    <vt:lpwstr>Final</vt:lpwstr>
  </property>
  <property fmtid="{D5CDD505-2E9C-101B-9397-08002B2CF9AE}" pid="142" name="sys_ListSep">
    <vt:lpwstr>;</vt:lpwstr>
  </property>
  <property fmtid="{D5CDD505-2E9C-101B-9397-08002B2CF9AE}" pid="143" name="sys_Template">
    <vt:lpwstr>Report</vt:lpwstr>
  </property>
  <property fmtid="{D5CDD505-2E9C-101B-9397-08002B2CF9AE}" pid="144" name="sys_WordMark_Continued">
    <vt:lpwstr>sys_WordMark_AT_Continued</vt:lpwstr>
  </property>
  <property fmtid="{D5CDD505-2E9C-101B-9397-08002B2CF9AE}" pid="145" name="sys_WordMark_Page1">
    <vt:lpwstr>sys_WordMark_AT_Page1</vt:lpwstr>
  </property>
  <property fmtid="{D5CDD505-2E9C-101B-9397-08002B2CF9AE}" pid="146" name="SystemDate">
    <vt:lpwstr/>
  </property>
  <property fmtid="{D5CDD505-2E9C-101B-9397-08002B2CF9AE}" pid="147" name="Title">
    <vt:lpwstr>HLD for Hyper V 2025</vt:lpwstr>
  </property>
  <property fmtid="{D5CDD505-2E9C-101B-9397-08002B2CF9AE}" pid="148" name="TitleTitlePage">
    <vt:lpwstr>HLD for Hyper V 2025</vt:lpwstr>
  </property>
  <property fmtid="{D5CDD505-2E9C-101B-9397-08002B2CF9AE}" pid="149" name="Version">
    <vt:lpwstr/>
  </property>
  <property fmtid="{D5CDD505-2E9C-101B-9397-08002B2CF9AE}" pid="150" name="MSIP_Label_e463cba9-5f6c-478d-9329-7b2295e4e8ed_Enabled">
    <vt:lpwstr>true</vt:lpwstr>
  </property>
  <property fmtid="{D5CDD505-2E9C-101B-9397-08002B2CF9AE}" pid="151" name="MSIP_Label_e463cba9-5f6c-478d-9329-7b2295e4e8ed_SetDate">
    <vt:lpwstr>2024-05-15T06:47:06Z</vt:lpwstr>
  </property>
  <property fmtid="{D5CDD505-2E9C-101B-9397-08002B2CF9AE}" pid="152" name="MSIP_Label_e463cba9-5f6c-478d-9329-7b2295e4e8ed_Method">
    <vt:lpwstr>Standard</vt:lpwstr>
  </property>
  <property fmtid="{D5CDD505-2E9C-101B-9397-08002B2CF9AE}" pid="153" name="MSIP_Label_e463cba9-5f6c-478d-9329-7b2295e4e8ed_Name">
    <vt:lpwstr>All Employees_2</vt:lpwstr>
  </property>
  <property fmtid="{D5CDD505-2E9C-101B-9397-08002B2CF9AE}" pid="154" name="MSIP_Label_e463cba9-5f6c-478d-9329-7b2295e4e8ed_SiteId">
    <vt:lpwstr>33440fc6-b7c7-412c-bb73-0e70b0198d5a</vt:lpwstr>
  </property>
  <property fmtid="{D5CDD505-2E9C-101B-9397-08002B2CF9AE}" pid="155" name="MSIP_Label_e463cba9-5f6c-478d-9329-7b2295e4e8ed_ActionId">
    <vt:lpwstr>6d11ab6c-ebda-44cd-82e9-7a520c47ada1</vt:lpwstr>
  </property>
  <property fmtid="{D5CDD505-2E9C-101B-9397-08002B2CF9AE}" pid="156" name="MSIP_Label_e463cba9-5f6c-478d-9329-7b2295e4e8ed_ContentBits">
    <vt:lpwstr>0</vt:lpwstr>
  </property>
  <property fmtid="{D5CDD505-2E9C-101B-9397-08002B2CF9AE}" pid="157" name="ApplicationReleaseDate">
    <vt:lpwstr>31-01-2024</vt:lpwstr>
  </property>
  <property fmtid="{D5CDD505-2E9C-101B-9397-08002B2CF9AE}" pid="158" name="ApplicationReleaseVersion">
    <vt:lpwstr>9.01</vt:lpwstr>
  </property>
  <property fmtid="{D5CDD505-2E9C-101B-9397-08002B2CF9AE}" pid="159" name="Identifier">
    <vt:lpwstr>Atos</vt:lpwstr>
  </property>
  <property fmtid="{D5CDD505-2E9C-101B-9397-08002B2CF9AE}" pid="160" name="AuthorName">
    <vt:lpwstr>b</vt:lpwstr>
  </property>
  <property fmtid="{D5CDD505-2E9C-101B-9397-08002B2CF9AE}" pid="161" name="AuthorFunction">
    <vt:lpwstr>c</vt:lpwstr>
  </property>
  <property fmtid="{D5CDD505-2E9C-101B-9397-08002B2CF9AE}" pid="162" name="BrandCode">
    <vt:lpwstr>AT</vt:lpwstr>
  </property>
  <property fmtid="{D5CDD505-2E9C-101B-9397-08002B2CF9AE}" pid="163" name="BrandName">
    <vt:lpwstr>Atos</vt:lpwstr>
  </property>
  <property fmtid="{D5CDD505-2E9C-101B-9397-08002B2CF9AE}" pid="164" name="Building">
    <vt:lpwstr>a</vt:lpwstr>
  </property>
  <property fmtid="{D5CDD505-2E9C-101B-9397-08002B2CF9AE}" pid="165" name="ChamberOfCommerce">
    <vt:lpwstr>Fill in registration place and number</vt:lpwstr>
  </property>
  <property fmtid="{D5CDD505-2E9C-101B-9397-08002B2CF9AE}" pid="166" name="Country">
    <vt:lpwstr>Fill in country</vt:lpwstr>
  </property>
  <property fmtid="{D5CDD505-2E9C-101B-9397-08002B2CF9AE}" pid="167" name="Department">
    <vt:lpwstr>d</vt:lpwstr>
  </property>
  <property fmtid="{D5CDD505-2E9C-101B-9397-08002B2CF9AE}" pid="168" name="Fax">
    <vt:lpwstr/>
  </property>
  <property fmtid="{D5CDD505-2E9C-101B-9397-08002B2CF9AE}" pid="169" name="Free">
    <vt:lpwstr/>
  </property>
  <property fmtid="{D5CDD505-2E9C-101B-9397-08002B2CF9AE}" pid="170" name="FreeLbl">
    <vt:lpwstr/>
  </property>
  <property fmtid="{D5CDD505-2E9C-101B-9397-08002B2CF9AE}" pid="171" name="Internet">
    <vt:lpwstr>atos.net</vt:lpwstr>
  </property>
  <property fmtid="{D5CDD505-2E9C-101B-9397-08002B2CF9AE}" pid="172" name="Phone">
    <vt:lpwstr>e</vt:lpwstr>
  </property>
  <property fmtid="{D5CDD505-2E9C-101B-9397-08002B2CF9AE}" pid="173" name="POBox">
    <vt:lpwstr>s</vt:lpwstr>
  </property>
  <property fmtid="{D5CDD505-2E9C-101B-9397-08002B2CF9AE}" pid="174" name="PostalPlace">
    <vt:lpwstr>q</vt:lpwstr>
  </property>
  <property fmtid="{D5CDD505-2E9C-101B-9397-08002B2CF9AE}" pid="175" name="PostalPostalCode">
    <vt:lpwstr>g</vt:lpwstr>
  </property>
  <property fmtid="{D5CDD505-2E9C-101B-9397-08002B2CF9AE}" pid="176" name="RefCode1">
    <vt:lpwstr>f</vt:lpwstr>
  </property>
  <property fmtid="{D5CDD505-2E9C-101B-9397-08002B2CF9AE}" pid="177" name="RefCode2">
    <vt:lpwstr/>
  </property>
  <property fmtid="{D5CDD505-2E9C-101B-9397-08002B2CF9AE}" pid="178" name="Street">
    <vt:lpwstr>t</vt:lpwstr>
  </property>
  <property fmtid="{D5CDD505-2E9C-101B-9397-08002B2CF9AE}" pid="179" name="VisitPlace">
    <vt:lpwstr>w</vt:lpwstr>
  </property>
  <property fmtid="{D5CDD505-2E9C-101B-9397-08002B2CF9AE}" pid="180" name="VisitPostalCode">
    <vt:lpwstr>c</vt:lpwstr>
  </property>
  <property fmtid="{D5CDD505-2E9C-101B-9397-08002B2CF9AE}" pid="181" name="Sender">
    <vt:lpwstr>Atos,  s, g q</vt:lpwstr>
  </property>
  <property fmtid="{D5CDD505-2E9C-101B-9397-08002B2CF9AE}" pid="182" name="sys_WordMark">
    <vt:lpwstr>sys_WordMark</vt:lpwstr>
  </property>
  <property fmtid="{D5CDD505-2E9C-101B-9397-08002B2CF9AE}" pid="183" name="DocumentNumberTbx">
    <vt:lpwstr>CCT-FFF-XXXX</vt:lpwstr>
  </property>
  <property fmtid="{D5CDD505-2E9C-101B-9397-08002B2CF9AE}" pid="184" name="DocumentNumber">
    <vt:lpwstr>CCT-FFF-XXXX</vt:lpwstr>
  </property>
  <property fmtid="{D5CDD505-2E9C-101B-9397-08002B2CF9AE}" pid="185" name="sys_DCO_Target">
    <vt:lpwstr>True</vt:lpwstr>
  </property>
  <property fmtid="{D5CDD505-2E9C-101B-9397-08002B2CF9AE}" pid="186" name="sys_DCO_Terms">
    <vt:lpwstr>True</vt:lpwstr>
  </property>
  <property fmtid="{D5CDD505-2E9C-101B-9397-08002B2CF9AE}" pid="187" name="ContentTypeId">
    <vt:lpwstr>0x010100DE8517160C30234DA35AA67A46D0110E</vt:lpwstr>
  </property>
  <property fmtid="{D5CDD505-2E9C-101B-9397-08002B2CF9AE}" pid="188" name="_dlc_DocIdItemGuid">
    <vt:lpwstr>88fb0ef7-d17e-49d9-a344-71f417f838e2</vt:lpwstr>
  </property>
</Properties>
</file>